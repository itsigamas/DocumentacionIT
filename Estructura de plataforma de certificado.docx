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FB5E" w14:textId="14919400" w:rsidR="00987E7F" w:rsidRDefault="00987E7F">
      <w:pPr>
        <w:rPr>
          <w:rFonts w:ascii="Arial" w:eastAsiaTheme="majorEastAsia" w:hAnsi="Arial" w:cstheme="majorBidi"/>
          <w:b/>
          <w:sz w:val="40"/>
          <w:szCs w:val="40"/>
        </w:rPr>
      </w:pPr>
      <w:r w:rsidRPr="00105460">
        <w:rPr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E77168" wp14:editId="30E25FEF">
                <wp:simplePos x="0" y="0"/>
                <wp:positionH relativeFrom="margin">
                  <wp:align>center</wp:align>
                </wp:positionH>
                <wp:positionV relativeFrom="page">
                  <wp:posOffset>499730</wp:posOffset>
                </wp:positionV>
                <wp:extent cx="1712890" cy="3840480"/>
                <wp:effectExtent l="0" t="0" r="1270" b="0"/>
                <wp:wrapNone/>
                <wp:docPr id="138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47"/>
                              <w:gridCol w:w="2306"/>
                            </w:tblGrid>
                            <w:tr w:rsidR="00987E7F" w14:paraId="52BFFC0A" w14:textId="77777777" w:rsidTr="00BB6FDC">
                              <w:trPr>
                                <w:trHeight w:val="14"/>
                                <w:jc w:val="center"/>
                              </w:trPr>
                              <w:tc>
                                <w:tcPr>
                                  <w:tcW w:w="3181" w:type="pct"/>
                                  <w:vAlign w:val="center"/>
                                </w:tcPr>
                                <w:p w14:paraId="6FFE5884" w14:textId="77777777" w:rsidR="00987E7F" w:rsidRDefault="00987E7F">
                                  <w:pPr>
                                    <w:jc w:val="right"/>
                                  </w:pPr>
                                  <w:r w:rsidRPr="007B626C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8D5D5D4" wp14:editId="4E790A6B">
                                        <wp:extent cx="3763926" cy="1881963"/>
                                        <wp:effectExtent l="0" t="0" r="0" b="0"/>
                                        <wp:docPr id="486781093" name="Imagen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88544" cy="189427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1900DB1" w14:textId="7147AC76" w:rsidR="00987E7F" w:rsidRDefault="00232471" w:rsidP="00987E7F">
                                  <w:pPr>
                                    <w:jc w:val="both"/>
                                  </w:pPr>
                                  <w:r w:rsidRPr="00232471">
                                    <w:rPr>
                                      <w:rFonts w:ascii="Arial" w:eastAsiaTheme="minorEastAsia" w:hAnsi="Arial" w:cs="Arial"/>
                                      <w:b/>
                                      <w:bCs/>
                                      <w:caps/>
                                      <w:color w:val="191919" w:themeColor="text1" w:themeTint="E6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>Estructura de certificado</w:t>
                                  </w:r>
                                  <w:r w:rsidR="00303898">
                                    <w:rPr>
                                      <w:rFonts w:ascii="Arial" w:eastAsiaTheme="minorEastAsia" w:hAnsi="Arial" w:cs="Arial"/>
                                      <w:b/>
                                      <w:bCs/>
                                      <w:caps/>
                                      <w:color w:val="191919" w:themeColor="text1" w:themeTint="E6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819" w:type="pct"/>
                                  <w:vAlign w:val="center"/>
                                </w:tcPr>
                                <w:p w14:paraId="7E6A19F6" w14:textId="77777777" w:rsidR="00987E7F" w:rsidRPr="00826766" w:rsidRDefault="00987E7F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ap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826766">
                                    <w:rPr>
                                      <w:b/>
                                      <w:bCs/>
                                      <w:caps/>
                                      <w:sz w:val="26"/>
                                      <w:szCs w:val="26"/>
                                      <w:lang w:val="es-ES"/>
                                    </w:rPr>
                                    <w:t>Descripción breve</w:t>
                                  </w:r>
                                </w:p>
                                <w:p w14:paraId="4772EA54" w14:textId="6D06BD76" w:rsidR="00987E7F" w:rsidRDefault="00987E7F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En este documento</w:t>
                                  </w:r>
                                  <w:r w:rsidR="00232471">
                                    <w:rPr>
                                      <w:color w:val="000000" w:themeColor="text1"/>
                                    </w:rPr>
                                    <w:t xml:space="preserve"> se mostrará la codificación y estructura de la aplicación web certificado.</w:t>
                                  </w:r>
                                  <w:sdt>
                                    <w:sdtPr>
                                      <w:rPr>
                                        <w:color w:val="000000" w:themeColor="text1"/>
                                      </w:rPr>
                                      <w:alias w:val="Descripción breve"/>
                                      <w:tag w:val=""/>
                                      <w:id w:val="-2036181933"/>
                                      <w:showingPlcHdr/>
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sdt>
                                  <w:sdt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  <w:alias w:val="Aut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946B04" w14:textId="54B3BD3B" w:rsidR="00987E7F" w:rsidRPr="00826766" w:rsidRDefault="00987E7F">
                                      <w:pPr>
                                        <w:pStyle w:val="Sinespaciado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Departamento de TI</w:t>
                                      </w:r>
                                    </w:p>
                                  </w:sdtContent>
                                </w:sdt>
                                <w:p w14:paraId="3EDA2B68" w14:textId="77777777" w:rsidR="00987E7F" w:rsidRPr="00105460" w:rsidRDefault="00000000">
                                  <w:pPr>
                                    <w:pStyle w:val="Sinespaciado"/>
                                    <w:rPr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</w:rPr>
                                      <w:alias w:val="Curso"/>
                                      <w:tag w:val="Curso"/>
                                      <w:id w:val="-710501431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r w:rsidR="00987E7F" w:rsidRPr="00987E7F">
                                        <w:rPr>
                                          <w:color w:val="44546A" w:themeColor="text2"/>
                                          <w:lang w:val="es-E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2A34DB82" w14:textId="77777777" w:rsidR="00987E7F" w:rsidRDefault="00987E7F" w:rsidP="00987E7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2FE77168" id="_x0000_t202" coordsize="21600,21600" o:spt="202" path="m,l,21600r21600,l21600,xe">
                <v:stroke joinstyle="miter"/>
                <v:path gradientshapeok="t" o:connecttype="rect"/>
              </v:shapetype>
              <v:shape id="Cuadro de texto 139" o:spid="_x0000_s1026" type="#_x0000_t202" style="position:absolute;margin-left:0;margin-top:39.35pt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" fillcolor="white [3212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47"/>
                        <w:gridCol w:w="2306"/>
                      </w:tblGrid>
                      <w:tr w:rsidR="00987E7F" w14:paraId="52BFFC0A" w14:textId="77777777" w:rsidTr="00BB6FDC">
                        <w:trPr>
                          <w:trHeight w:val="14"/>
                          <w:jc w:val="center"/>
                        </w:trPr>
                        <w:tc>
                          <w:tcPr>
                            <w:tcW w:w="3181" w:type="pct"/>
                            <w:vAlign w:val="center"/>
                          </w:tcPr>
                          <w:p w14:paraId="6FFE5884" w14:textId="77777777" w:rsidR="00987E7F" w:rsidRDefault="00987E7F">
                            <w:pPr>
                              <w:jc w:val="right"/>
                            </w:pPr>
                            <w:r w:rsidRPr="007B626C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8D5D5D4" wp14:editId="4E790A6B">
                                  <wp:extent cx="3763926" cy="1881963"/>
                                  <wp:effectExtent l="0" t="0" r="0" b="0"/>
                                  <wp:docPr id="486781093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8544" cy="18942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900DB1" w14:textId="7147AC76" w:rsidR="00987E7F" w:rsidRDefault="00232471" w:rsidP="00987E7F">
                            <w:pPr>
                              <w:jc w:val="both"/>
                            </w:pPr>
                            <w:r w:rsidRPr="00232471">
                              <w:rPr>
                                <w:rFonts w:ascii="Arial" w:eastAsiaTheme="minorEastAsia" w:hAnsi="Arial" w:cs="Arial"/>
                                <w:b/>
                                <w:bCs/>
                                <w:caps/>
                                <w:color w:val="191919" w:themeColor="text1" w:themeTint="E6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>Estructura de certificado</w:t>
                            </w:r>
                            <w:r w:rsidR="00303898">
                              <w:rPr>
                                <w:rFonts w:ascii="Arial" w:eastAsiaTheme="minorEastAsia" w:hAnsi="Arial" w:cs="Arial"/>
                                <w:b/>
                                <w:bCs/>
                                <w:caps/>
                                <w:color w:val="191919" w:themeColor="text1" w:themeTint="E6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819" w:type="pct"/>
                            <w:vAlign w:val="center"/>
                          </w:tcPr>
                          <w:p w14:paraId="7E6A19F6" w14:textId="77777777" w:rsidR="00987E7F" w:rsidRPr="00826766" w:rsidRDefault="00987E7F">
                            <w:pPr>
                              <w:pStyle w:val="Sinespaciado"/>
                              <w:rPr>
                                <w:b/>
                                <w:bCs/>
                                <w:cap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826766">
                              <w:rPr>
                                <w:b/>
                                <w:bCs/>
                                <w:caps/>
                                <w:sz w:val="26"/>
                                <w:szCs w:val="26"/>
                                <w:lang w:val="es-ES"/>
                              </w:rPr>
                              <w:t>Descripción breve</w:t>
                            </w:r>
                          </w:p>
                          <w:p w14:paraId="4772EA54" w14:textId="6D06BD76" w:rsidR="00987E7F" w:rsidRDefault="00987E7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 este documento</w:t>
                            </w:r>
                            <w:r w:rsidR="00232471">
                              <w:rPr>
                                <w:color w:val="000000" w:themeColor="text1"/>
                              </w:rPr>
                              <w:t xml:space="preserve"> se mostrará la codificación y estructura de la aplicación web certificado.</w:t>
                            </w:r>
                            <w:sdt>
                              <w:sdtPr>
                                <w:rPr>
                                  <w:color w:val="000000" w:themeColor="text1"/>
                                </w:rPr>
                                <w:alias w:val="Descripción breve"/>
                                <w:tag w:val=""/>
                                <w:id w:val="-2036181933"/>
                                <w:showingPlcHdr/>
                                <w:dataBinding w:prefixMappings="xmlns:ns0='http://schemas.microsoft.com/office/2006/coverPageProps' " w:xpath="/ns0:CoverPageProperties[1]/ns0:Abstract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  <w:alias w:val="Autor"/>
                              <w:tag w:val=""/>
                              <w:id w:val="-27902607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946B04" w14:textId="54B3BD3B" w:rsidR="00987E7F" w:rsidRPr="00826766" w:rsidRDefault="00987E7F">
                                <w:pPr>
                                  <w:pStyle w:val="Sinespaciado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s-ES"/>
                                  </w:rPr>
                                  <w:t>Departamento de TI</w:t>
                                </w:r>
                              </w:p>
                            </w:sdtContent>
                          </w:sdt>
                          <w:p w14:paraId="3EDA2B68" w14:textId="77777777" w:rsidR="00987E7F" w:rsidRPr="00105460" w:rsidRDefault="00000000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</w:rPr>
                                <w:alias w:val="Curso"/>
                                <w:tag w:val="Curso"/>
                                <w:id w:val="-71050143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="00987E7F" w:rsidRPr="00987E7F">
                                  <w:rPr>
                                    <w:color w:val="44546A" w:themeColor="text2"/>
                                    <w:lang w:val="es-E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2A34DB82" w14:textId="77777777" w:rsidR="00987E7F" w:rsidRDefault="00987E7F" w:rsidP="00987E7F"/>
                  </w:txbxContent>
                </v:textbox>
                <w10:wrap anchorx="margin" anchory="page"/>
              </v:shape>
            </w:pict>
          </mc:Fallback>
        </mc:AlternateContent>
      </w:r>
      <w:r>
        <w:br w:type="page"/>
      </w:r>
    </w:p>
    <w:bookmarkStart w:id="0" w:name="_Toc227837277" w:displacedByCustomXml="next"/>
    <w:sdt>
      <w:sdtPr>
        <w:rPr>
          <w:rFonts w:asciiTheme="minorHAnsi" w:eastAsiaTheme="minorEastAsia" w:hAnsiTheme="minorHAnsi" w:cstheme="minorBidi"/>
          <w:sz w:val="24"/>
          <w:szCs w:val="24"/>
        </w:rPr>
        <w:id w:val="-479618427"/>
        <w:docPartObj>
          <w:docPartGallery w:val="Table of Contents"/>
          <w:docPartUnique/>
        </w:docPartObj>
      </w:sdtPr>
      <w:sdtContent>
        <w:p w14:paraId="1CEB5134" w14:textId="24BD3AA5" w:rsidR="00E051F4" w:rsidRPr="00CC5DBA" w:rsidRDefault="00C3022F" w:rsidP="00C3022F">
          <w:pPr>
            <w:pStyle w:val="Ttulo1"/>
            <w:rPr>
              <w:lang w:val="en-US"/>
            </w:rPr>
          </w:pPr>
          <w:r w:rsidRPr="00C3022F">
            <w:t>1</w:t>
          </w:r>
          <w:r>
            <w:t xml:space="preserve"> </w:t>
          </w:r>
          <w:proofErr w:type="spellStart"/>
          <w:r w:rsidR="00E051F4" w:rsidRPr="00C3022F">
            <w:t>Indice</w:t>
          </w:r>
          <w:bookmarkEnd w:id="0"/>
          <w:proofErr w:type="spellEnd"/>
        </w:p>
        <w:p w14:paraId="7680EF0B" w14:textId="66DB5877" w:rsidR="00E926ED" w:rsidRDefault="00987E7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7277" w:history="1">
            <w:r w:rsidR="00E926ED" w:rsidRPr="00797C10">
              <w:rPr>
                <w:rStyle w:val="Hipervnculo"/>
                <w:noProof/>
              </w:rPr>
              <w:t>1 Indice</w:t>
            </w:r>
            <w:r w:rsidR="00E926ED">
              <w:rPr>
                <w:noProof/>
                <w:webHidden/>
              </w:rPr>
              <w:tab/>
            </w:r>
            <w:r w:rsidR="00E926ED">
              <w:rPr>
                <w:noProof/>
                <w:webHidden/>
              </w:rPr>
              <w:fldChar w:fldCharType="begin"/>
            </w:r>
            <w:r w:rsidR="00E926ED">
              <w:rPr>
                <w:noProof/>
                <w:webHidden/>
              </w:rPr>
              <w:instrText xml:space="preserve"> PAGEREF _Toc227837277 \h </w:instrText>
            </w:r>
            <w:r w:rsidR="00E926ED">
              <w:rPr>
                <w:noProof/>
                <w:webHidden/>
              </w:rPr>
            </w:r>
            <w:r w:rsidR="00E926ED">
              <w:rPr>
                <w:noProof/>
                <w:webHidden/>
              </w:rPr>
              <w:fldChar w:fldCharType="separate"/>
            </w:r>
            <w:r w:rsidR="00E926ED">
              <w:rPr>
                <w:noProof/>
                <w:webHidden/>
              </w:rPr>
              <w:t>2</w:t>
            </w:r>
            <w:r w:rsidR="00E926ED">
              <w:rPr>
                <w:noProof/>
                <w:webHidden/>
              </w:rPr>
              <w:fldChar w:fldCharType="end"/>
            </w:r>
          </w:hyperlink>
        </w:p>
        <w:p w14:paraId="4B5F6CAF" w14:textId="627274C1" w:rsidR="00E926ED" w:rsidRDefault="00E926E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78" w:history="1">
            <w:r w:rsidRPr="00797C10">
              <w:rPr>
                <w:rStyle w:val="Hipervnculo"/>
                <w:noProof/>
                <w:lang w:val="en-US"/>
              </w:rPr>
              <w:t>2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960CC" w14:textId="069B2A9B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79" w:history="1">
            <w:r w:rsidRPr="00797C10">
              <w:rPr>
                <w:rStyle w:val="Hipervnculo"/>
                <w:noProof/>
                <w:lang w:val="en-US"/>
              </w:rPr>
              <w:t>2.1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3492C" w14:textId="610AFA61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0" w:history="1">
            <w:r w:rsidRPr="00797C10">
              <w:rPr>
                <w:rStyle w:val="Hipervnculo"/>
                <w:noProof/>
                <w:lang w:val="en-US"/>
              </w:rPr>
              <w:t>2.1.1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1FBD" w14:textId="585AC120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1" w:history="1">
            <w:r w:rsidRPr="00797C10">
              <w:rPr>
                <w:rStyle w:val="Hipervnculo"/>
                <w:noProof/>
                <w:lang w:val="en-US"/>
              </w:rPr>
              <w:t>2.1.2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47C9" w14:textId="6DE69F59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2" w:history="1">
            <w:r w:rsidRPr="00797C10">
              <w:rPr>
                <w:rStyle w:val="Hipervnculo"/>
                <w:noProof/>
                <w:lang w:val="en-US"/>
              </w:rPr>
              <w:t>2.1.3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D7B7" w14:textId="0931C270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3" w:history="1">
            <w:r w:rsidRPr="00797C10">
              <w:rPr>
                <w:rStyle w:val="Hipervnculo"/>
                <w:noProof/>
                <w:lang w:val="en-US"/>
              </w:rPr>
              <w:t>2.1.4 Filters/ .gitkeep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5E52" w14:textId="05D5EDF2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4" w:history="1">
            <w:r w:rsidRPr="00797C10">
              <w:rPr>
                <w:rStyle w:val="Hipervnculo"/>
                <w:noProof/>
                <w:lang w:val="en-US"/>
              </w:rPr>
              <w:t>2.1.5 Helpers/ .gitkeep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5DA2" w14:textId="173ACC9E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5" w:history="1">
            <w:r w:rsidRPr="00797C10">
              <w:rPr>
                <w:rStyle w:val="Hipervnculo"/>
                <w:noProof/>
                <w:lang w:val="en-US"/>
              </w:rPr>
              <w:t>2.1.6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F4A1" w14:textId="38292683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6" w:history="1">
            <w:r w:rsidRPr="00797C10">
              <w:rPr>
                <w:rStyle w:val="Hipervnculo"/>
                <w:noProof/>
                <w:lang w:val="en-US"/>
              </w:rPr>
              <w:t>2.1.7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AA18" w14:textId="1AF3595C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7" w:history="1">
            <w:r w:rsidRPr="00797C10">
              <w:rPr>
                <w:rStyle w:val="Hipervnculo"/>
                <w:noProof/>
                <w:lang w:val="en-US"/>
              </w:rPr>
              <w:t>2.1.8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519E2" w14:textId="1E495035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8" w:history="1">
            <w:r w:rsidRPr="00797C10">
              <w:rPr>
                <w:rStyle w:val="Hipervnculo"/>
                <w:noProof/>
                <w:lang w:val="en-US"/>
              </w:rPr>
              <w:t>2.1.9 ThirdParty/ .gitkeep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ED1A9" w14:textId="1BF620B5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89" w:history="1">
            <w:r w:rsidRPr="00797C10">
              <w:rPr>
                <w:rStyle w:val="Hipervnculo"/>
                <w:noProof/>
                <w:lang w:val="en-US"/>
              </w:rPr>
              <w:t>2.1.10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E2313" w14:textId="6F78C52B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0" w:history="1">
            <w:r w:rsidRPr="00797C10">
              <w:rPr>
                <w:rStyle w:val="Hipervnculo"/>
                <w:noProof/>
                <w:lang w:val="en-US"/>
              </w:rPr>
              <w:t>2.1.11 .htacces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47234" w14:textId="7A639725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1" w:history="1">
            <w:r w:rsidRPr="00797C10">
              <w:rPr>
                <w:rStyle w:val="Hipervnculo"/>
                <w:noProof/>
                <w:lang w:val="en-US"/>
              </w:rPr>
              <w:t>2.1.12 Common.php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E4116" w14:textId="75622574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2" w:history="1">
            <w:r w:rsidRPr="00797C10">
              <w:rPr>
                <w:rStyle w:val="Hipervnculo"/>
                <w:noProof/>
                <w:lang w:val="en-US"/>
              </w:rPr>
              <w:t>2.1.13 indx.html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96C7" w14:textId="2EA2F03C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3" w:history="1">
            <w:r w:rsidRPr="00797C10">
              <w:rPr>
                <w:rStyle w:val="Hipervnculo"/>
                <w:noProof/>
                <w:lang w:val="en-US"/>
              </w:rPr>
              <w:t>2.2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0319" w14:textId="29C66242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4" w:history="1">
            <w:r w:rsidRPr="00797C10">
              <w:rPr>
                <w:rStyle w:val="Hipervnculo"/>
                <w:noProof/>
                <w:lang w:val="en-US"/>
              </w:rPr>
              <w:t>2.2.1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9DCA" w14:textId="319735C0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5" w:history="1">
            <w:r w:rsidRPr="00797C10">
              <w:rPr>
                <w:rStyle w:val="Hipervnculo"/>
                <w:noProof/>
              </w:rPr>
              <w:t>2.2.2 css/maps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21B3" w14:textId="3F352663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6" w:history="1">
            <w:r w:rsidRPr="00797C10">
              <w:rPr>
                <w:rStyle w:val="Hipervnculo"/>
                <w:noProof/>
              </w:rPr>
              <w:t>2.2.3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CFA1" w14:textId="485BF53D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7" w:history="1">
            <w:r w:rsidRPr="00797C10">
              <w:rPr>
                <w:rStyle w:val="Hipervnculo"/>
                <w:noProof/>
              </w:rPr>
              <w:t>2.2.4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3A38" w14:textId="3761D730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8" w:history="1">
            <w:r w:rsidRPr="00797C10">
              <w:rPr>
                <w:rStyle w:val="Hipervnculo"/>
                <w:noProof/>
              </w:rPr>
              <w:t>2.2.5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22AF1" w14:textId="08A8A4D6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299" w:history="1">
            <w:r w:rsidRPr="00797C10">
              <w:rPr>
                <w:rStyle w:val="Hipervnculo"/>
                <w:noProof/>
              </w:rPr>
              <w:t>2.2.6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4D06" w14:textId="475E9EAC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0" w:history="1">
            <w:r w:rsidRPr="00797C10">
              <w:rPr>
                <w:rStyle w:val="Hipervnculo"/>
                <w:noProof/>
                <w:lang w:val="en-US"/>
              </w:rPr>
              <w:t>2.2.7 src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A130" w14:textId="7BA31ADF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1" w:history="1">
            <w:r w:rsidRPr="00797C10">
              <w:rPr>
                <w:rStyle w:val="Hipervnculo"/>
                <w:noProof/>
              </w:rPr>
              <w:t>2.2.8 Vendors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AF9D" w14:textId="3FB3F425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2" w:history="1">
            <w:r w:rsidRPr="00797C10">
              <w:rPr>
                <w:rStyle w:val="Hipervnculo"/>
                <w:noProof/>
              </w:rPr>
              <w:t>2.2.9 .htacces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EF993" w14:textId="16DF8495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3" w:history="1">
            <w:r w:rsidRPr="00797C10">
              <w:rPr>
                <w:rStyle w:val="Hipervnculo"/>
                <w:noProof/>
                <w:lang w:val="en-US"/>
              </w:rPr>
              <w:t>2.2.10 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2038" w14:textId="20757400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4" w:history="1">
            <w:r w:rsidRPr="00797C10">
              <w:rPr>
                <w:rStyle w:val="Hipervnculo"/>
                <w:noProof/>
                <w:lang w:val="en-US"/>
              </w:rPr>
              <w:t>2.3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D771" w14:textId="113E2894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5" w:history="1">
            <w:r w:rsidRPr="00797C10">
              <w:rPr>
                <w:rStyle w:val="Hipervnculo"/>
                <w:noProof/>
              </w:rPr>
              <w:t>2.3.1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CE63" w14:textId="6D5FD472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6" w:history="1">
            <w:r w:rsidRPr="00797C10">
              <w:rPr>
                <w:rStyle w:val="Hipervnculo"/>
                <w:noProof/>
              </w:rPr>
              <w:t>2.3.2 Archivos de raíz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789E" w14:textId="36E9200B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7" w:history="1">
            <w:r w:rsidRPr="00797C10">
              <w:rPr>
                <w:rStyle w:val="Hipervnculo"/>
                <w:noProof/>
              </w:rPr>
              <w:t>2.4 Writable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1845" w14:textId="3042C2EC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8" w:history="1">
            <w:r w:rsidRPr="00797C10">
              <w:rPr>
                <w:rStyle w:val="Hipervnculo"/>
                <w:noProof/>
              </w:rPr>
              <w:t>2.4.1 Carpetas  temporales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7E4DC" w14:textId="0FF68042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09" w:history="1">
            <w:r w:rsidRPr="00797C10">
              <w:rPr>
                <w:rStyle w:val="Hipervnculo"/>
                <w:noProof/>
                <w:lang w:val="en-US"/>
              </w:rPr>
              <w:t>2.4.2  .htacces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A4F1" w14:textId="52AAA498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0" w:history="1">
            <w:r w:rsidRPr="00797C10">
              <w:rPr>
                <w:rStyle w:val="Hipervnculo"/>
                <w:noProof/>
                <w:lang w:val="en-US"/>
              </w:rPr>
              <w:t>2.5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5CEF" w14:textId="02DAF0C2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1" w:history="1">
            <w:r w:rsidRPr="00797C10">
              <w:rPr>
                <w:rStyle w:val="Hipervnculo"/>
                <w:noProof/>
                <w:lang w:val="en-US"/>
              </w:rPr>
              <w:t>2.6 .gitignore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1D2E" w14:textId="1F44D136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2" w:history="1">
            <w:r w:rsidRPr="00797C10">
              <w:rPr>
                <w:rStyle w:val="Hipervnculo"/>
                <w:noProof/>
              </w:rPr>
              <w:t>2.7 composer.json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5E2D" w14:textId="553CFE0D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3" w:history="1">
            <w:r w:rsidRPr="00797C10">
              <w:rPr>
                <w:rStyle w:val="Hipervnculo"/>
                <w:noProof/>
                <w:lang w:val="en-US"/>
              </w:rPr>
              <w:t>2.8 license.txt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D6E9" w14:textId="17119D0D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4" w:history="1">
            <w:r w:rsidRPr="00797C10">
              <w:rPr>
                <w:rStyle w:val="Hipervnculo"/>
                <w:noProof/>
                <w:lang w:val="en-US"/>
              </w:rPr>
              <w:t>2.9 phpunit.xml.dist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9E83" w14:textId="5BD973EF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5" w:history="1">
            <w:r w:rsidRPr="00797C10">
              <w:rPr>
                <w:rStyle w:val="Hipervnculo"/>
                <w:noProof/>
                <w:lang w:val="en-US"/>
              </w:rPr>
              <w:t>2.10 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B06C" w14:textId="29257EC5" w:rsidR="00E926ED" w:rsidRDefault="00E926E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6" w:history="1">
            <w:r w:rsidRPr="00797C10">
              <w:rPr>
                <w:rStyle w:val="Hipervnculo"/>
                <w:noProof/>
              </w:rPr>
              <w:t>3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1F37" w14:textId="3DC3E9FC" w:rsidR="00E926ED" w:rsidRDefault="00E926E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7" w:history="1">
            <w:r w:rsidRPr="00797C10">
              <w:rPr>
                <w:rStyle w:val="Hipervnculo"/>
                <w:noProof/>
              </w:rPr>
              <w:t>3.1 Diagrama entidad- relacion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3DBF" w14:textId="796438F8" w:rsidR="00E926ED" w:rsidRDefault="00E926E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7837318" w:history="1">
            <w:r w:rsidRPr="00797C10">
              <w:rPr>
                <w:rStyle w:val="Hipervnculo"/>
                <w:noProof/>
              </w:rPr>
              <w:t>3.2 Estructura de las tablas y origen de las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AFC9" w14:textId="42C4AE24" w:rsidR="00987E7F" w:rsidRDefault="00987E7F">
          <w:r>
            <w:rPr>
              <w:b/>
              <w:bCs/>
            </w:rPr>
            <w:fldChar w:fldCharType="end"/>
          </w:r>
        </w:p>
      </w:sdtContent>
    </w:sdt>
    <w:p w14:paraId="3D4F0A59" w14:textId="6C469B6B" w:rsidR="00232471" w:rsidRPr="00E051F4" w:rsidRDefault="00232471">
      <w:pPr>
        <w:rPr>
          <w:rFonts w:ascii="Arial" w:eastAsiaTheme="majorEastAsia" w:hAnsi="Arial" w:cstheme="majorBidi"/>
          <w:b/>
          <w:sz w:val="40"/>
          <w:szCs w:val="40"/>
        </w:rPr>
      </w:pPr>
      <w:r w:rsidRPr="00CC5DBA">
        <w:rPr>
          <w:lang w:val="en-US"/>
        </w:rPr>
        <w:br w:type="page"/>
      </w:r>
    </w:p>
    <w:p w14:paraId="218D931D" w14:textId="7039C1DA" w:rsidR="003D1FE1" w:rsidRPr="00CC5DBA" w:rsidRDefault="00232471" w:rsidP="00E051F4">
      <w:pPr>
        <w:pStyle w:val="Ttulo1"/>
        <w:rPr>
          <w:lang w:val="en-US"/>
        </w:rPr>
      </w:pPr>
      <w:bookmarkStart w:id="1" w:name="_Toc227837278"/>
      <w:r w:rsidRPr="00CC5DBA">
        <w:rPr>
          <w:lang w:val="en-US"/>
        </w:rPr>
        <w:lastRenderedPageBreak/>
        <w:t>2 Código</w:t>
      </w:r>
      <w:bookmarkEnd w:id="1"/>
    </w:p>
    <w:p w14:paraId="362DE849" w14:textId="6647C07B" w:rsidR="00232471" w:rsidRPr="00CC5DBA" w:rsidRDefault="00232471" w:rsidP="00C3022F">
      <w:pPr>
        <w:pStyle w:val="Ttulo2"/>
        <w:rPr>
          <w:lang w:val="en-US"/>
        </w:rPr>
      </w:pPr>
      <w:bookmarkStart w:id="2" w:name="_Toc227837279"/>
      <w:r w:rsidRPr="00CC5DBA">
        <w:rPr>
          <w:lang w:val="en-US"/>
        </w:rPr>
        <w:t>2.1 App</w:t>
      </w:r>
      <w:bookmarkEnd w:id="2"/>
    </w:p>
    <w:p w14:paraId="7E6CCAF2" w14:textId="3CA08252" w:rsidR="00232471" w:rsidRPr="00CC5DBA" w:rsidRDefault="00232471" w:rsidP="00E926ED">
      <w:pPr>
        <w:pStyle w:val="Ttulo3"/>
        <w:rPr>
          <w:lang w:val="en-US"/>
        </w:rPr>
      </w:pPr>
      <w:bookmarkStart w:id="3" w:name="_Toc227837280"/>
      <w:r w:rsidRPr="00CC5DBA">
        <w:rPr>
          <w:lang w:val="en-US"/>
        </w:rPr>
        <w:t>2.1.1 Config</w:t>
      </w:r>
      <w:bookmarkEnd w:id="3"/>
    </w:p>
    <w:p w14:paraId="66F039DC" w14:textId="500EDC45" w:rsidR="00232471" w:rsidRPr="00CC5DBA" w:rsidRDefault="00232471" w:rsidP="00E926ED">
      <w:pPr>
        <w:pStyle w:val="Ttulo4"/>
        <w:rPr>
          <w:lang w:val="en-US"/>
        </w:rPr>
      </w:pPr>
      <w:r w:rsidRPr="00CC5DBA">
        <w:rPr>
          <w:lang w:val="en-US"/>
        </w:rPr>
        <w:t>2.1.1.1 Boot/</w:t>
      </w:r>
      <w:proofErr w:type="spellStart"/>
      <w:r w:rsidRPr="00CC5DBA">
        <w:rPr>
          <w:lang w:val="en-US"/>
        </w:rPr>
        <w:t>development.php</w:t>
      </w:r>
      <w:proofErr w:type="spellEnd"/>
    </w:p>
    <w:p w14:paraId="0D2F56F5" w14:textId="77777777" w:rsidR="00232471" w:rsidRPr="00232471" w:rsidRDefault="00232471" w:rsidP="00CC5DBA">
      <w:pPr>
        <w:pStyle w:val="Continuarlista2"/>
        <w:rPr>
          <w:lang w:val="en-US"/>
        </w:rPr>
      </w:pPr>
      <w:r w:rsidRPr="00232471">
        <w:rPr>
          <w:lang w:val="en-US"/>
        </w:rPr>
        <w:t>&lt;?</w:t>
      </w:r>
      <w:proofErr w:type="spellStart"/>
      <w:r w:rsidRPr="00232471">
        <w:rPr>
          <w:lang w:val="en-US"/>
        </w:rPr>
        <w:t>php</w:t>
      </w:r>
      <w:proofErr w:type="spellEnd"/>
    </w:p>
    <w:p w14:paraId="6C27B37E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4A1DD558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 |--------------------------------------------------------------------------</w:t>
      </w:r>
    </w:p>
    <w:p w14:paraId="758E7273" w14:textId="55DEFC88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ERROR DISPLAY</w:t>
      </w:r>
    </w:p>
    <w:p w14:paraId="74C98BAD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 |--------------------------------------------------------------------------</w:t>
      </w:r>
    </w:p>
    <w:p w14:paraId="340B7A47" w14:textId="2C5A9403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In development, we want to show as many errors as possible to help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make sure they don</w:t>
      </w:r>
      <w:r w:rsidR="00CC5DBA">
        <w:rPr>
          <w:lang w:val="en-US"/>
        </w:rPr>
        <w:t>’</w:t>
      </w:r>
      <w:r w:rsidRPr="00232471">
        <w:rPr>
          <w:lang w:val="en-US"/>
        </w:rPr>
        <w:t>t make it to production. And save us hours of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painful debugging.</w:t>
      </w:r>
    </w:p>
    <w:p w14:paraId="375ECCEF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*/</w:t>
      </w:r>
    </w:p>
    <w:p w14:paraId="4AE8D02E" w14:textId="77777777" w:rsidR="00232471" w:rsidRPr="00232471" w:rsidRDefault="00232471" w:rsidP="00CC5DBA">
      <w:pPr>
        <w:pStyle w:val="Lista3"/>
        <w:rPr>
          <w:lang w:val="en-US"/>
        </w:rPr>
      </w:pPr>
      <w:proofErr w:type="spellStart"/>
      <w:r w:rsidRPr="00232471">
        <w:rPr>
          <w:lang w:val="en-US"/>
        </w:rPr>
        <w:t>error_</w:t>
      </w:r>
      <w:proofErr w:type="gramStart"/>
      <w:r w:rsidRPr="00232471">
        <w:rPr>
          <w:lang w:val="en-US"/>
        </w:rPr>
        <w:t>reporting</w:t>
      </w:r>
      <w:proofErr w:type="spellEnd"/>
      <w:r w:rsidRPr="00232471">
        <w:rPr>
          <w:lang w:val="en-US"/>
        </w:rPr>
        <w:t>(</w:t>
      </w:r>
      <w:proofErr w:type="gramEnd"/>
      <w:r w:rsidRPr="00232471">
        <w:rPr>
          <w:lang w:val="en-US"/>
        </w:rPr>
        <w:t>-1);</w:t>
      </w:r>
    </w:p>
    <w:p w14:paraId="60874901" w14:textId="1AF87B9F" w:rsidR="00232471" w:rsidRPr="00232471" w:rsidRDefault="00232471" w:rsidP="00CC5DBA">
      <w:pPr>
        <w:pStyle w:val="Lista3"/>
        <w:rPr>
          <w:lang w:val="en-US"/>
        </w:rPr>
      </w:pPr>
      <w:proofErr w:type="spellStart"/>
      <w:r w:rsidRPr="00232471">
        <w:rPr>
          <w:lang w:val="en-US"/>
        </w:rPr>
        <w:t>ini_</w:t>
      </w:r>
      <w:proofErr w:type="gramStart"/>
      <w:r w:rsidRPr="00232471">
        <w:rPr>
          <w:lang w:val="en-US"/>
        </w:rPr>
        <w:t>set</w:t>
      </w:r>
      <w:proofErr w:type="spellEnd"/>
      <w:r w:rsidRPr="00232471">
        <w:rPr>
          <w:lang w:val="en-US"/>
        </w:rPr>
        <w:t>(</w:t>
      </w:r>
      <w:proofErr w:type="gramEnd"/>
      <w:r w:rsidR="00CC5DBA">
        <w:rPr>
          <w:lang w:val="en-US"/>
        </w:rPr>
        <w:t>‘</w:t>
      </w:r>
      <w:proofErr w:type="spellStart"/>
      <w:r w:rsidRPr="00232471">
        <w:rPr>
          <w:lang w:val="en-US"/>
        </w:rPr>
        <w:t>display_errors</w:t>
      </w:r>
      <w:proofErr w:type="spellEnd"/>
      <w:r w:rsidR="00CC5DBA">
        <w:rPr>
          <w:lang w:val="en-US"/>
        </w:rPr>
        <w:t>’</w:t>
      </w:r>
      <w:r w:rsidRPr="00232471">
        <w:rPr>
          <w:lang w:val="en-US"/>
        </w:rPr>
        <w:t xml:space="preserve">, </w:t>
      </w:r>
      <w:r w:rsidR="00CC5DBA">
        <w:rPr>
          <w:lang w:val="en-US"/>
        </w:rPr>
        <w:t>‘</w:t>
      </w:r>
      <w:r w:rsidRPr="00232471">
        <w:rPr>
          <w:lang w:val="en-US"/>
        </w:rPr>
        <w:t>1</w:t>
      </w:r>
      <w:r w:rsidR="00CC5DBA">
        <w:rPr>
          <w:lang w:val="en-US"/>
        </w:rPr>
        <w:t>’</w:t>
      </w:r>
      <w:r w:rsidRPr="00232471">
        <w:rPr>
          <w:lang w:val="en-US"/>
        </w:rPr>
        <w:t>);</w:t>
      </w:r>
    </w:p>
    <w:p w14:paraId="41089277" w14:textId="77777777" w:rsidR="00232471" w:rsidRPr="00232471" w:rsidRDefault="00232471" w:rsidP="00232471">
      <w:pPr>
        <w:rPr>
          <w:lang w:val="en-US"/>
        </w:rPr>
      </w:pPr>
    </w:p>
    <w:p w14:paraId="00E7B6AD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5457BD59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 |--------------------------------------------------------------------------</w:t>
      </w:r>
    </w:p>
    <w:p w14:paraId="4507E982" w14:textId="49AB4213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DEBUG BACKTRACES</w:t>
      </w:r>
    </w:p>
    <w:p w14:paraId="5B95EDED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 |--------------------------------------------------------------------------</w:t>
      </w:r>
    </w:p>
    <w:p w14:paraId="1D30A516" w14:textId="71E52D42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If true, this constant will tell the error screens to display debug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backtraces along with the other error information. If you would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prefer to not see this, set this value to false.</w:t>
      </w:r>
    </w:p>
    <w:p w14:paraId="6E3A03CC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*/</w:t>
      </w:r>
    </w:p>
    <w:p w14:paraId="42B09BE6" w14:textId="287F9BA0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defined(</w:t>
      </w:r>
      <w:r w:rsidR="00CC5DBA">
        <w:rPr>
          <w:lang w:val="en-US"/>
        </w:rPr>
        <w:t>‘</w:t>
      </w:r>
      <w:r w:rsidRPr="00232471">
        <w:rPr>
          <w:lang w:val="en-US"/>
        </w:rPr>
        <w:t>SHOW_DEBUG_BACKTRACE</w:t>
      </w:r>
      <w:r w:rsidR="00CC5DBA">
        <w:rPr>
          <w:lang w:val="en-US"/>
        </w:rPr>
        <w:t>’</w:t>
      </w:r>
      <w:r w:rsidRPr="00232471">
        <w:rPr>
          <w:lang w:val="en-US"/>
        </w:rPr>
        <w:t xml:space="preserve">) || </w:t>
      </w:r>
      <w:proofErr w:type="gramStart"/>
      <w:r w:rsidRPr="00232471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232471">
        <w:rPr>
          <w:lang w:val="en-US"/>
        </w:rPr>
        <w:t>SHOW_DEBUG_BACKTRACE</w:t>
      </w:r>
      <w:r w:rsidR="00CC5DBA">
        <w:rPr>
          <w:lang w:val="en-US"/>
        </w:rPr>
        <w:t>’</w:t>
      </w:r>
      <w:r w:rsidRPr="00232471">
        <w:rPr>
          <w:lang w:val="en-US"/>
        </w:rPr>
        <w:t>, true);</w:t>
      </w:r>
    </w:p>
    <w:p w14:paraId="0C59AAE3" w14:textId="77777777" w:rsidR="00232471" w:rsidRPr="00232471" w:rsidRDefault="00232471" w:rsidP="00232471">
      <w:pPr>
        <w:rPr>
          <w:lang w:val="en-US"/>
        </w:rPr>
      </w:pPr>
    </w:p>
    <w:p w14:paraId="66FD8241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267AF5DF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 |--------------------------------------------------------------------------</w:t>
      </w:r>
    </w:p>
    <w:p w14:paraId="563721F6" w14:textId="42821900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DEBUG MODE</w:t>
      </w:r>
    </w:p>
    <w:p w14:paraId="1C1EABD1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lastRenderedPageBreak/>
        <w:t xml:space="preserve">  |--------------------------------------------------------------------------</w:t>
      </w:r>
    </w:p>
    <w:p w14:paraId="71DC11EC" w14:textId="5F4F41AD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Debug mode is an experimental flag that can allow changes throughout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the system. This will control whether Kint is loaded, and a few other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items. It can always be used within your own application too.</w:t>
      </w:r>
    </w:p>
    <w:p w14:paraId="22A887A4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 xml:space="preserve"> */</w:t>
      </w:r>
    </w:p>
    <w:p w14:paraId="366870A0" w14:textId="77777777" w:rsidR="00232471" w:rsidRPr="00232471" w:rsidRDefault="00232471" w:rsidP="00232471">
      <w:pPr>
        <w:rPr>
          <w:lang w:val="en-US"/>
        </w:rPr>
      </w:pPr>
    </w:p>
    <w:p w14:paraId="01FBEC8B" w14:textId="78EFBD4E" w:rsid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defined(</w:t>
      </w:r>
      <w:r w:rsidR="00CC5DBA">
        <w:rPr>
          <w:lang w:val="en-US"/>
        </w:rPr>
        <w:t>‘</w:t>
      </w:r>
      <w:r w:rsidRPr="00232471">
        <w:rPr>
          <w:lang w:val="en-US"/>
        </w:rPr>
        <w:t>CI_DEBUG</w:t>
      </w:r>
      <w:r w:rsidR="00CC5DBA">
        <w:rPr>
          <w:lang w:val="en-US"/>
        </w:rPr>
        <w:t>’</w:t>
      </w:r>
      <w:r w:rsidRPr="00232471">
        <w:rPr>
          <w:lang w:val="en-US"/>
        </w:rPr>
        <w:t xml:space="preserve">) || </w:t>
      </w:r>
      <w:proofErr w:type="gramStart"/>
      <w:r w:rsidRPr="00232471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232471">
        <w:rPr>
          <w:lang w:val="en-US"/>
        </w:rPr>
        <w:t>CI_DEBUG</w:t>
      </w:r>
      <w:r w:rsidR="00CC5DBA">
        <w:rPr>
          <w:lang w:val="en-US"/>
        </w:rPr>
        <w:t>’</w:t>
      </w:r>
      <w:r w:rsidRPr="00232471">
        <w:rPr>
          <w:lang w:val="en-US"/>
        </w:rPr>
        <w:t>, true);</w:t>
      </w:r>
    </w:p>
    <w:p w14:paraId="38553EFC" w14:textId="5CBD7B71" w:rsidR="00232471" w:rsidRPr="00232471" w:rsidRDefault="00232471" w:rsidP="00E926ED">
      <w:pPr>
        <w:pStyle w:val="Ttulo4"/>
        <w:rPr>
          <w:lang w:val="en-US"/>
        </w:rPr>
      </w:pPr>
      <w:r w:rsidRPr="00232471">
        <w:rPr>
          <w:lang w:val="en-US"/>
        </w:rPr>
        <w:t>2.1.1.2 Boot/</w:t>
      </w:r>
      <w:proofErr w:type="spellStart"/>
      <w:r w:rsidRPr="00232471">
        <w:rPr>
          <w:lang w:val="en-US"/>
        </w:rPr>
        <w:t>production.php</w:t>
      </w:r>
      <w:proofErr w:type="spellEnd"/>
    </w:p>
    <w:p w14:paraId="4A821DC4" w14:textId="77777777" w:rsidR="00232471" w:rsidRPr="00232471" w:rsidRDefault="00232471" w:rsidP="00CC5DBA">
      <w:pPr>
        <w:pStyle w:val="Continuarlista2"/>
        <w:rPr>
          <w:lang w:val="en-US"/>
        </w:rPr>
      </w:pPr>
      <w:r w:rsidRPr="00232471">
        <w:rPr>
          <w:lang w:val="en-US"/>
        </w:rPr>
        <w:t>&lt;?</w:t>
      </w:r>
      <w:proofErr w:type="spellStart"/>
      <w:r w:rsidRPr="00232471">
        <w:rPr>
          <w:lang w:val="en-US"/>
        </w:rPr>
        <w:t>php</w:t>
      </w:r>
      <w:proofErr w:type="spellEnd"/>
    </w:p>
    <w:p w14:paraId="7CBCB214" w14:textId="77777777" w:rsidR="00232471" w:rsidRPr="00232471" w:rsidRDefault="00232471" w:rsidP="00232471">
      <w:pPr>
        <w:rPr>
          <w:lang w:val="en-US"/>
        </w:rPr>
      </w:pPr>
    </w:p>
    <w:p w14:paraId="6E08AD36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5DE9EBDF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720AC292" w14:textId="203E40D0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ERROR DISPLAY</w:t>
      </w:r>
    </w:p>
    <w:p w14:paraId="21D73ED9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6D4B31FD" w14:textId="170276A9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Don</w:t>
      </w:r>
      <w:r w:rsidR="00CC5DBA">
        <w:rPr>
          <w:lang w:val="en-US"/>
        </w:rPr>
        <w:t>’</w:t>
      </w:r>
      <w:r w:rsidRPr="00232471">
        <w:rPr>
          <w:lang w:val="en-US"/>
        </w:rPr>
        <w:t>t show ANY in production environments. Instead, let the system catch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it and display a generic error message.</w:t>
      </w:r>
    </w:p>
    <w:p w14:paraId="78C9B6F6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*/</w:t>
      </w:r>
    </w:p>
    <w:p w14:paraId="6D7CE58A" w14:textId="548B75EF" w:rsidR="00232471" w:rsidRPr="00232471" w:rsidRDefault="00232471" w:rsidP="00CC5DBA">
      <w:pPr>
        <w:pStyle w:val="Textoindependiente"/>
        <w:rPr>
          <w:lang w:val="en-US"/>
        </w:rPr>
      </w:pPr>
      <w:proofErr w:type="spellStart"/>
      <w:r w:rsidRPr="00232471">
        <w:rPr>
          <w:lang w:val="en-US"/>
        </w:rPr>
        <w:t>ini_</w:t>
      </w:r>
      <w:proofErr w:type="gramStart"/>
      <w:r w:rsidRPr="00232471">
        <w:rPr>
          <w:lang w:val="en-US"/>
        </w:rPr>
        <w:t>set</w:t>
      </w:r>
      <w:proofErr w:type="spellEnd"/>
      <w:r w:rsidRPr="00232471">
        <w:rPr>
          <w:lang w:val="en-US"/>
        </w:rPr>
        <w:t>(</w:t>
      </w:r>
      <w:proofErr w:type="gramEnd"/>
      <w:r w:rsidR="00CC5DBA">
        <w:rPr>
          <w:lang w:val="en-US"/>
        </w:rPr>
        <w:t>‘</w:t>
      </w:r>
      <w:proofErr w:type="spellStart"/>
      <w:r w:rsidRPr="00232471">
        <w:rPr>
          <w:lang w:val="en-US"/>
        </w:rPr>
        <w:t>display_errors</w:t>
      </w:r>
      <w:proofErr w:type="spellEnd"/>
      <w:r w:rsidR="00CC5DBA">
        <w:rPr>
          <w:lang w:val="en-US"/>
        </w:rPr>
        <w:t>’</w:t>
      </w:r>
      <w:r w:rsidRPr="00232471">
        <w:rPr>
          <w:lang w:val="en-US"/>
        </w:rPr>
        <w:t xml:space="preserve">, </w:t>
      </w:r>
      <w:r w:rsidR="00CC5DBA">
        <w:rPr>
          <w:lang w:val="en-US"/>
        </w:rPr>
        <w:t>‘</w:t>
      </w:r>
      <w:r w:rsidRPr="00232471">
        <w:rPr>
          <w:lang w:val="en-US"/>
        </w:rPr>
        <w:t>0</w:t>
      </w:r>
      <w:r w:rsidR="00CC5DBA">
        <w:rPr>
          <w:lang w:val="en-US"/>
        </w:rPr>
        <w:t>’</w:t>
      </w:r>
      <w:r w:rsidRPr="00232471">
        <w:rPr>
          <w:lang w:val="en-US"/>
        </w:rPr>
        <w:t>);</w:t>
      </w:r>
    </w:p>
    <w:p w14:paraId="6B7EC7CE" w14:textId="77777777" w:rsidR="00232471" w:rsidRPr="00232471" w:rsidRDefault="00232471" w:rsidP="00CC5DBA">
      <w:pPr>
        <w:pStyle w:val="Textoindependiente"/>
        <w:rPr>
          <w:lang w:val="en-US"/>
        </w:rPr>
      </w:pPr>
      <w:proofErr w:type="spellStart"/>
      <w:r w:rsidRPr="00232471">
        <w:rPr>
          <w:lang w:val="en-US"/>
        </w:rPr>
        <w:t>error_</w:t>
      </w:r>
      <w:proofErr w:type="gramStart"/>
      <w:r w:rsidRPr="00232471">
        <w:rPr>
          <w:lang w:val="en-US"/>
        </w:rPr>
        <w:t>reporting</w:t>
      </w:r>
      <w:proofErr w:type="spellEnd"/>
      <w:r w:rsidRPr="00232471">
        <w:rPr>
          <w:lang w:val="en-US"/>
        </w:rPr>
        <w:t>(</w:t>
      </w:r>
      <w:proofErr w:type="gramEnd"/>
      <w:r w:rsidRPr="00232471">
        <w:rPr>
          <w:lang w:val="en-US"/>
        </w:rPr>
        <w:t>E_ALL &amp; ~E_NOTICE &amp; ~E_DEPRECATED &amp; ~E_STRICT &amp; ~E_USER_NOTICE &amp; ~E_USER_DEPRECATED);</w:t>
      </w:r>
    </w:p>
    <w:p w14:paraId="79C42098" w14:textId="77777777" w:rsidR="00232471" w:rsidRPr="00232471" w:rsidRDefault="00232471" w:rsidP="00232471">
      <w:pPr>
        <w:rPr>
          <w:lang w:val="en-US"/>
        </w:rPr>
      </w:pPr>
    </w:p>
    <w:p w14:paraId="742363AC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0CB3B273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64D1AE15" w14:textId="053835DB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DEBUG MODE</w:t>
      </w:r>
    </w:p>
    <w:p w14:paraId="5B104055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57657458" w14:textId="1B0B3758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Debug mode is an experimental flag that can allow changes throughout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the system. It</w:t>
      </w:r>
      <w:r w:rsidR="00CC5DBA">
        <w:rPr>
          <w:lang w:val="en-US"/>
        </w:rPr>
        <w:t>’</w:t>
      </w:r>
      <w:r w:rsidRPr="00232471">
        <w:rPr>
          <w:lang w:val="en-US"/>
        </w:rPr>
        <w:t>s not widely used currently, and may not survive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release of the framework.</w:t>
      </w:r>
    </w:p>
    <w:p w14:paraId="6A2D3A3E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*/</w:t>
      </w:r>
    </w:p>
    <w:p w14:paraId="64205A67" w14:textId="77777777" w:rsidR="00232471" w:rsidRPr="00232471" w:rsidRDefault="00232471" w:rsidP="00232471">
      <w:pPr>
        <w:rPr>
          <w:lang w:val="en-US"/>
        </w:rPr>
      </w:pPr>
    </w:p>
    <w:p w14:paraId="48390140" w14:textId="0BD81D59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defined(</w:t>
      </w:r>
      <w:r w:rsidR="00CC5DBA">
        <w:rPr>
          <w:lang w:val="en-US"/>
        </w:rPr>
        <w:t>‘</w:t>
      </w:r>
      <w:r w:rsidRPr="00232471">
        <w:rPr>
          <w:lang w:val="en-US"/>
        </w:rPr>
        <w:t>CI_DEBUG</w:t>
      </w:r>
      <w:r w:rsidR="00CC5DBA">
        <w:rPr>
          <w:lang w:val="en-US"/>
        </w:rPr>
        <w:t>’</w:t>
      </w:r>
      <w:r w:rsidRPr="00232471">
        <w:rPr>
          <w:lang w:val="en-US"/>
        </w:rPr>
        <w:t xml:space="preserve">) || </w:t>
      </w:r>
      <w:proofErr w:type="gramStart"/>
      <w:r w:rsidRPr="00232471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232471">
        <w:rPr>
          <w:lang w:val="en-US"/>
        </w:rPr>
        <w:t>CI_DEBUG</w:t>
      </w:r>
      <w:r w:rsidR="00CC5DBA">
        <w:rPr>
          <w:lang w:val="en-US"/>
        </w:rPr>
        <w:t>’</w:t>
      </w:r>
      <w:r w:rsidRPr="00232471">
        <w:rPr>
          <w:lang w:val="en-US"/>
        </w:rPr>
        <w:t>, false);</w:t>
      </w:r>
    </w:p>
    <w:p w14:paraId="7D4C42D0" w14:textId="5CE41345" w:rsidR="00232471" w:rsidRPr="00232471" w:rsidRDefault="00232471" w:rsidP="00E926ED">
      <w:pPr>
        <w:pStyle w:val="Ttulo4"/>
        <w:rPr>
          <w:lang w:val="en-US"/>
        </w:rPr>
      </w:pPr>
      <w:r w:rsidRPr="00232471">
        <w:rPr>
          <w:lang w:val="en-US"/>
        </w:rPr>
        <w:t>2.1.1.</w:t>
      </w:r>
      <w:r>
        <w:rPr>
          <w:lang w:val="en-US"/>
        </w:rPr>
        <w:t>3</w:t>
      </w:r>
      <w:r w:rsidRPr="00232471">
        <w:rPr>
          <w:lang w:val="en-US"/>
        </w:rPr>
        <w:t xml:space="preserve"> Boot/</w:t>
      </w:r>
      <w:proofErr w:type="spellStart"/>
      <w:r>
        <w:rPr>
          <w:lang w:val="en-US"/>
        </w:rPr>
        <w:t>testing</w:t>
      </w:r>
      <w:r w:rsidRPr="00232471">
        <w:rPr>
          <w:lang w:val="en-US"/>
        </w:rPr>
        <w:t>.php</w:t>
      </w:r>
      <w:proofErr w:type="spellEnd"/>
    </w:p>
    <w:p w14:paraId="5A99AAD7" w14:textId="77777777" w:rsidR="00232471" w:rsidRPr="00232471" w:rsidRDefault="00232471" w:rsidP="00CC5DBA">
      <w:pPr>
        <w:pStyle w:val="Continuarlista2"/>
        <w:rPr>
          <w:lang w:val="en-US"/>
        </w:rPr>
      </w:pPr>
      <w:r w:rsidRPr="00232471">
        <w:rPr>
          <w:lang w:val="en-US"/>
        </w:rPr>
        <w:t>&lt;?</w:t>
      </w:r>
      <w:proofErr w:type="spellStart"/>
      <w:r w:rsidRPr="00232471">
        <w:rPr>
          <w:lang w:val="en-US"/>
        </w:rPr>
        <w:t>php</w:t>
      </w:r>
      <w:proofErr w:type="spellEnd"/>
    </w:p>
    <w:p w14:paraId="543BDBF6" w14:textId="77777777" w:rsidR="00232471" w:rsidRPr="00232471" w:rsidRDefault="00232471" w:rsidP="00232471">
      <w:pPr>
        <w:rPr>
          <w:lang w:val="en-US"/>
        </w:rPr>
      </w:pPr>
    </w:p>
    <w:p w14:paraId="17724EC0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1743E22F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2248F506" w14:textId="7CEA8F48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ERROR DISPLAY</w:t>
      </w:r>
    </w:p>
    <w:p w14:paraId="63ECB9C0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53CD8507" w14:textId="3B799424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In development, we want to show as many errors as possible to help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make sure they don</w:t>
      </w:r>
      <w:r w:rsidR="00CC5DBA">
        <w:rPr>
          <w:lang w:val="en-US"/>
        </w:rPr>
        <w:t>’</w:t>
      </w:r>
      <w:r w:rsidRPr="00232471">
        <w:rPr>
          <w:lang w:val="en-US"/>
        </w:rPr>
        <w:t>t make it to production. And save us hours of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painful debugging.</w:t>
      </w:r>
    </w:p>
    <w:p w14:paraId="0E754BFE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*/</w:t>
      </w:r>
    </w:p>
    <w:p w14:paraId="44F0F8B5" w14:textId="77777777" w:rsidR="00232471" w:rsidRPr="00232471" w:rsidRDefault="00232471" w:rsidP="00CC5DBA">
      <w:pPr>
        <w:pStyle w:val="Lista3"/>
        <w:rPr>
          <w:lang w:val="en-US"/>
        </w:rPr>
      </w:pPr>
      <w:proofErr w:type="spellStart"/>
      <w:r w:rsidRPr="00232471">
        <w:rPr>
          <w:lang w:val="en-US"/>
        </w:rPr>
        <w:t>error_</w:t>
      </w:r>
      <w:proofErr w:type="gramStart"/>
      <w:r w:rsidRPr="00232471">
        <w:rPr>
          <w:lang w:val="en-US"/>
        </w:rPr>
        <w:t>reporting</w:t>
      </w:r>
      <w:proofErr w:type="spellEnd"/>
      <w:r w:rsidRPr="00232471">
        <w:rPr>
          <w:lang w:val="en-US"/>
        </w:rPr>
        <w:t>(</w:t>
      </w:r>
      <w:proofErr w:type="gramEnd"/>
      <w:r w:rsidRPr="00232471">
        <w:rPr>
          <w:lang w:val="en-US"/>
        </w:rPr>
        <w:t>-1);</w:t>
      </w:r>
    </w:p>
    <w:p w14:paraId="6B8222C0" w14:textId="5F61DAC3" w:rsidR="00232471" w:rsidRPr="00232471" w:rsidRDefault="00232471" w:rsidP="00CC5DBA">
      <w:pPr>
        <w:pStyle w:val="Lista3"/>
        <w:rPr>
          <w:lang w:val="en-US"/>
        </w:rPr>
      </w:pPr>
      <w:proofErr w:type="spellStart"/>
      <w:r w:rsidRPr="00232471">
        <w:rPr>
          <w:lang w:val="en-US"/>
        </w:rPr>
        <w:t>ini_</w:t>
      </w:r>
      <w:proofErr w:type="gramStart"/>
      <w:r w:rsidRPr="00232471">
        <w:rPr>
          <w:lang w:val="en-US"/>
        </w:rPr>
        <w:t>set</w:t>
      </w:r>
      <w:proofErr w:type="spellEnd"/>
      <w:r w:rsidRPr="00232471">
        <w:rPr>
          <w:lang w:val="en-US"/>
        </w:rPr>
        <w:t>(</w:t>
      </w:r>
      <w:proofErr w:type="gramEnd"/>
      <w:r w:rsidR="00CC5DBA">
        <w:rPr>
          <w:lang w:val="en-US"/>
        </w:rPr>
        <w:t>‘</w:t>
      </w:r>
      <w:proofErr w:type="spellStart"/>
      <w:r w:rsidRPr="00232471">
        <w:rPr>
          <w:lang w:val="en-US"/>
        </w:rPr>
        <w:t>display_errors</w:t>
      </w:r>
      <w:proofErr w:type="spellEnd"/>
      <w:r w:rsidR="00CC5DBA">
        <w:rPr>
          <w:lang w:val="en-US"/>
        </w:rPr>
        <w:t>’</w:t>
      </w:r>
      <w:r w:rsidRPr="00232471">
        <w:rPr>
          <w:lang w:val="en-US"/>
        </w:rPr>
        <w:t xml:space="preserve">, </w:t>
      </w:r>
      <w:r w:rsidR="00CC5DBA">
        <w:rPr>
          <w:lang w:val="en-US"/>
        </w:rPr>
        <w:t>‘</w:t>
      </w:r>
      <w:r w:rsidRPr="00232471">
        <w:rPr>
          <w:lang w:val="en-US"/>
        </w:rPr>
        <w:t>1</w:t>
      </w:r>
      <w:r w:rsidR="00CC5DBA">
        <w:rPr>
          <w:lang w:val="en-US"/>
        </w:rPr>
        <w:t>’</w:t>
      </w:r>
      <w:r w:rsidRPr="00232471">
        <w:rPr>
          <w:lang w:val="en-US"/>
        </w:rPr>
        <w:t>);</w:t>
      </w:r>
    </w:p>
    <w:p w14:paraId="7A7C0846" w14:textId="77777777" w:rsidR="00232471" w:rsidRPr="00232471" w:rsidRDefault="00232471" w:rsidP="00232471">
      <w:pPr>
        <w:rPr>
          <w:lang w:val="en-US"/>
        </w:rPr>
      </w:pPr>
    </w:p>
    <w:p w14:paraId="03564E42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2104F1F3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55C2C50D" w14:textId="48125982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DEBUG BACKTRACES</w:t>
      </w:r>
    </w:p>
    <w:p w14:paraId="2C0E7265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5E1CA7C8" w14:textId="132B78B4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If true, this constant will tell the error screens to display debug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backtraces along with the other error information. If you would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prefer to not see this, set this value to false.</w:t>
      </w:r>
    </w:p>
    <w:p w14:paraId="0C5D81D8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*/</w:t>
      </w:r>
    </w:p>
    <w:p w14:paraId="7A4AFB4E" w14:textId="5B7EE150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defined(</w:t>
      </w:r>
      <w:r w:rsidR="00CC5DBA">
        <w:rPr>
          <w:lang w:val="en-US"/>
        </w:rPr>
        <w:t>‘</w:t>
      </w:r>
      <w:r w:rsidRPr="00232471">
        <w:rPr>
          <w:lang w:val="en-US"/>
        </w:rPr>
        <w:t>SHOW_DEBUG_BACKTRACE</w:t>
      </w:r>
      <w:r w:rsidR="00CC5DBA">
        <w:rPr>
          <w:lang w:val="en-US"/>
        </w:rPr>
        <w:t>’</w:t>
      </w:r>
      <w:r w:rsidRPr="00232471">
        <w:rPr>
          <w:lang w:val="en-US"/>
        </w:rPr>
        <w:t xml:space="preserve">) || </w:t>
      </w:r>
      <w:proofErr w:type="gramStart"/>
      <w:r w:rsidRPr="00232471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232471">
        <w:rPr>
          <w:lang w:val="en-US"/>
        </w:rPr>
        <w:t>SHOW_DEBUG_BACKTRACE</w:t>
      </w:r>
      <w:r w:rsidR="00CC5DBA">
        <w:rPr>
          <w:lang w:val="en-US"/>
        </w:rPr>
        <w:t>’</w:t>
      </w:r>
      <w:r w:rsidRPr="00232471">
        <w:rPr>
          <w:lang w:val="en-US"/>
        </w:rPr>
        <w:t>, true);</w:t>
      </w:r>
    </w:p>
    <w:p w14:paraId="2997D640" w14:textId="77777777" w:rsidR="00232471" w:rsidRPr="00232471" w:rsidRDefault="00232471" w:rsidP="00232471">
      <w:pPr>
        <w:rPr>
          <w:lang w:val="en-US"/>
        </w:rPr>
      </w:pPr>
    </w:p>
    <w:p w14:paraId="410312EB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/*</w:t>
      </w:r>
    </w:p>
    <w:p w14:paraId="2DF987A8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58D5FA0B" w14:textId="2D96B35F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| DEBUG MODE</w:t>
      </w:r>
    </w:p>
    <w:p w14:paraId="23E652D0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 |--------------------------------------------------------------------------</w:t>
      </w:r>
    </w:p>
    <w:p w14:paraId="1FDE176B" w14:textId="58C25A64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lastRenderedPageBreak/>
        <w:t>| Debug mode is an experimental flag that can allow changes throughout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the system. It</w:t>
      </w:r>
      <w:r w:rsidR="00CC5DBA">
        <w:rPr>
          <w:lang w:val="en-US"/>
        </w:rPr>
        <w:t>’</w:t>
      </w:r>
      <w:r w:rsidRPr="00232471">
        <w:rPr>
          <w:lang w:val="en-US"/>
        </w:rPr>
        <w:t>s not widely used currently, and may not survive</w:t>
      </w:r>
      <w:r w:rsidR="00CC5DBA">
        <w:rPr>
          <w:lang w:val="en-US"/>
        </w:rPr>
        <w:t xml:space="preserve"> </w:t>
      </w:r>
      <w:r w:rsidRPr="00232471">
        <w:rPr>
          <w:lang w:val="en-US"/>
        </w:rPr>
        <w:t>| release of the framework.</w:t>
      </w:r>
    </w:p>
    <w:p w14:paraId="26352835" w14:textId="77777777" w:rsidR="00232471" w:rsidRPr="00232471" w:rsidRDefault="00232471" w:rsidP="00232471">
      <w:pPr>
        <w:rPr>
          <w:lang w:val="en-US"/>
        </w:rPr>
      </w:pPr>
      <w:r w:rsidRPr="00232471">
        <w:rPr>
          <w:lang w:val="en-US"/>
        </w:rPr>
        <w:t> */</w:t>
      </w:r>
    </w:p>
    <w:p w14:paraId="605445E7" w14:textId="77777777" w:rsidR="00232471" w:rsidRPr="00232471" w:rsidRDefault="00232471" w:rsidP="00232471">
      <w:pPr>
        <w:rPr>
          <w:lang w:val="en-US"/>
        </w:rPr>
      </w:pPr>
    </w:p>
    <w:p w14:paraId="1C0AA828" w14:textId="7C9214B3" w:rsidR="00232471" w:rsidRPr="00232471" w:rsidRDefault="00232471" w:rsidP="00CC5DBA">
      <w:pPr>
        <w:pStyle w:val="Textoindependiente"/>
        <w:rPr>
          <w:lang w:val="en-US"/>
        </w:rPr>
      </w:pPr>
      <w:r w:rsidRPr="00232471">
        <w:rPr>
          <w:lang w:val="en-US"/>
        </w:rPr>
        <w:t>defined(</w:t>
      </w:r>
      <w:r w:rsidR="00CC5DBA">
        <w:rPr>
          <w:lang w:val="en-US"/>
        </w:rPr>
        <w:t>‘</w:t>
      </w:r>
      <w:r w:rsidRPr="00232471">
        <w:rPr>
          <w:lang w:val="en-US"/>
        </w:rPr>
        <w:t>CI_DEBUG</w:t>
      </w:r>
      <w:r w:rsidR="00CC5DBA">
        <w:rPr>
          <w:lang w:val="en-US"/>
        </w:rPr>
        <w:t>’</w:t>
      </w:r>
      <w:r w:rsidRPr="00232471">
        <w:rPr>
          <w:lang w:val="en-US"/>
        </w:rPr>
        <w:t xml:space="preserve">) || </w:t>
      </w:r>
      <w:proofErr w:type="gramStart"/>
      <w:r w:rsidRPr="00232471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232471">
        <w:rPr>
          <w:lang w:val="en-US"/>
        </w:rPr>
        <w:t>CI_DEBUG</w:t>
      </w:r>
      <w:r w:rsidR="00CC5DBA">
        <w:rPr>
          <w:lang w:val="en-US"/>
        </w:rPr>
        <w:t>’</w:t>
      </w:r>
      <w:r w:rsidRPr="00232471">
        <w:rPr>
          <w:lang w:val="en-US"/>
        </w:rPr>
        <w:t>, true);</w:t>
      </w:r>
    </w:p>
    <w:p w14:paraId="60FEB578" w14:textId="4EF5AB44" w:rsidR="00232471" w:rsidRPr="00232471" w:rsidRDefault="00232471" w:rsidP="00E926ED">
      <w:pPr>
        <w:pStyle w:val="Ttulo4"/>
        <w:rPr>
          <w:lang w:val="en-US"/>
        </w:rPr>
      </w:pPr>
      <w:r w:rsidRPr="00232471">
        <w:rPr>
          <w:lang w:val="en-US"/>
        </w:rPr>
        <w:t>2.1.1.</w:t>
      </w:r>
      <w:r>
        <w:rPr>
          <w:lang w:val="en-US"/>
        </w:rPr>
        <w:t>4</w:t>
      </w:r>
      <w:r w:rsidRPr="00232471">
        <w:rPr>
          <w:lang w:val="en-US"/>
        </w:rPr>
        <w:t xml:space="preserve"> </w:t>
      </w:r>
      <w:proofErr w:type="spellStart"/>
      <w:r w:rsidR="00FD5638">
        <w:rPr>
          <w:lang w:val="en-US"/>
        </w:rPr>
        <w:t>App.</w:t>
      </w:r>
      <w:r w:rsidRPr="00232471">
        <w:rPr>
          <w:lang w:val="en-US"/>
        </w:rPr>
        <w:t>php</w:t>
      </w:r>
      <w:proofErr w:type="spellEnd"/>
    </w:p>
    <w:p w14:paraId="4DC14240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>&lt;?</w:t>
      </w:r>
      <w:proofErr w:type="spellStart"/>
      <w:r w:rsidRPr="00FD5638">
        <w:rPr>
          <w:lang w:val="en-US"/>
        </w:rPr>
        <w:t>php</w:t>
      </w:r>
      <w:proofErr w:type="spellEnd"/>
      <w:r w:rsidRPr="00FD5638">
        <w:rPr>
          <w:lang w:val="en-US"/>
        </w:rPr>
        <w:t xml:space="preserve"> namespace Config;</w:t>
      </w:r>
    </w:p>
    <w:p w14:paraId="43007A29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>use CodeIgniter\Config\</w:t>
      </w:r>
      <w:proofErr w:type="spellStart"/>
      <w:r w:rsidRPr="00FD5638">
        <w:rPr>
          <w:lang w:val="en-US"/>
        </w:rPr>
        <w:t>BaseConfig</w:t>
      </w:r>
      <w:proofErr w:type="spellEnd"/>
      <w:r w:rsidRPr="00FD5638">
        <w:rPr>
          <w:lang w:val="en-US"/>
        </w:rPr>
        <w:t>;</w:t>
      </w:r>
    </w:p>
    <w:p w14:paraId="3E744B20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 xml:space="preserve">class App extends </w:t>
      </w:r>
      <w:proofErr w:type="spellStart"/>
      <w:r w:rsidRPr="00FD5638">
        <w:rPr>
          <w:lang w:val="en-US"/>
        </w:rPr>
        <w:t>BaseConfig</w:t>
      </w:r>
      <w:proofErr w:type="spellEnd"/>
    </w:p>
    <w:p w14:paraId="0E72D61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{</w:t>
      </w:r>
    </w:p>
    <w:p w14:paraId="668B93BB" w14:textId="77777777" w:rsidR="00FD5638" w:rsidRPr="00FD5638" w:rsidRDefault="00FD5638" w:rsidP="00FD5638">
      <w:pPr>
        <w:rPr>
          <w:lang w:val="en-US"/>
        </w:rPr>
      </w:pPr>
    </w:p>
    <w:p w14:paraId="13AF5E4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49C182F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1FCB2E01" w14:textId="0B310A1F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Base Site URL</w:t>
      </w:r>
    </w:p>
    <w:p w14:paraId="50B0AD2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24EEEA3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05C38216" w14:textId="08B3891D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 xml:space="preserve">| URL to your CodeIgniter root. </w:t>
      </w:r>
      <w:proofErr w:type="gramStart"/>
      <w:r w:rsidRPr="00FD5638">
        <w:rPr>
          <w:lang w:val="en-US"/>
        </w:rPr>
        <w:t>Typically</w:t>
      </w:r>
      <w:proofErr w:type="gramEnd"/>
      <w:r w:rsidRPr="00FD5638">
        <w:rPr>
          <w:lang w:val="en-US"/>
        </w:rPr>
        <w:t xml:space="preserve"> this will be your base URL,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WITH a trailing slash:</w:t>
      </w:r>
    </w:p>
    <w:p w14:paraId="38622F9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9C81357" w14:textId="539F6DAE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  </w:t>
      </w:r>
      <w:hyperlink r:id="rId9" w:history="1">
        <w:r w:rsidR="00CC5DBA" w:rsidRPr="00FD5638">
          <w:rPr>
            <w:rStyle w:val="Hipervnculo"/>
            <w:lang w:val="en-US"/>
          </w:rPr>
          <w:t>http://example.com/</w:t>
        </w:r>
      </w:hyperlink>
    </w:p>
    <w:p w14:paraId="7B9AAA8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778CC02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If this is not set then CodeIgniter will try guess the protocol, domain</w:t>
      </w:r>
    </w:p>
    <w:p w14:paraId="6DB574F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and path to your installation. However, you should always configure this</w:t>
      </w:r>
    </w:p>
    <w:p w14:paraId="6554C98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explicitly and never rely on auto-guessing, especially in production</w:t>
      </w:r>
    </w:p>
    <w:p w14:paraId="00C3F08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environments.</w:t>
      </w:r>
    </w:p>
    <w:p w14:paraId="77EF0C2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8B265AD" w14:textId="6B02157E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3646A75B" w14:textId="6421868E" w:rsidR="008453B8" w:rsidRPr="008453B8" w:rsidRDefault="00FD5638" w:rsidP="008453B8">
      <w:pPr>
        <w:ind w:left="2880" w:hanging="2880"/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baseURL</w:t>
      </w:r>
      <w:proofErr w:type="spellEnd"/>
      <w:r w:rsidRPr="00FD5638">
        <w:rPr>
          <w:lang w:val="en-US"/>
        </w:rPr>
        <w:t xml:space="preserve"> = </w:t>
      </w:r>
      <w:r w:rsidR="008453B8" w:rsidRPr="008453B8">
        <w:rPr>
          <w:lang w:val="en-US"/>
        </w:rPr>
        <w:t>'http://validacion.masmetrologia.mx/</w:t>
      </w:r>
      <w:proofErr w:type="spellStart"/>
      <w:r w:rsidR="008453B8" w:rsidRPr="008453B8">
        <w:rPr>
          <w:lang w:val="en-US"/>
        </w:rPr>
        <w:t>certificado</w:t>
      </w:r>
      <w:proofErr w:type="spellEnd"/>
      <w:r w:rsidR="008453B8" w:rsidRPr="008453B8">
        <w:rPr>
          <w:lang w:val="en-US"/>
        </w:rPr>
        <w:t>/'</w:t>
      </w:r>
    </w:p>
    <w:p w14:paraId="5EF368B3" w14:textId="4F8F274C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;</w:t>
      </w:r>
    </w:p>
    <w:p w14:paraId="3B04867A" w14:textId="77777777" w:rsidR="00FD5638" w:rsidRPr="00FD5638" w:rsidRDefault="00FD5638" w:rsidP="00FD5638">
      <w:pPr>
        <w:rPr>
          <w:lang w:val="en-US"/>
        </w:rPr>
      </w:pPr>
    </w:p>
    <w:p w14:paraId="37A7BBE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38E1697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3A98939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Index File</w:t>
      </w:r>
    </w:p>
    <w:p w14:paraId="0A62BDA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0912998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9993639" w14:textId="39AB5FA6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proofErr w:type="gramStart"/>
      <w:r w:rsidRPr="00FD5638">
        <w:rPr>
          <w:lang w:val="en-US"/>
        </w:rPr>
        <w:t>Typically</w:t>
      </w:r>
      <w:proofErr w:type="gramEnd"/>
      <w:r w:rsidRPr="00FD5638">
        <w:rPr>
          <w:lang w:val="en-US"/>
        </w:rPr>
        <w:t xml:space="preserve"> this will be your </w:t>
      </w:r>
      <w:proofErr w:type="spellStart"/>
      <w:r w:rsidRPr="00FD5638">
        <w:rPr>
          <w:lang w:val="en-US"/>
        </w:rPr>
        <w:t>index.php</w:t>
      </w:r>
      <w:proofErr w:type="spellEnd"/>
      <w:r w:rsidRPr="00FD5638">
        <w:rPr>
          <w:lang w:val="en-US"/>
        </w:rPr>
        <w:t xml:space="preserve"> file, unless you</w:t>
      </w:r>
      <w:r w:rsidR="00CC5DBA">
        <w:rPr>
          <w:lang w:val="en-US"/>
        </w:rPr>
        <w:t>’</w:t>
      </w:r>
      <w:r w:rsidRPr="00FD5638">
        <w:rPr>
          <w:lang w:val="en-US"/>
        </w:rPr>
        <w:t>ve renamed it to</w:t>
      </w:r>
    </w:p>
    <w:p w14:paraId="75C2028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something else. If you are using </w:t>
      </w:r>
      <w:proofErr w:type="spellStart"/>
      <w:r w:rsidRPr="00FD5638">
        <w:rPr>
          <w:lang w:val="en-US"/>
        </w:rPr>
        <w:t>mod_rewrite</w:t>
      </w:r>
      <w:proofErr w:type="spellEnd"/>
      <w:r w:rsidRPr="00FD5638">
        <w:rPr>
          <w:lang w:val="en-US"/>
        </w:rPr>
        <w:t xml:space="preserve"> to remove the page set this</w:t>
      </w:r>
    </w:p>
    <w:p w14:paraId="2EE8868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variable so that it is blank.</w:t>
      </w:r>
    </w:p>
    <w:p w14:paraId="297DE8F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5E5E681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66CB8AC6" w14:textId="6CB22DDF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indexPage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index.php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2997C105" w14:textId="77777777" w:rsidR="00FD5638" w:rsidRPr="00FD5638" w:rsidRDefault="00FD5638" w:rsidP="00FD5638">
      <w:pPr>
        <w:rPr>
          <w:lang w:val="en-US"/>
        </w:rPr>
      </w:pPr>
    </w:p>
    <w:p w14:paraId="3DD4B6A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24701CB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7C09FEC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URI PROTOCOL</w:t>
      </w:r>
    </w:p>
    <w:p w14:paraId="26800CE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197B05D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F9C6E8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This item determines which </w:t>
      </w:r>
      <w:proofErr w:type="spellStart"/>
      <w:r w:rsidRPr="00FD5638">
        <w:rPr>
          <w:lang w:val="en-US"/>
        </w:rPr>
        <w:t>getServer</w:t>
      </w:r>
      <w:proofErr w:type="spellEnd"/>
      <w:r w:rsidRPr="00FD5638">
        <w:rPr>
          <w:lang w:val="en-US"/>
        </w:rPr>
        <w:t xml:space="preserve"> global should be used to retrieve the</w:t>
      </w:r>
    </w:p>
    <w:p w14:paraId="4F495EA7" w14:textId="1A8A9B15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URI string.  The default setting of </w:t>
      </w:r>
      <w:r w:rsidR="00CC5DBA">
        <w:rPr>
          <w:lang w:val="en-US"/>
        </w:rPr>
        <w:t>‘</w:t>
      </w:r>
      <w:r w:rsidRPr="00FD5638">
        <w:rPr>
          <w:lang w:val="en-US"/>
        </w:rPr>
        <w:t>REQUEST_URI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works for most servers.</w:t>
      </w:r>
    </w:p>
    <w:p w14:paraId="4CC1013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If your links do not seem to work, try one of the other delicious flavors:</w:t>
      </w:r>
    </w:p>
    <w:p w14:paraId="2357641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AA744B4" w14:textId="78F29E98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r w:rsidRPr="00FD5638">
        <w:rPr>
          <w:lang w:val="en-US"/>
        </w:rPr>
        <w:t>REQUEST_URI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   Uses $_SERVER[</w:t>
      </w:r>
      <w:r w:rsidR="00CC5DBA">
        <w:rPr>
          <w:lang w:val="en-US"/>
        </w:rPr>
        <w:t>’</w:t>
      </w:r>
      <w:r w:rsidRPr="00FD5638">
        <w:rPr>
          <w:lang w:val="en-US"/>
        </w:rPr>
        <w:t>REQUEST_URI</w:t>
      </w:r>
      <w:r w:rsidR="00CC5DBA">
        <w:rPr>
          <w:lang w:val="en-US"/>
        </w:rPr>
        <w:t>’</w:t>
      </w:r>
      <w:r w:rsidRPr="00FD5638">
        <w:rPr>
          <w:lang w:val="en-US"/>
        </w:rPr>
        <w:t>]</w:t>
      </w:r>
    </w:p>
    <w:p w14:paraId="2E03ADBF" w14:textId="0CF61E20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r w:rsidRPr="00FD5638">
        <w:rPr>
          <w:lang w:val="en-US"/>
        </w:rPr>
        <w:t>QUERY_STRING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  Uses $_SERVER[</w:t>
      </w:r>
      <w:r w:rsidR="00CC5DBA">
        <w:rPr>
          <w:lang w:val="en-US"/>
        </w:rPr>
        <w:t>’</w:t>
      </w:r>
      <w:r w:rsidRPr="00FD5638">
        <w:rPr>
          <w:lang w:val="en-US"/>
        </w:rPr>
        <w:t>QUERY_STRING</w:t>
      </w:r>
      <w:r w:rsidR="00CC5DBA">
        <w:rPr>
          <w:lang w:val="en-US"/>
        </w:rPr>
        <w:t>’</w:t>
      </w:r>
      <w:r w:rsidRPr="00FD5638">
        <w:rPr>
          <w:lang w:val="en-US"/>
        </w:rPr>
        <w:t>]</w:t>
      </w:r>
    </w:p>
    <w:p w14:paraId="5E2D31A1" w14:textId="7994EB54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r w:rsidRPr="00FD5638">
        <w:rPr>
          <w:lang w:val="en-US"/>
        </w:rPr>
        <w:t>PATH_INFO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     Uses $_SERVER[</w:t>
      </w:r>
      <w:r w:rsidR="00CC5DBA">
        <w:rPr>
          <w:lang w:val="en-US"/>
        </w:rPr>
        <w:t>’</w:t>
      </w:r>
      <w:r w:rsidRPr="00FD5638">
        <w:rPr>
          <w:lang w:val="en-US"/>
        </w:rPr>
        <w:t>PATH_INFO</w:t>
      </w:r>
      <w:r w:rsidR="00CC5DBA">
        <w:rPr>
          <w:lang w:val="en-US"/>
        </w:rPr>
        <w:t>’</w:t>
      </w:r>
      <w:r w:rsidRPr="00FD5638">
        <w:rPr>
          <w:lang w:val="en-US"/>
        </w:rPr>
        <w:t>]</w:t>
      </w:r>
    </w:p>
    <w:p w14:paraId="06D5E50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|</w:t>
      </w:r>
    </w:p>
    <w:p w14:paraId="56BEFFF9" w14:textId="49ECE439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| WARNING: If you set this to </w:t>
      </w:r>
      <w:r w:rsidR="00CC5DBA">
        <w:rPr>
          <w:lang w:val="en-US"/>
        </w:rPr>
        <w:t>‘</w:t>
      </w:r>
      <w:r w:rsidRPr="00FD5638">
        <w:rPr>
          <w:lang w:val="en-US"/>
        </w:rPr>
        <w:t>PATH_INFO</w:t>
      </w:r>
      <w:r w:rsidR="00CC5DBA">
        <w:rPr>
          <w:lang w:val="en-US"/>
        </w:rPr>
        <w:t>’</w:t>
      </w:r>
      <w:r w:rsidRPr="00FD5638">
        <w:rPr>
          <w:lang w:val="en-US"/>
        </w:rPr>
        <w:t>, URIs will always be URL-decoded!</w:t>
      </w:r>
    </w:p>
    <w:p w14:paraId="786EDE8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505BD089" w14:textId="034CE280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uriProtocol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‘</w:t>
      </w:r>
      <w:r w:rsidRPr="00FD5638">
        <w:rPr>
          <w:lang w:val="en-US"/>
        </w:rPr>
        <w:t>REQUEST_URI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6D5BFC65" w14:textId="77777777" w:rsidR="00FD5638" w:rsidRPr="00FD5638" w:rsidRDefault="00FD5638" w:rsidP="00FD5638">
      <w:pPr>
        <w:rPr>
          <w:lang w:val="en-US"/>
        </w:rPr>
      </w:pPr>
    </w:p>
    <w:p w14:paraId="7CEEACB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6B64FCC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1C41B0AA" w14:textId="3799F502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Default Locale</w:t>
      </w:r>
    </w:p>
    <w:p w14:paraId="1F232BE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</w:t>
      </w:r>
    </w:p>
    <w:p w14:paraId="2358BF1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03694F38" w14:textId="4E033DB7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The Locale roughly represents the language and location that your visitor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is viewing the site from. It affects the language strings and other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 xml:space="preserve">| strings (like currency markers, numbers, </w:t>
      </w:r>
      <w:proofErr w:type="spellStart"/>
      <w:r w:rsidRPr="00FD5638">
        <w:rPr>
          <w:lang w:val="en-US"/>
        </w:rPr>
        <w:t>etc</w:t>
      </w:r>
      <w:proofErr w:type="spellEnd"/>
      <w:r w:rsidRPr="00FD5638">
        <w:rPr>
          <w:lang w:val="en-US"/>
        </w:rPr>
        <w:t>), that your program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should run under for this request.</w:t>
      </w:r>
    </w:p>
    <w:p w14:paraId="7A10C16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FD77C4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38C6B789" w14:textId="710FDA94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defaultLocale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en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3A7BC83B" w14:textId="77777777" w:rsidR="00FD5638" w:rsidRPr="00FD5638" w:rsidRDefault="00FD5638" w:rsidP="00FD5638">
      <w:pPr>
        <w:rPr>
          <w:lang w:val="en-US"/>
        </w:rPr>
      </w:pPr>
    </w:p>
    <w:p w14:paraId="39BD418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2C876D19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6271337E" w14:textId="08414885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Negotiate Locale</w:t>
      </w:r>
    </w:p>
    <w:p w14:paraId="2BD159B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196AAAE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885AF1E" w14:textId="5241BE13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If true, the current Request object will automatically determine the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language to use based on the value of the Accept-Language header.</w:t>
      </w:r>
    </w:p>
    <w:p w14:paraId="6B9BF98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59C06B89" w14:textId="3F25CE9F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If false, no automatic detection will be performed.</w:t>
      </w:r>
    </w:p>
    <w:p w14:paraId="45EA494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480AE35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*/</w:t>
      </w:r>
    </w:p>
    <w:p w14:paraId="64C06EAC" w14:textId="28747CEF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negotiateLocale</w:t>
      </w:r>
      <w:proofErr w:type="spellEnd"/>
      <w:r w:rsidRPr="00FD5638">
        <w:rPr>
          <w:lang w:val="en-US"/>
        </w:rPr>
        <w:t xml:space="preserve"> = false;</w:t>
      </w:r>
    </w:p>
    <w:p w14:paraId="4562B62B" w14:textId="77777777" w:rsidR="00FD5638" w:rsidRPr="00FD5638" w:rsidRDefault="00FD5638" w:rsidP="00FD5638">
      <w:pPr>
        <w:rPr>
          <w:lang w:val="en-US"/>
        </w:rPr>
      </w:pPr>
    </w:p>
    <w:p w14:paraId="76F368D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730AA69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7AA5298B" w14:textId="17E9A821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Supported Locales</w:t>
      </w:r>
    </w:p>
    <w:p w14:paraId="2D37B91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DC4DAC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CAF8416" w14:textId="233A6BA4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If $</w:t>
      </w:r>
      <w:proofErr w:type="spellStart"/>
      <w:r w:rsidRPr="00FD5638">
        <w:rPr>
          <w:lang w:val="en-US"/>
        </w:rPr>
        <w:t>negotiateLocale</w:t>
      </w:r>
      <w:proofErr w:type="spellEnd"/>
      <w:r w:rsidRPr="00FD5638">
        <w:rPr>
          <w:lang w:val="en-US"/>
        </w:rPr>
        <w:t xml:space="preserve"> is true, this array lists the locales supported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by the application in descending order of priority. If no match is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found, the first locale will be used.</w:t>
      </w:r>
    </w:p>
    <w:p w14:paraId="146B13D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AE4DC6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68E7FEDB" w14:textId="56BDC76D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supportedLocales</w:t>
      </w:r>
      <w:proofErr w:type="spellEnd"/>
      <w:r w:rsidRPr="00FD5638">
        <w:rPr>
          <w:lang w:val="en-US"/>
        </w:rPr>
        <w:t xml:space="preserve"> = [</w:t>
      </w:r>
      <w:r w:rsidR="00CC5DBA">
        <w:rPr>
          <w:lang w:val="en-US"/>
        </w:rPr>
        <w:t>’</w:t>
      </w:r>
      <w:proofErr w:type="spellStart"/>
      <w:r w:rsidRPr="00FD5638">
        <w:rPr>
          <w:lang w:val="en-US"/>
        </w:rPr>
        <w:t>en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];</w:t>
      </w:r>
    </w:p>
    <w:p w14:paraId="2729149E" w14:textId="77777777" w:rsidR="00FD5638" w:rsidRPr="00FD5638" w:rsidRDefault="00FD5638" w:rsidP="00FD5638">
      <w:pPr>
        <w:rPr>
          <w:lang w:val="en-US"/>
        </w:rPr>
      </w:pPr>
    </w:p>
    <w:p w14:paraId="6E08AAF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5D92CC9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63BEE1F7" w14:textId="49988680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| Application </w:t>
      </w:r>
      <w:proofErr w:type="spellStart"/>
      <w:r w:rsidRPr="00FD5638">
        <w:rPr>
          <w:lang w:val="en-US"/>
        </w:rPr>
        <w:t>Timezone</w:t>
      </w:r>
      <w:proofErr w:type="spellEnd"/>
    </w:p>
    <w:p w14:paraId="2CEFB44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02E3985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132C602" w14:textId="40408649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 xml:space="preserve">| The default </w:t>
      </w:r>
      <w:proofErr w:type="spellStart"/>
      <w:r w:rsidRPr="00FD5638">
        <w:rPr>
          <w:lang w:val="en-US"/>
        </w:rPr>
        <w:t>timezone</w:t>
      </w:r>
      <w:proofErr w:type="spellEnd"/>
      <w:r w:rsidRPr="00FD5638">
        <w:rPr>
          <w:lang w:val="en-US"/>
        </w:rPr>
        <w:t xml:space="preserve"> that will be used in your application to display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 xml:space="preserve">| dates with the date helper, and can be retrieved through </w:t>
      </w:r>
      <w:proofErr w:type="spellStart"/>
      <w:r w:rsidRPr="00FD5638">
        <w:rPr>
          <w:lang w:val="en-US"/>
        </w:rPr>
        <w:t>app_</w:t>
      </w:r>
      <w:proofErr w:type="gramStart"/>
      <w:r w:rsidRPr="00FD5638">
        <w:rPr>
          <w:lang w:val="en-US"/>
        </w:rPr>
        <w:t>timezone</w:t>
      </w:r>
      <w:proofErr w:type="spellEnd"/>
      <w:r w:rsidRPr="00FD5638">
        <w:rPr>
          <w:lang w:val="en-US"/>
        </w:rPr>
        <w:t>(</w:t>
      </w:r>
      <w:proofErr w:type="gramEnd"/>
      <w:r w:rsidRPr="00FD5638">
        <w:rPr>
          <w:lang w:val="en-US"/>
        </w:rPr>
        <w:t>)</w:t>
      </w:r>
    </w:p>
    <w:p w14:paraId="63E2E47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263636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09E831EB" w14:textId="3079B637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appTimezone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‘</w:t>
      </w:r>
      <w:r w:rsidRPr="00FD5638">
        <w:rPr>
          <w:lang w:val="en-US"/>
        </w:rPr>
        <w:t>America/Chicago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2BCFC842" w14:textId="77777777" w:rsidR="00FD5638" w:rsidRPr="00FD5638" w:rsidRDefault="00FD5638" w:rsidP="00FD5638">
      <w:pPr>
        <w:rPr>
          <w:lang w:val="en-US"/>
        </w:rPr>
      </w:pPr>
    </w:p>
    <w:p w14:paraId="5D42552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54CAB14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7F00F73E" w14:textId="4850269C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lastRenderedPageBreak/>
        <w:t>| Default Character Set</w:t>
      </w:r>
    </w:p>
    <w:p w14:paraId="6319F3A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75A5C18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4C2BFB4C" w14:textId="012CF53E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This determines which character set is used by default in various methods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that require a character set to be provided.</w:t>
      </w:r>
    </w:p>
    <w:p w14:paraId="4E5471D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8A04024" w14:textId="64BEB5B2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| See </w:t>
      </w:r>
      <w:hyperlink r:id="rId10" w:history="1">
        <w:r w:rsidR="00CC5DBA" w:rsidRPr="00FD5638">
          <w:rPr>
            <w:rStyle w:val="Hipervnculo"/>
            <w:lang w:val="en-US"/>
          </w:rPr>
          <w:t>http://php.net/htmlspecialchars</w:t>
        </w:r>
      </w:hyperlink>
      <w:r w:rsidRPr="00FD5638">
        <w:rPr>
          <w:lang w:val="en-US"/>
        </w:rPr>
        <w:t xml:space="preserve"> for a list of supported charsets.</w:t>
      </w:r>
    </w:p>
    <w:p w14:paraId="56C9624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06CCC07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77FFB026" w14:textId="01AD1EC4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public $charset = </w:t>
      </w:r>
      <w:r w:rsidR="00CC5DBA">
        <w:rPr>
          <w:lang w:val="en-US"/>
        </w:rPr>
        <w:t>‘</w:t>
      </w:r>
      <w:r w:rsidRPr="00FD5638">
        <w:rPr>
          <w:lang w:val="en-US"/>
        </w:rPr>
        <w:t>UTF-8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2715A0BC" w14:textId="77777777" w:rsidR="00FD5638" w:rsidRPr="00FD5638" w:rsidRDefault="00FD5638" w:rsidP="00FD5638">
      <w:pPr>
        <w:rPr>
          <w:lang w:val="en-US"/>
        </w:rPr>
      </w:pPr>
    </w:p>
    <w:p w14:paraId="03C41AC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1542F20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44C75F9" w14:textId="6981F12F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URI PROTOCOL</w:t>
      </w:r>
    </w:p>
    <w:p w14:paraId="4456B37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D2FA62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5496D72A" w14:textId="7AFEB26A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If true, this will force every request made to this application to be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made via a secure connection (HTTPS). If the incoming request is not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secure, the user will be redirected to a secure version of the page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and the HTTP Strict Transport Security header will be set.</w:t>
      </w:r>
    </w:p>
    <w:p w14:paraId="39C9538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7B954F41" w14:textId="180F7376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forceGlobalSecureRequests</w:t>
      </w:r>
      <w:proofErr w:type="spellEnd"/>
      <w:r w:rsidRPr="00FD5638">
        <w:rPr>
          <w:lang w:val="en-US"/>
        </w:rPr>
        <w:t xml:space="preserve"> = false;</w:t>
      </w:r>
    </w:p>
    <w:p w14:paraId="2A0E7730" w14:textId="77777777" w:rsidR="00FD5638" w:rsidRPr="00FD5638" w:rsidRDefault="00FD5638" w:rsidP="00FD5638">
      <w:pPr>
        <w:rPr>
          <w:lang w:val="en-US"/>
        </w:rPr>
      </w:pPr>
    </w:p>
    <w:p w14:paraId="07FF289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62C596A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513258EB" w14:textId="23CD3F86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Session Variables</w:t>
      </w:r>
    </w:p>
    <w:p w14:paraId="138A02B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3096198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095EA9CA" w14:textId="54B537C7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lastRenderedPageBreak/>
        <w:t xml:space="preserve">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sessionDriver</w:t>
      </w:r>
      <w:proofErr w:type="spellEnd"/>
      <w:r w:rsidR="00CC5DBA">
        <w:rPr>
          <w:lang w:val="en-US"/>
        </w:rPr>
        <w:t>’</w:t>
      </w:r>
    </w:p>
    <w:p w14:paraId="0FA4580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ED15CA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  The storage driver to use: files, database, </w:t>
      </w:r>
      <w:proofErr w:type="spellStart"/>
      <w:r w:rsidRPr="00FD5638">
        <w:rPr>
          <w:lang w:val="en-US"/>
        </w:rPr>
        <w:t>redis</w:t>
      </w:r>
      <w:proofErr w:type="spellEnd"/>
      <w:r w:rsidRPr="00FD5638">
        <w:rPr>
          <w:lang w:val="en-US"/>
        </w:rPr>
        <w:t xml:space="preserve">, </w:t>
      </w:r>
      <w:proofErr w:type="spellStart"/>
      <w:r w:rsidRPr="00FD5638">
        <w:rPr>
          <w:lang w:val="en-US"/>
        </w:rPr>
        <w:t>memcached</w:t>
      </w:r>
      <w:proofErr w:type="spellEnd"/>
    </w:p>
    <w:p w14:paraId="30DD672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- CodeIgniter\Session\Handlers\</w:t>
      </w:r>
      <w:proofErr w:type="spellStart"/>
      <w:r w:rsidRPr="00FD5638">
        <w:rPr>
          <w:lang w:val="en-US"/>
        </w:rPr>
        <w:t>FileHandler</w:t>
      </w:r>
      <w:proofErr w:type="spellEnd"/>
    </w:p>
    <w:p w14:paraId="38CA811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- CodeIgniter\Session\Handlers\</w:t>
      </w:r>
      <w:proofErr w:type="spellStart"/>
      <w:r w:rsidRPr="00FD5638">
        <w:rPr>
          <w:lang w:val="en-US"/>
        </w:rPr>
        <w:t>DatabaseHandler</w:t>
      </w:r>
      <w:proofErr w:type="spellEnd"/>
    </w:p>
    <w:p w14:paraId="4BC6D48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- CodeIgniter\Session\Handlers\</w:t>
      </w:r>
      <w:proofErr w:type="spellStart"/>
      <w:r w:rsidRPr="00FD5638">
        <w:rPr>
          <w:lang w:val="en-US"/>
        </w:rPr>
        <w:t>MemcachedHandler</w:t>
      </w:r>
      <w:proofErr w:type="spellEnd"/>
    </w:p>
    <w:p w14:paraId="25D406F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- CodeIgniter\Session\Handlers\</w:t>
      </w:r>
      <w:proofErr w:type="spellStart"/>
      <w:r w:rsidRPr="00FD5638">
        <w:rPr>
          <w:lang w:val="en-US"/>
        </w:rPr>
        <w:t>RedisHandler</w:t>
      </w:r>
      <w:proofErr w:type="spellEnd"/>
    </w:p>
    <w:p w14:paraId="521C66A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69C1474" w14:textId="11A6B1C0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sessionCookieName</w:t>
      </w:r>
      <w:proofErr w:type="spellEnd"/>
      <w:r w:rsidR="00CC5DBA">
        <w:rPr>
          <w:lang w:val="en-US"/>
        </w:rPr>
        <w:t>’</w:t>
      </w:r>
    </w:p>
    <w:p w14:paraId="4CC9678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5967C0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The session cookie name, must contain only [0-9a-z_-] characters</w:t>
      </w:r>
    </w:p>
    <w:p w14:paraId="59207F9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4ECBB166" w14:textId="136032E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sessionExpiration</w:t>
      </w:r>
      <w:proofErr w:type="spellEnd"/>
      <w:r w:rsidR="00CC5DBA">
        <w:rPr>
          <w:lang w:val="en-US"/>
        </w:rPr>
        <w:t>’</w:t>
      </w:r>
    </w:p>
    <w:p w14:paraId="7761855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734490E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The number of SECONDS you want the session to last.</w:t>
      </w:r>
    </w:p>
    <w:p w14:paraId="2876C56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Setting to 0 (zero) means expire when the browser is closed.</w:t>
      </w:r>
    </w:p>
    <w:p w14:paraId="6F7FED2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9B94710" w14:textId="47E651BC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sessionSavePath</w:t>
      </w:r>
      <w:proofErr w:type="spellEnd"/>
      <w:r w:rsidR="00CC5DBA">
        <w:rPr>
          <w:lang w:val="en-US"/>
        </w:rPr>
        <w:t>’</w:t>
      </w:r>
    </w:p>
    <w:p w14:paraId="73E7E14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1BAC1B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The location to save sessions to, driver dependent.</w:t>
      </w:r>
    </w:p>
    <w:p w14:paraId="14A6E18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125B8AD" w14:textId="750B81B9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  For the </w:t>
      </w:r>
      <w:r w:rsidR="00CC5DBA">
        <w:rPr>
          <w:lang w:val="en-US"/>
        </w:rPr>
        <w:t>‘</w:t>
      </w:r>
      <w:r w:rsidRPr="00FD5638">
        <w:rPr>
          <w:lang w:val="en-US"/>
        </w:rPr>
        <w:t>files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driver, it</w:t>
      </w:r>
      <w:r w:rsidR="00CC5DBA">
        <w:rPr>
          <w:lang w:val="en-US"/>
        </w:rPr>
        <w:t>’</w:t>
      </w:r>
      <w:r w:rsidRPr="00FD5638">
        <w:rPr>
          <w:lang w:val="en-US"/>
        </w:rPr>
        <w:t>s a path to a writable directory.</w:t>
      </w:r>
    </w:p>
    <w:p w14:paraId="7F2AA22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WARNING: Only absolute paths are supported!</w:t>
      </w:r>
    </w:p>
    <w:p w14:paraId="219AD1A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4B6A1C08" w14:textId="69E6D9CE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  For the </w:t>
      </w:r>
      <w:r w:rsidR="00CC5DBA">
        <w:rPr>
          <w:lang w:val="en-US"/>
        </w:rPr>
        <w:t>‘</w:t>
      </w:r>
      <w:r w:rsidRPr="00FD5638">
        <w:rPr>
          <w:lang w:val="en-US"/>
        </w:rPr>
        <w:t>database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driver, it</w:t>
      </w:r>
      <w:r w:rsidR="00CC5DBA">
        <w:rPr>
          <w:lang w:val="en-US"/>
        </w:rPr>
        <w:t>’</w:t>
      </w:r>
      <w:r w:rsidRPr="00FD5638">
        <w:rPr>
          <w:lang w:val="en-US"/>
        </w:rPr>
        <w:t>s a table name.</w:t>
      </w:r>
    </w:p>
    <w:p w14:paraId="40C23E5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Please read up the manual for the format with other session drivers.</w:t>
      </w:r>
    </w:p>
    <w:p w14:paraId="76DF5F5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|</w:t>
      </w:r>
    </w:p>
    <w:p w14:paraId="725A23A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IMPORTANT: You are REQUIRED to set a valid save path!</w:t>
      </w:r>
    </w:p>
    <w:p w14:paraId="07160E8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74389461" w14:textId="410F3EC4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sessionMatchIP</w:t>
      </w:r>
      <w:proofErr w:type="spellEnd"/>
      <w:r w:rsidR="00CC5DBA">
        <w:rPr>
          <w:lang w:val="en-US"/>
        </w:rPr>
        <w:t>’</w:t>
      </w:r>
    </w:p>
    <w:p w14:paraId="39A13BA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797B7885" w14:textId="52E9D993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Whether to match the user</w:t>
      </w:r>
      <w:r w:rsidR="00CC5DBA">
        <w:rPr>
          <w:lang w:val="en-US"/>
        </w:rPr>
        <w:t>’</w:t>
      </w:r>
      <w:r w:rsidRPr="00FD5638">
        <w:rPr>
          <w:lang w:val="en-US"/>
        </w:rPr>
        <w:t>s IP address when reading the session data.</w:t>
      </w:r>
    </w:p>
    <w:p w14:paraId="10CB7F4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9DD9AAE" w14:textId="5950788F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WARNING: If you</w:t>
      </w:r>
      <w:r w:rsidR="00CC5DBA">
        <w:rPr>
          <w:lang w:val="en-US"/>
        </w:rPr>
        <w:t>’</w:t>
      </w:r>
      <w:r w:rsidRPr="00FD5638">
        <w:rPr>
          <w:lang w:val="en-US"/>
        </w:rPr>
        <w:t>re using the database driver, don</w:t>
      </w:r>
      <w:r w:rsidR="00CC5DBA">
        <w:rPr>
          <w:lang w:val="en-US"/>
        </w:rPr>
        <w:t>’</w:t>
      </w:r>
      <w:r w:rsidRPr="00FD5638">
        <w:rPr>
          <w:lang w:val="en-US"/>
        </w:rPr>
        <w:t>t forget to update</w:t>
      </w:r>
    </w:p>
    <w:p w14:paraId="7583FCA5" w14:textId="227E258D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     your session table</w:t>
      </w:r>
      <w:r w:rsidR="00CC5DBA">
        <w:rPr>
          <w:lang w:val="en-US"/>
        </w:rPr>
        <w:t>’</w:t>
      </w:r>
      <w:r w:rsidRPr="00FD5638">
        <w:rPr>
          <w:lang w:val="en-US"/>
        </w:rPr>
        <w:t>s PRIMARY KEY when changing this setting.</w:t>
      </w:r>
    </w:p>
    <w:p w14:paraId="6380344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4863A9F8" w14:textId="4BFCC1AE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sessionTimeToUpdate</w:t>
      </w:r>
      <w:proofErr w:type="spellEnd"/>
      <w:r w:rsidR="00CC5DBA">
        <w:rPr>
          <w:lang w:val="en-US"/>
        </w:rPr>
        <w:t>’</w:t>
      </w:r>
    </w:p>
    <w:p w14:paraId="327C5ED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84E5BF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How many seconds between CI regenerating the session ID.</w:t>
      </w:r>
    </w:p>
    <w:p w14:paraId="212A8C4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7854B4E4" w14:textId="41B0F79E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sessionRegenerateDestroy</w:t>
      </w:r>
      <w:proofErr w:type="spellEnd"/>
      <w:r w:rsidR="00CC5DBA">
        <w:rPr>
          <w:lang w:val="en-US"/>
        </w:rPr>
        <w:t>’</w:t>
      </w:r>
    </w:p>
    <w:p w14:paraId="64AC900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4B1D55E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Whether to destroy session data associated with the old session ID</w:t>
      </w:r>
    </w:p>
    <w:p w14:paraId="3F7522B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when auto-regenerating the session ID. When set to FALSE, the data</w:t>
      </w:r>
    </w:p>
    <w:p w14:paraId="0BC2596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will be later deleted by the garbage collector.</w:t>
      </w:r>
    </w:p>
    <w:p w14:paraId="39EC3C0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6C7A53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Other session cookie settings are shared with the rest of the application,</w:t>
      </w:r>
    </w:p>
    <w:p w14:paraId="24194209" w14:textId="716C15F6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except for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cookie_prefix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and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cookie_httponly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, which are ignored here.</w:t>
      </w:r>
    </w:p>
    <w:p w14:paraId="7807290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45BF23D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50CE4DC3" w14:textId="72D027C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sessionDriver</w:t>
      </w:r>
      <w:proofErr w:type="spellEnd"/>
      <w:r w:rsidRPr="00FD5638">
        <w:rPr>
          <w:lang w:val="en-US"/>
        </w:rPr>
        <w:t xml:space="preserve">            = </w:t>
      </w:r>
      <w:r w:rsidR="00CC5DBA">
        <w:rPr>
          <w:lang w:val="en-US"/>
        </w:rPr>
        <w:t>‘</w:t>
      </w:r>
      <w:r w:rsidRPr="00FD5638">
        <w:rPr>
          <w:lang w:val="en-US"/>
        </w:rPr>
        <w:t>CodeIgniter\Session\Handlers\</w:t>
      </w:r>
      <w:proofErr w:type="spellStart"/>
      <w:r w:rsidRPr="00FD5638">
        <w:rPr>
          <w:lang w:val="en-US"/>
        </w:rPr>
        <w:t>FileHandler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158A1233" w14:textId="68DE4C4B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sessionCookieName</w:t>
      </w:r>
      <w:proofErr w:type="spellEnd"/>
      <w:r w:rsidRPr="00FD5638">
        <w:rPr>
          <w:lang w:val="en-US"/>
        </w:rPr>
        <w:t xml:space="preserve">        =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ci_session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6CE8F8A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public $</w:t>
      </w:r>
      <w:proofErr w:type="spellStart"/>
      <w:r w:rsidRPr="00FD5638">
        <w:rPr>
          <w:lang w:val="en-US"/>
        </w:rPr>
        <w:t>sessionExpiration</w:t>
      </w:r>
      <w:proofErr w:type="spellEnd"/>
      <w:r w:rsidRPr="00FD5638">
        <w:rPr>
          <w:lang w:val="en-US"/>
        </w:rPr>
        <w:t xml:space="preserve">        = 7200;</w:t>
      </w:r>
    </w:p>
    <w:p w14:paraId="40972AFB" w14:textId="6C19F340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sessionSavePath</w:t>
      </w:r>
      <w:proofErr w:type="spellEnd"/>
      <w:r w:rsidRPr="00FD5638">
        <w:rPr>
          <w:lang w:val="en-US"/>
        </w:rPr>
        <w:t xml:space="preserve">          = </w:t>
      </w:r>
      <w:proofErr w:type="gramStart"/>
      <w:r w:rsidRPr="00FD5638">
        <w:rPr>
          <w:lang w:val="en-US"/>
        </w:rPr>
        <w:t>WRITEPATH .</w:t>
      </w:r>
      <w:proofErr w:type="gramEnd"/>
      <w:r w:rsidRPr="00FD5638">
        <w:rPr>
          <w:lang w:val="en-US"/>
        </w:rPr>
        <w:t xml:space="preserve"> </w:t>
      </w:r>
      <w:r w:rsidR="00CC5DBA">
        <w:rPr>
          <w:lang w:val="en-US"/>
        </w:rPr>
        <w:t>‘</w:t>
      </w:r>
      <w:r w:rsidRPr="00FD5638">
        <w:rPr>
          <w:lang w:val="en-US"/>
        </w:rPr>
        <w:t>session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0258A7A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sessionMatchIP</w:t>
      </w:r>
      <w:proofErr w:type="spellEnd"/>
      <w:r w:rsidRPr="00FD5638">
        <w:rPr>
          <w:lang w:val="en-US"/>
        </w:rPr>
        <w:t xml:space="preserve">           = false;</w:t>
      </w:r>
    </w:p>
    <w:p w14:paraId="1E240AD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sessionTimeToUpdate</w:t>
      </w:r>
      <w:proofErr w:type="spellEnd"/>
      <w:r w:rsidRPr="00FD5638">
        <w:rPr>
          <w:lang w:val="en-US"/>
        </w:rPr>
        <w:t xml:space="preserve">      = 300;</w:t>
      </w:r>
    </w:p>
    <w:p w14:paraId="67C149F3" w14:textId="3A95C953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sessionRegenerateDestroy</w:t>
      </w:r>
      <w:proofErr w:type="spellEnd"/>
      <w:r w:rsidRPr="00FD5638">
        <w:rPr>
          <w:lang w:val="en-US"/>
        </w:rPr>
        <w:t xml:space="preserve"> = false;</w:t>
      </w:r>
    </w:p>
    <w:p w14:paraId="7D3EF0AD" w14:textId="77777777" w:rsidR="00FD5638" w:rsidRPr="00FD5638" w:rsidRDefault="00FD5638" w:rsidP="00FD5638">
      <w:pPr>
        <w:rPr>
          <w:lang w:val="en-US"/>
        </w:rPr>
      </w:pPr>
    </w:p>
    <w:p w14:paraId="72A41149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1B3801D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EABC410" w14:textId="1F593E5C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Cookie Related Variables</w:t>
      </w:r>
    </w:p>
    <w:p w14:paraId="2E8D78A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045B36A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A4D5CAC" w14:textId="164B3A2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cookiePrefix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  = Set a cookie name prefix if you need to avoid collisions</w:t>
      </w:r>
    </w:p>
    <w:p w14:paraId="44E8F372" w14:textId="179A7B0E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cookieDomain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  = Set </w:t>
      </w:r>
      <w:proofErr w:type="gramStart"/>
      <w:r w:rsidRPr="00FD5638">
        <w:rPr>
          <w:lang w:val="en-US"/>
        </w:rPr>
        <w:t>to .</w:t>
      </w:r>
      <w:proofErr w:type="gramEnd"/>
      <w:r w:rsidRPr="00FD5638">
        <w:rPr>
          <w:lang w:val="en-US"/>
        </w:rPr>
        <w:t>your-domain.com for site-wide cookies</w:t>
      </w:r>
    </w:p>
    <w:p w14:paraId="37D048C3" w14:textId="2EF5A71C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cookiePath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    = Typically will be a forward slash</w:t>
      </w:r>
    </w:p>
    <w:p w14:paraId="4C842D57" w14:textId="4D54FEF9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cookieSecure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  = Cookie will only be set if a secure HTTPS connection exists.</w:t>
      </w:r>
    </w:p>
    <w:p w14:paraId="05CC4DE8" w14:textId="7CEC3305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|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cookieHTTPOnly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= Cookie will only be accessible via HTTP(S) (no </w:t>
      </w:r>
      <w:proofErr w:type="spellStart"/>
      <w:r w:rsidRPr="00FD5638">
        <w:rPr>
          <w:lang w:val="en-US"/>
        </w:rPr>
        <w:t>javascript</w:t>
      </w:r>
      <w:proofErr w:type="spellEnd"/>
      <w:r w:rsidRPr="00FD5638">
        <w:rPr>
          <w:lang w:val="en-US"/>
        </w:rPr>
        <w:t>)</w:t>
      </w:r>
    </w:p>
    <w:p w14:paraId="09D574F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CCE7913" w14:textId="2AE57CCF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 xml:space="preserve">| Note: These settings (with the exception of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cookie_prefix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and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   </w:t>
      </w:r>
      <w:proofErr w:type="gramStart"/>
      <w:r w:rsidRPr="00FD5638">
        <w:rPr>
          <w:lang w:val="en-US"/>
        </w:rPr>
        <w:t xml:space="preserve">   </w:t>
      </w:r>
      <w:r w:rsidR="00CC5DBA">
        <w:rPr>
          <w:lang w:val="en-US"/>
        </w:rPr>
        <w:t>‘</w:t>
      </w:r>
      <w:proofErr w:type="spellStart"/>
      <w:proofErr w:type="gramEnd"/>
      <w:r w:rsidRPr="00FD5638">
        <w:rPr>
          <w:lang w:val="en-US"/>
        </w:rPr>
        <w:t>cookie_httponly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) will also affect sessions.</w:t>
      </w:r>
    </w:p>
    <w:p w14:paraId="08078AB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46287B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72FE735D" w14:textId="18C1F39D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cookiePrefix</w:t>
      </w:r>
      <w:proofErr w:type="spellEnd"/>
      <w:r w:rsidRPr="00FD5638">
        <w:rPr>
          <w:lang w:val="en-US"/>
        </w:rPr>
        <w:t xml:space="preserve">   = </w:t>
      </w:r>
      <w:r w:rsidR="00CC5DBA">
        <w:rPr>
          <w:lang w:val="en-US"/>
        </w:rPr>
        <w:t>“</w:t>
      </w:r>
      <w:r w:rsidRPr="00FD5638">
        <w:rPr>
          <w:lang w:val="en-US"/>
        </w:rPr>
        <w:t>;</w:t>
      </w:r>
    </w:p>
    <w:p w14:paraId="269CB3D8" w14:textId="47631B71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cookieDomain</w:t>
      </w:r>
      <w:proofErr w:type="spellEnd"/>
      <w:r w:rsidRPr="00FD5638">
        <w:rPr>
          <w:lang w:val="en-US"/>
        </w:rPr>
        <w:t xml:space="preserve">   = </w:t>
      </w:r>
      <w:r w:rsidR="00CC5DBA">
        <w:rPr>
          <w:lang w:val="en-US"/>
        </w:rPr>
        <w:t>“</w:t>
      </w:r>
      <w:r w:rsidRPr="00FD5638">
        <w:rPr>
          <w:lang w:val="en-US"/>
        </w:rPr>
        <w:t>;</w:t>
      </w:r>
    </w:p>
    <w:p w14:paraId="64AC1F16" w14:textId="6899233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cookiePath</w:t>
      </w:r>
      <w:proofErr w:type="spellEnd"/>
      <w:r w:rsidRPr="00FD5638">
        <w:rPr>
          <w:lang w:val="en-US"/>
        </w:rPr>
        <w:t xml:space="preserve">     = </w:t>
      </w:r>
      <w:r w:rsidR="00CC5DBA">
        <w:rPr>
          <w:lang w:val="en-US"/>
        </w:rPr>
        <w:t>‘</w:t>
      </w:r>
      <w:r w:rsidRPr="00FD5638">
        <w:rPr>
          <w:lang w:val="en-US"/>
        </w:rPr>
        <w:t>/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3A3182F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cookieSecure</w:t>
      </w:r>
      <w:proofErr w:type="spellEnd"/>
      <w:r w:rsidRPr="00FD5638">
        <w:rPr>
          <w:lang w:val="en-US"/>
        </w:rPr>
        <w:t xml:space="preserve">   = false;</w:t>
      </w:r>
    </w:p>
    <w:p w14:paraId="187AB7EB" w14:textId="55E8F6E8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cookieHTTPOnly</w:t>
      </w:r>
      <w:proofErr w:type="spellEnd"/>
      <w:r w:rsidRPr="00FD5638">
        <w:rPr>
          <w:lang w:val="en-US"/>
        </w:rPr>
        <w:t xml:space="preserve"> = false;</w:t>
      </w:r>
    </w:p>
    <w:p w14:paraId="36EE78F4" w14:textId="77777777" w:rsidR="00FD5638" w:rsidRPr="00FD5638" w:rsidRDefault="00FD5638" w:rsidP="00FD5638">
      <w:pPr>
        <w:rPr>
          <w:lang w:val="en-US"/>
        </w:rPr>
      </w:pPr>
    </w:p>
    <w:p w14:paraId="75A3068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0A3E336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0F45A48C" w14:textId="6554FAC5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Reverse Proxy IPs</w:t>
      </w:r>
    </w:p>
    <w:p w14:paraId="7DC64AF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3B36400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5C4EE510" w14:textId="081D7C55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If your server is behind a reverse proxy, you must whitelist the proxy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IP addresses from which CodeIgniter should trust headers such as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HTTP_X_FORWARDED_FOR and HTTP_CLIENT_IP in order to properly identify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the visitor</w:t>
      </w:r>
      <w:r w:rsidR="00CC5DBA">
        <w:rPr>
          <w:lang w:val="en-US"/>
        </w:rPr>
        <w:t>’</w:t>
      </w:r>
      <w:r w:rsidRPr="00FD5638">
        <w:rPr>
          <w:lang w:val="en-US"/>
        </w:rPr>
        <w:t>s IP address.</w:t>
      </w:r>
    </w:p>
    <w:p w14:paraId="59B68BC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9DB7FB6" w14:textId="1AAB3132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You can use both an array or a comma-separated list of proxy addresses,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as well as specifying whole subnets. Here are a few examples:</w:t>
      </w:r>
    </w:p>
    <w:p w14:paraId="34BF4CB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9EE31DD" w14:textId="4A0F74A0" w:rsidR="00FD5638" w:rsidRPr="00E424D8" w:rsidRDefault="00FD5638" w:rsidP="00CC5DBA">
      <w:pPr>
        <w:pStyle w:val="Lista3"/>
        <w:rPr>
          <w:lang w:val="en-US"/>
        </w:rPr>
      </w:pPr>
      <w:r w:rsidRPr="00E424D8">
        <w:rPr>
          <w:lang w:val="en-US"/>
        </w:rPr>
        <w:t>| Comma-separated</w:t>
      </w:r>
      <w:proofErr w:type="gramStart"/>
      <w:r w:rsidRPr="00E424D8">
        <w:rPr>
          <w:lang w:val="en-US"/>
        </w:rPr>
        <w:t>:  </w:t>
      </w:r>
      <w:r w:rsidR="00CC5DBA" w:rsidRPr="00E424D8">
        <w:rPr>
          <w:lang w:val="en-US"/>
        </w:rPr>
        <w:t>‘</w:t>
      </w:r>
      <w:proofErr w:type="gramEnd"/>
      <w:r w:rsidRPr="00E424D8">
        <w:rPr>
          <w:lang w:val="en-US"/>
        </w:rPr>
        <w:t>10.0.1.200,192.168.5.0/24</w:t>
      </w:r>
      <w:r w:rsidR="00CC5DBA" w:rsidRPr="00E424D8">
        <w:rPr>
          <w:lang w:val="en-US"/>
        </w:rPr>
        <w:t>’</w:t>
      </w:r>
    </w:p>
    <w:p w14:paraId="31FBC606" w14:textId="7037DF54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>| Array:        </w:t>
      </w:r>
      <w:proofErr w:type="gramStart"/>
      <w:r w:rsidRPr="00FD5638">
        <w:rPr>
          <w:lang w:val="en-US"/>
        </w:rPr>
        <w:t>array(</w:t>
      </w:r>
      <w:proofErr w:type="gramEnd"/>
      <w:r w:rsidR="00CC5DBA">
        <w:rPr>
          <w:lang w:val="en-US"/>
        </w:rPr>
        <w:t>‘</w:t>
      </w:r>
      <w:r w:rsidRPr="00FD5638">
        <w:rPr>
          <w:lang w:val="en-US"/>
        </w:rPr>
        <w:t>10.0.1.200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, </w:t>
      </w:r>
      <w:r w:rsidR="00CC5DBA">
        <w:rPr>
          <w:lang w:val="en-US"/>
        </w:rPr>
        <w:t>‘</w:t>
      </w:r>
      <w:r w:rsidRPr="00FD5638">
        <w:rPr>
          <w:lang w:val="en-US"/>
        </w:rPr>
        <w:t>192.168.5.0/24</w:t>
      </w:r>
      <w:r w:rsidR="00CC5DBA">
        <w:rPr>
          <w:lang w:val="en-US"/>
        </w:rPr>
        <w:t>’</w:t>
      </w:r>
      <w:r w:rsidRPr="00FD5638">
        <w:rPr>
          <w:lang w:val="en-US"/>
        </w:rPr>
        <w:t>)</w:t>
      </w:r>
    </w:p>
    <w:p w14:paraId="22E8ACB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5337E9B0" w14:textId="0B71E5EF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proxyIPs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“</w:t>
      </w:r>
      <w:r w:rsidRPr="00FD5638">
        <w:rPr>
          <w:lang w:val="en-US"/>
        </w:rPr>
        <w:t>;</w:t>
      </w:r>
    </w:p>
    <w:p w14:paraId="230CD7A9" w14:textId="77777777" w:rsidR="00FD5638" w:rsidRPr="00FD5638" w:rsidRDefault="00FD5638" w:rsidP="00FD5638">
      <w:pPr>
        <w:rPr>
          <w:lang w:val="en-US"/>
        </w:rPr>
      </w:pPr>
    </w:p>
    <w:p w14:paraId="3EBA364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08C0168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C2C4A39" w14:textId="2B8EBF31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Cross Site Request Forgery</w:t>
      </w:r>
    </w:p>
    <w:p w14:paraId="5A28541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1A6CB10A" w14:textId="14736377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Enables a CSRF cookie token to be set. When set to TRUE, token will be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checked on a submitted form. If you are accepting user data, it is strongly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recommended CSRF protection be enabled.</w:t>
      </w:r>
    </w:p>
    <w:p w14:paraId="56D080C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7E962AF" w14:textId="29BB8F5E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 xml:space="preserve">| </w:t>
      </w:r>
      <w:proofErr w:type="spellStart"/>
      <w:r w:rsidRPr="00FD5638">
        <w:rPr>
          <w:lang w:val="en-US"/>
        </w:rPr>
        <w:t>CSRFTokenName</w:t>
      </w:r>
      <w:proofErr w:type="spellEnd"/>
      <w:r w:rsidRPr="00FD5638">
        <w:rPr>
          <w:lang w:val="en-US"/>
        </w:rPr>
        <w:t xml:space="preserve">   = The token name</w:t>
      </w:r>
    </w:p>
    <w:p w14:paraId="6F7B87DF" w14:textId="1B77D966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 xml:space="preserve">| </w:t>
      </w:r>
      <w:proofErr w:type="spellStart"/>
      <w:proofErr w:type="gramStart"/>
      <w:r w:rsidRPr="00FD5638">
        <w:rPr>
          <w:lang w:val="en-US"/>
        </w:rPr>
        <w:t>CSRFHeaderName</w:t>
      </w:r>
      <w:proofErr w:type="spellEnd"/>
      <w:r w:rsidRPr="00FD5638">
        <w:rPr>
          <w:lang w:val="en-US"/>
        </w:rPr>
        <w:t xml:space="preserve">  =</w:t>
      </w:r>
      <w:proofErr w:type="gramEnd"/>
      <w:r w:rsidRPr="00FD5638">
        <w:rPr>
          <w:lang w:val="en-US"/>
        </w:rPr>
        <w:t xml:space="preserve"> The header name</w:t>
      </w:r>
    </w:p>
    <w:p w14:paraId="71186DF8" w14:textId="5FDBE622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 xml:space="preserve">| </w:t>
      </w:r>
      <w:proofErr w:type="spellStart"/>
      <w:proofErr w:type="gramStart"/>
      <w:r w:rsidRPr="00FD5638">
        <w:rPr>
          <w:lang w:val="en-US"/>
        </w:rPr>
        <w:t>CSRFCookieName</w:t>
      </w:r>
      <w:proofErr w:type="spellEnd"/>
      <w:r w:rsidRPr="00FD5638">
        <w:rPr>
          <w:lang w:val="en-US"/>
        </w:rPr>
        <w:t xml:space="preserve">  =</w:t>
      </w:r>
      <w:proofErr w:type="gramEnd"/>
      <w:r w:rsidRPr="00FD5638">
        <w:rPr>
          <w:lang w:val="en-US"/>
        </w:rPr>
        <w:t xml:space="preserve"> The cookie name</w:t>
      </w:r>
    </w:p>
    <w:p w14:paraId="513FBBF4" w14:textId="12189C84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lastRenderedPageBreak/>
        <w:t xml:space="preserve">| </w:t>
      </w:r>
      <w:proofErr w:type="spellStart"/>
      <w:r w:rsidRPr="00FD5638">
        <w:rPr>
          <w:lang w:val="en-US"/>
        </w:rPr>
        <w:t>CSRFExpire</w:t>
      </w:r>
      <w:proofErr w:type="spellEnd"/>
      <w:r w:rsidRPr="00FD5638">
        <w:rPr>
          <w:lang w:val="en-US"/>
        </w:rPr>
        <w:t xml:space="preserve">      = The number in seconds the token should expire.</w:t>
      </w:r>
    </w:p>
    <w:p w14:paraId="151A5908" w14:textId="55393896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 xml:space="preserve">| </w:t>
      </w:r>
      <w:proofErr w:type="spellStart"/>
      <w:proofErr w:type="gramStart"/>
      <w:r w:rsidRPr="00FD5638">
        <w:rPr>
          <w:lang w:val="en-US"/>
        </w:rPr>
        <w:t>CSRFRegenerate</w:t>
      </w:r>
      <w:proofErr w:type="spellEnd"/>
      <w:r w:rsidRPr="00FD5638">
        <w:rPr>
          <w:lang w:val="en-US"/>
        </w:rPr>
        <w:t xml:space="preserve">  =</w:t>
      </w:r>
      <w:proofErr w:type="gramEnd"/>
      <w:r w:rsidRPr="00FD5638">
        <w:rPr>
          <w:lang w:val="en-US"/>
        </w:rPr>
        <w:t xml:space="preserve"> Regenerate token on every submission</w:t>
      </w:r>
    </w:p>
    <w:p w14:paraId="2ED65622" w14:textId="0F3CBB05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 xml:space="preserve">| </w:t>
      </w:r>
      <w:proofErr w:type="spellStart"/>
      <w:r w:rsidRPr="00FD5638">
        <w:rPr>
          <w:lang w:val="en-US"/>
        </w:rPr>
        <w:t>CSRFRedirect</w:t>
      </w:r>
      <w:proofErr w:type="spellEnd"/>
      <w:r w:rsidRPr="00FD5638">
        <w:rPr>
          <w:lang w:val="en-US"/>
        </w:rPr>
        <w:t xml:space="preserve">    = Redirect to previous page with error on failure</w:t>
      </w:r>
    </w:p>
    <w:p w14:paraId="6FB3221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463031C9" w14:textId="2C27255C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>public $</w:t>
      </w:r>
      <w:proofErr w:type="spellStart"/>
      <w:proofErr w:type="gramStart"/>
      <w:r w:rsidRPr="00FD5638">
        <w:rPr>
          <w:lang w:val="en-US"/>
        </w:rPr>
        <w:t>CSRFTokenName</w:t>
      </w:r>
      <w:proofErr w:type="spellEnd"/>
      <w:r w:rsidRPr="00FD5638">
        <w:rPr>
          <w:lang w:val="en-US"/>
        </w:rPr>
        <w:t xml:space="preserve">  =</w:t>
      </w:r>
      <w:proofErr w:type="gramEnd"/>
      <w:r w:rsidRPr="00FD5638">
        <w:rPr>
          <w:lang w:val="en-US"/>
        </w:rPr>
        <w:t xml:space="preserve">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csrf_test_name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41F2CD0D" w14:textId="4CE2CDE7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CSRFHeaderName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‘</w:t>
      </w:r>
      <w:r w:rsidRPr="00FD5638">
        <w:rPr>
          <w:lang w:val="en-US"/>
        </w:rPr>
        <w:t>X-CSRF-TOKEN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1AB14E2E" w14:textId="322F5D7D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CSRFCookieName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csrf_cookie_name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1F11081D" w14:textId="5E22648B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CSRFExpire</w:t>
      </w:r>
      <w:proofErr w:type="spellEnd"/>
      <w:r w:rsidRPr="00FD5638">
        <w:rPr>
          <w:lang w:val="en-US"/>
        </w:rPr>
        <w:t xml:space="preserve">     = 7200;</w:t>
      </w:r>
    </w:p>
    <w:p w14:paraId="6B710C5C" w14:textId="6878040E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CSRFRegenerate</w:t>
      </w:r>
      <w:proofErr w:type="spellEnd"/>
      <w:r w:rsidRPr="00FD5638">
        <w:rPr>
          <w:lang w:val="en-US"/>
        </w:rPr>
        <w:t xml:space="preserve"> = true;</w:t>
      </w:r>
    </w:p>
    <w:p w14:paraId="6AF41EBA" w14:textId="5F408BF0" w:rsidR="00FD5638" w:rsidRPr="00FD5638" w:rsidRDefault="00FD5638" w:rsidP="00CC5DBA">
      <w:pPr>
        <w:pStyle w:val="Lista3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CSRFRedirect</w:t>
      </w:r>
      <w:proofErr w:type="spellEnd"/>
      <w:r w:rsidRPr="00FD5638">
        <w:rPr>
          <w:lang w:val="en-US"/>
        </w:rPr>
        <w:t xml:space="preserve">   = true;</w:t>
      </w:r>
    </w:p>
    <w:p w14:paraId="324BC8C5" w14:textId="77777777" w:rsidR="00FD5638" w:rsidRPr="00FD5638" w:rsidRDefault="00FD5638" w:rsidP="00FD5638">
      <w:pPr>
        <w:rPr>
          <w:lang w:val="en-US"/>
        </w:rPr>
      </w:pPr>
    </w:p>
    <w:p w14:paraId="2062098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6C136ED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08FBA78" w14:textId="4A4563E2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Content Security Policy</w:t>
      </w:r>
    </w:p>
    <w:p w14:paraId="64F1666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1FA89214" w14:textId="40F5977D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Enables the Response</w:t>
      </w:r>
      <w:r w:rsidR="00CC5DBA">
        <w:rPr>
          <w:lang w:val="en-US"/>
        </w:rPr>
        <w:t>’</w:t>
      </w:r>
      <w:r w:rsidRPr="00FD5638">
        <w:rPr>
          <w:lang w:val="en-US"/>
        </w:rPr>
        <w:t>s Content Secure Policy to restrict the sources that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can be used for images, scripts, CSS files, audio, video, etc. If enabled,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the Response object will populate default values for the policy from the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 xml:space="preserve">| </w:t>
      </w:r>
      <w:proofErr w:type="spellStart"/>
      <w:r w:rsidRPr="00FD5638">
        <w:rPr>
          <w:lang w:val="en-US"/>
        </w:rPr>
        <w:t>ContentSecurityPolicy.php</w:t>
      </w:r>
      <w:proofErr w:type="spellEnd"/>
      <w:r w:rsidRPr="00FD5638">
        <w:rPr>
          <w:lang w:val="en-US"/>
        </w:rPr>
        <w:t xml:space="preserve"> file. Controllers can always add to those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restrictions at run time.</w:t>
      </w:r>
    </w:p>
    <w:p w14:paraId="20F8CFE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044D7598" w14:textId="28C15E45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For a better understanding of CSP, see these documents:</w:t>
      </w:r>
    </w:p>
    <w:p w14:paraId="2AA4E811" w14:textId="24889075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  - </w:t>
      </w:r>
      <w:hyperlink r:id="rId11" w:history="1">
        <w:r w:rsidR="00CC5DBA" w:rsidRPr="00FD5638">
          <w:rPr>
            <w:rStyle w:val="Hipervnculo"/>
            <w:lang w:val="en-US"/>
          </w:rPr>
          <w:t>http://www.html5rocks.com/en/tutorials/security/content-security-policy/</w:t>
        </w:r>
      </w:hyperlink>
    </w:p>
    <w:p w14:paraId="13678F39" w14:textId="51113451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|   - </w:t>
      </w:r>
      <w:hyperlink r:id="rId12" w:history="1">
        <w:r w:rsidR="00CC5DBA" w:rsidRPr="00FD5638">
          <w:rPr>
            <w:rStyle w:val="Hipervnculo"/>
            <w:lang w:val="en-US"/>
          </w:rPr>
          <w:t>http://www.w3.org/TR/CSP/</w:t>
        </w:r>
      </w:hyperlink>
    </w:p>
    <w:p w14:paraId="06EE364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7BA520F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CSPEnabled</w:t>
      </w:r>
      <w:proofErr w:type="spellEnd"/>
      <w:r w:rsidRPr="00FD5638">
        <w:rPr>
          <w:lang w:val="en-US"/>
        </w:rPr>
        <w:t xml:space="preserve"> = false;</w:t>
      </w:r>
    </w:p>
    <w:p w14:paraId="08EDFE5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}</w:t>
      </w:r>
    </w:p>
    <w:p w14:paraId="2D433762" w14:textId="77777777" w:rsidR="00FD5638" w:rsidRPr="00FD5638" w:rsidRDefault="00FD5638" w:rsidP="00FD5638">
      <w:pPr>
        <w:rPr>
          <w:lang w:val="en-US"/>
        </w:rPr>
      </w:pPr>
    </w:p>
    <w:p w14:paraId="16ECF7DD" w14:textId="70236C1A" w:rsidR="00FD5638" w:rsidRPr="00FD5638" w:rsidRDefault="00FD5638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5</w:t>
      </w:r>
      <w:r w:rsidRPr="00FD5638">
        <w:rPr>
          <w:lang w:val="en-US"/>
        </w:rPr>
        <w:t xml:space="preserve"> </w:t>
      </w:r>
      <w:proofErr w:type="spellStart"/>
      <w:r w:rsidRPr="003C67D2">
        <w:rPr>
          <w:lang w:val="en-US"/>
        </w:rPr>
        <w:t>Autoload</w:t>
      </w:r>
      <w:r w:rsidRPr="00FD5638">
        <w:rPr>
          <w:lang w:val="en-US"/>
        </w:rPr>
        <w:t>.php</w:t>
      </w:r>
      <w:proofErr w:type="spellEnd"/>
    </w:p>
    <w:p w14:paraId="6A5A22EE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>&lt;?</w:t>
      </w:r>
      <w:proofErr w:type="spellStart"/>
      <w:r w:rsidRPr="00FD5638">
        <w:rPr>
          <w:lang w:val="en-US"/>
        </w:rPr>
        <w:t>php</w:t>
      </w:r>
      <w:proofErr w:type="spellEnd"/>
    </w:p>
    <w:p w14:paraId="1A42F53B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>namespace Config;</w:t>
      </w:r>
    </w:p>
    <w:p w14:paraId="00D4CE93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lastRenderedPageBreak/>
        <w:t>use CodeIgniter\Config\</w:t>
      </w:r>
      <w:proofErr w:type="spellStart"/>
      <w:r w:rsidRPr="00FD5638">
        <w:rPr>
          <w:lang w:val="en-US"/>
        </w:rPr>
        <w:t>AutoloadConfig</w:t>
      </w:r>
      <w:proofErr w:type="spellEnd"/>
      <w:r w:rsidRPr="00FD5638">
        <w:rPr>
          <w:lang w:val="en-US"/>
        </w:rPr>
        <w:t>;</w:t>
      </w:r>
    </w:p>
    <w:p w14:paraId="7F0589FB" w14:textId="77777777" w:rsidR="00FD5638" w:rsidRPr="00FD5638" w:rsidRDefault="00FD5638" w:rsidP="00FD5638">
      <w:pPr>
        <w:rPr>
          <w:lang w:val="en-US"/>
        </w:rPr>
      </w:pPr>
    </w:p>
    <w:p w14:paraId="128B655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/**</w:t>
      </w:r>
    </w:p>
    <w:p w14:paraId="08BA682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* -------------------------------------------------------------------</w:t>
      </w:r>
    </w:p>
    <w:p w14:paraId="7239B16C" w14:textId="1C10DE58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AUTO-LOADER</w:t>
      </w:r>
    </w:p>
    <w:p w14:paraId="2A586A9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* -------------------------------------------------------------------</w:t>
      </w:r>
    </w:p>
    <w:p w14:paraId="1CFE8537" w14:textId="4E2EA46B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This file defines the namespaces and class maps so the Autoloader</w:t>
      </w:r>
    </w:p>
    <w:p w14:paraId="6B495EB4" w14:textId="6E667D87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can find the files as needed.</w:t>
      </w:r>
    </w:p>
    <w:p w14:paraId="78C3036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*</w:t>
      </w:r>
    </w:p>
    <w:p w14:paraId="6C670C97" w14:textId="6CEA8A05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NOTE: If you use an identical key in $psr4 or $</w:t>
      </w:r>
      <w:proofErr w:type="spellStart"/>
      <w:r w:rsidRPr="00FD5638">
        <w:rPr>
          <w:lang w:val="en-US"/>
        </w:rPr>
        <w:t>classmap</w:t>
      </w:r>
      <w:proofErr w:type="spellEnd"/>
      <w:r w:rsidRPr="00FD5638">
        <w:rPr>
          <w:lang w:val="en-US"/>
        </w:rPr>
        <w:t>, then</w:t>
      </w:r>
    </w:p>
    <w:p w14:paraId="485AEC46" w14:textId="06F44BB4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the values in this file will overwrite the framework</w:t>
      </w:r>
      <w:r w:rsidR="00CC5DBA">
        <w:rPr>
          <w:lang w:val="en-US"/>
        </w:rPr>
        <w:t>’</w:t>
      </w:r>
      <w:r w:rsidRPr="00FD5638">
        <w:rPr>
          <w:lang w:val="en-US"/>
        </w:rPr>
        <w:t>s values.</w:t>
      </w:r>
    </w:p>
    <w:p w14:paraId="6327172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*/</w:t>
      </w:r>
    </w:p>
    <w:p w14:paraId="6DB08903" w14:textId="77777777" w:rsidR="00FD5638" w:rsidRPr="00FD5638" w:rsidRDefault="00FD5638" w:rsidP="00CC5DBA">
      <w:pPr>
        <w:pStyle w:val="Textoindependiente"/>
        <w:rPr>
          <w:lang w:val="en-US"/>
        </w:rPr>
      </w:pPr>
      <w:r w:rsidRPr="00FD5638">
        <w:rPr>
          <w:lang w:val="en-US"/>
        </w:rPr>
        <w:t xml:space="preserve">class Autoload extends </w:t>
      </w:r>
      <w:proofErr w:type="spellStart"/>
      <w:r w:rsidRPr="00FD5638">
        <w:rPr>
          <w:lang w:val="en-US"/>
        </w:rPr>
        <w:t>AutoloadConfig</w:t>
      </w:r>
      <w:proofErr w:type="spellEnd"/>
    </w:p>
    <w:p w14:paraId="2885215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{</w:t>
      </w:r>
    </w:p>
    <w:p w14:paraId="165DCE92" w14:textId="77777777" w:rsidR="00FD5638" w:rsidRPr="00FD5638" w:rsidRDefault="00FD5638" w:rsidP="00FD5638">
      <w:pPr>
        <w:rPr>
          <w:lang w:val="en-US"/>
        </w:rPr>
      </w:pPr>
    </w:p>
    <w:p w14:paraId="27CA6C1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/**</w:t>
      </w:r>
    </w:p>
    <w:p w14:paraId="1BA178E9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 -------------------------------------------------------------------</w:t>
      </w:r>
    </w:p>
    <w:p w14:paraId="1CA85239" w14:textId="6508E5F2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Namespaces</w:t>
      </w:r>
    </w:p>
    <w:p w14:paraId="0067047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 -------------------------------------------------------------------</w:t>
      </w:r>
    </w:p>
    <w:p w14:paraId="0B220B37" w14:textId="216A5F8A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This maps the locations of any namespaces in your application to</w:t>
      </w:r>
    </w:p>
    <w:p w14:paraId="3414FE3F" w14:textId="08DFF6D2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their location on the file system. These are used by the autoloader</w:t>
      </w:r>
    </w:p>
    <w:p w14:paraId="246A80C2" w14:textId="130C86EC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to locate files the first time they have been instantiated.</w:t>
      </w:r>
    </w:p>
    <w:p w14:paraId="24DA60D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</w:t>
      </w:r>
    </w:p>
    <w:p w14:paraId="68C0F4F2" w14:textId="7CD59F4F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 xml:space="preserve">The </w:t>
      </w:r>
      <w:r w:rsidR="00CC5DBA">
        <w:rPr>
          <w:lang w:val="en-US"/>
        </w:rPr>
        <w:t>‘</w:t>
      </w:r>
      <w:r w:rsidRPr="00FD5638">
        <w:rPr>
          <w:lang w:val="en-US"/>
        </w:rPr>
        <w:t>/app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and </w:t>
      </w:r>
      <w:r w:rsidR="00CC5DBA">
        <w:rPr>
          <w:lang w:val="en-US"/>
        </w:rPr>
        <w:t>‘</w:t>
      </w:r>
      <w:r w:rsidRPr="00FD5638">
        <w:rPr>
          <w:lang w:val="en-US"/>
        </w:rPr>
        <w:t>/system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directories are already mapped for you.</w:t>
      </w:r>
    </w:p>
    <w:p w14:paraId="4D81E741" w14:textId="060A5092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 xml:space="preserve">you may change the name of the </w:t>
      </w:r>
      <w:r w:rsidR="00CC5DBA">
        <w:rPr>
          <w:lang w:val="en-US"/>
        </w:rPr>
        <w:t>‘</w:t>
      </w:r>
      <w:r w:rsidRPr="00FD5638">
        <w:rPr>
          <w:lang w:val="en-US"/>
        </w:rPr>
        <w:t>App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namespace if you wish,</w:t>
      </w:r>
    </w:p>
    <w:p w14:paraId="0B918A06" w14:textId="54C1B3F3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 xml:space="preserve">but this should be done prior to creating any </w:t>
      </w:r>
      <w:proofErr w:type="spellStart"/>
      <w:r w:rsidRPr="00FD5638">
        <w:rPr>
          <w:lang w:val="en-US"/>
        </w:rPr>
        <w:t>namespaced</w:t>
      </w:r>
      <w:proofErr w:type="spellEnd"/>
      <w:r w:rsidRPr="00FD5638">
        <w:rPr>
          <w:lang w:val="en-US"/>
        </w:rPr>
        <w:t xml:space="preserve"> classes,</w:t>
      </w:r>
    </w:p>
    <w:p w14:paraId="6968C0C0" w14:textId="262152FC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else you will need to modify all of those classes for this to work.</w:t>
      </w:r>
    </w:p>
    <w:p w14:paraId="72B764E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</w:t>
      </w:r>
    </w:p>
    <w:p w14:paraId="00A70C59" w14:textId="677961FD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lastRenderedPageBreak/>
        <w:t>Prototype:</w:t>
      </w:r>
    </w:p>
    <w:p w14:paraId="239173B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</w:t>
      </w:r>
    </w:p>
    <w:p w14:paraId="1E122FD2" w14:textId="36B11BF3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$psr4 = [</w:t>
      </w:r>
    </w:p>
    <w:p w14:paraId="3AC14A91" w14:textId="674785F1" w:rsidR="00FD5638" w:rsidRPr="00FD5638" w:rsidRDefault="00CC5DBA" w:rsidP="00CC5DBA">
      <w:pPr>
        <w:pStyle w:val="Listaconvietas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CodeIgniter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=&gt; SYSTEMPATH,</w:t>
      </w:r>
    </w:p>
    <w:p w14:paraId="24567282" w14:textId="278E94A1" w:rsidR="00FD5638" w:rsidRPr="00FD5638" w:rsidRDefault="00CC5DBA" w:rsidP="00CC5DBA">
      <w:pPr>
        <w:pStyle w:val="Listaconvietas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App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        =&gt; APPPATH</w:t>
      </w:r>
    </w:p>
    <w:p w14:paraId="2373AE8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   ];</w:t>
      </w:r>
    </w:p>
    <w:p w14:paraId="27FA7D6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</w:t>
      </w:r>
    </w:p>
    <w:p w14:paraId="4FAAB462" w14:textId="23E8BD94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@var array</w:t>
      </w:r>
    </w:p>
    <w:p w14:paraId="62D7021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*/</w:t>
      </w:r>
    </w:p>
    <w:p w14:paraId="6D793607" w14:textId="32BDAF7B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$psr4 = [</w:t>
      </w:r>
    </w:p>
    <w:p w14:paraId="5E1A916B" w14:textId="3201DDEC" w:rsidR="00FD5638" w:rsidRPr="00FD5638" w:rsidRDefault="00FD5638" w:rsidP="00CC5DBA">
      <w:pPr>
        <w:pStyle w:val="Textoindependienteprimerasangra2"/>
        <w:rPr>
          <w:lang w:val="en-US"/>
        </w:rPr>
      </w:pPr>
      <w:r w:rsidRPr="00FD5638">
        <w:rPr>
          <w:lang w:val="en-US"/>
        </w:rPr>
        <w:t>APP_NAMESPACE =&gt; APPPATH, // For custom app namespace</w:t>
      </w:r>
    </w:p>
    <w:p w14:paraId="3C499ED9" w14:textId="1819A452" w:rsidR="00FD5638" w:rsidRPr="00FD5638" w:rsidRDefault="00CC5DBA" w:rsidP="00CC5DBA">
      <w:pPr>
        <w:pStyle w:val="Textoindependienteprimerasangra2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Config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     =&gt; </w:t>
      </w:r>
      <w:proofErr w:type="gramStart"/>
      <w:r w:rsidR="00FD5638" w:rsidRPr="00FD5638">
        <w:rPr>
          <w:lang w:val="en-US"/>
        </w:rPr>
        <w:t>APPPATH .</w:t>
      </w:r>
      <w:proofErr w:type="gramEnd"/>
      <w:r w:rsidR="00FD5638" w:rsidRPr="00FD5638">
        <w:rPr>
          <w:lang w:val="en-US"/>
        </w:rPr>
        <w:t xml:space="preserve"> </w:t>
      </w:r>
      <w:r>
        <w:rPr>
          <w:lang w:val="en-US"/>
        </w:rPr>
        <w:t>‘</w:t>
      </w:r>
      <w:r w:rsidR="00FD5638" w:rsidRPr="00FD5638">
        <w:rPr>
          <w:lang w:val="en-US"/>
        </w:rPr>
        <w:t>Config</w:t>
      </w:r>
      <w:r>
        <w:rPr>
          <w:lang w:val="en-US"/>
        </w:rPr>
        <w:t>’</w:t>
      </w:r>
      <w:r w:rsidR="00FD5638" w:rsidRPr="00FD5638">
        <w:rPr>
          <w:lang w:val="en-US"/>
        </w:rPr>
        <w:t>,</w:t>
      </w:r>
    </w:p>
    <w:p w14:paraId="6F5FB0A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];</w:t>
      </w:r>
    </w:p>
    <w:p w14:paraId="45094EB0" w14:textId="77777777" w:rsidR="00FD5638" w:rsidRPr="00FD5638" w:rsidRDefault="00FD5638" w:rsidP="00FD5638">
      <w:pPr>
        <w:rPr>
          <w:lang w:val="en-US"/>
        </w:rPr>
      </w:pPr>
    </w:p>
    <w:p w14:paraId="111C833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/**</w:t>
      </w:r>
    </w:p>
    <w:p w14:paraId="0DE1ACB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 -------------------------------------------------------------------</w:t>
      </w:r>
    </w:p>
    <w:p w14:paraId="25AADD7E" w14:textId="2AC1A6FF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Class Map</w:t>
      </w:r>
    </w:p>
    <w:p w14:paraId="26FFE06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 -------------------------------------------------------------------</w:t>
      </w:r>
    </w:p>
    <w:p w14:paraId="41516B2C" w14:textId="623049DE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The class map provides a map of class names and their exact</w:t>
      </w:r>
    </w:p>
    <w:p w14:paraId="6B894BF3" w14:textId="718EC38E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location on the drive. Classes loaded in this manner will have</w:t>
      </w:r>
    </w:p>
    <w:p w14:paraId="0D33A8BC" w14:textId="0CF10CBC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slightly faster performance because they will not have to be</w:t>
      </w:r>
    </w:p>
    <w:p w14:paraId="11DCE6BA" w14:textId="16823C60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searched for within one or more directories as they would if they</w:t>
      </w:r>
    </w:p>
    <w:p w14:paraId="628C2A69" w14:textId="1D52EB92" w:rsidR="00FD5638" w:rsidRPr="00FD5638" w:rsidRDefault="00FD5638" w:rsidP="00CC5DBA">
      <w:pPr>
        <w:pStyle w:val="Listaconvietas3"/>
        <w:rPr>
          <w:lang w:val="en-US"/>
        </w:rPr>
      </w:pPr>
      <w:proofErr w:type="spellStart"/>
      <w:r w:rsidRPr="00FD5638">
        <w:rPr>
          <w:lang w:val="en-US"/>
        </w:rPr>
        <w:t>were</w:t>
      </w:r>
      <w:proofErr w:type="spellEnd"/>
      <w:r w:rsidRPr="00FD5638">
        <w:rPr>
          <w:lang w:val="en-US"/>
        </w:rPr>
        <w:t xml:space="preserve"> being autoloaded through a namespace.</w:t>
      </w:r>
    </w:p>
    <w:p w14:paraId="3643EAD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</w:t>
      </w:r>
    </w:p>
    <w:p w14:paraId="66960FA0" w14:textId="1123F877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Prototype:</w:t>
      </w:r>
    </w:p>
    <w:p w14:paraId="25E26A2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</w:t>
      </w:r>
    </w:p>
    <w:p w14:paraId="7A10469E" w14:textId="2BFF9817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$</w:t>
      </w:r>
      <w:proofErr w:type="spellStart"/>
      <w:r w:rsidRPr="00FD5638">
        <w:rPr>
          <w:lang w:val="en-US"/>
        </w:rPr>
        <w:t>classmap</w:t>
      </w:r>
      <w:proofErr w:type="spellEnd"/>
      <w:r w:rsidRPr="00FD5638">
        <w:rPr>
          <w:lang w:val="en-US"/>
        </w:rPr>
        <w:t xml:space="preserve"> = [</w:t>
      </w:r>
    </w:p>
    <w:p w14:paraId="5D72086B" w14:textId="768C8BBA" w:rsidR="00FD5638" w:rsidRPr="00FD5638" w:rsidRDefault="00CC5DBA" w:rsidP="00CC5DBA">
      <w:pPr>
        <w:pStyle w:val="Listaconvietas3"/>
        <w:rPr>
          <w:lang w:val="en-US"/>
        </w:rPr>
      </w:pPr>
      <w:r>
        <w:rPr>
          <w:lang w:val="en-US"/>
        </w:rPr>
        <w:t>‘</w:t>
      </w:r>
      <w:proofErr w:type="spellStart"/>
      <w:r w:rsidR="00FD5638" w:rsidRPr="00FD5638">
        <w:rPr>
          <w:lang w:val="en-US"/>
        </w:rPr>
        <w:t>MyClass</w:t>
      </w:r>
      <w:proofErr w:type="spellEnd"/>
      <w:r>
        <w:rPr>
          <w:lang w:val="en-US"/>
        </w:rPr>
        <w:t>’</w:t>
      </w:r>
      <w:r w:rsidR="00FD5638" w:rsidRPr="00FD5638">
        <w:rPr>
          <w:lang w:val="en-US"/>
        </w:rPr>
        <w:t xml:space="preserve">   =&gt; </w:t>
      </w:r>
      <w:r>
        <w:rPr>
          <w:lang w:val="en-US"/>
        </w:rPr>
        <w:t>‘</w:t>
      </w:r>
      <w:r w:rsidR="00FD5638" w:rsidRPr="00FD5638">
        <w:rPr>
          <w:lang w:val="en-US"/>
        </w:rPr>
        <w:t>/path/to/class/</w:t>
      </w:r>
      <w:proofErr w:type="spellStart"/>
      <w:r w:rsidR="00FD5638" w:rsidRPr="00FD5638">
        <w:rPr>
          <w:lang w:val="en-US"/>
        </w:rPr>
        <w:t>file.php</w:t>
      </w:r>
      <w:proofErr w:type="spellEnd"/>
      <w:r>
        <w:rPr>
          <w:lang w:val="en-US"/>
        </w:rPr>
        <w:t>’</w:t>
      </w:r>
    </w:p>
    <w:p w14:paraId="7AB9D5C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 *   ];</w:t>
      </w:r>
    </w:p>
    <w:p w14:paraId="464BE6A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</w:t>
      </w:r>
    </w:p>
    <w:p w14:paraId="68DC4BBD" w14:textId="08D95543" w:rsidR="00FD5638" w:rsidRPr="00FD5638" w:rsidRDefault="00FD5638" w:rsidP="00CC5DBA">
      <w:pPr>
        <w:pStyle w:val="Listaconvietas3"/>
        <w:rPr>
          <w:lang w:val="en-US"/>
        </w:rPr>
      </w:pPr>
      <w:r w:rsidRPr="00FD5638">
        <w:rPr>
          <w:lang w:val="en-US"/>
        </w:rPr>
        <w:t>@var array</w:t>
      </w:r>
    </w:p>
    <w:p w14:paraId="66527EE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 */</w:t>
      </w:r>
    </w:p>
    <w:p w14:paraId="05DB5DAE" w14:textId="14A89407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classmap</w:t>
      </w:r>
      <w:proofErr w:type="spellEnd"/>
      <w:r w:rsidRPr="00FD5638">
        <w:rPr>
          <w:lang w:val="en-US"/>
        </w:rPr>
        <w:t xml:space="preserve"> = [];</w:t>
      </w:r>
    </w:p>
    <w:p w14:paraId="4BA5960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}</w:t>
      </w:r>
    </w:p>
    <w:p w14:paraId="2A7A799E" w14:textId="77777777" w:rsidR="00FD5638" w:rsidRPr="00FD5638" w:rsidRDefault="00FD5638" w:rsidP="00FD5638">
      <w:pPr>
        <w:rPr>
          <w:lang w:val="en-US"/>
        </w:rPr>
      </w:pPr>
    </w:p>
    <w:p w14:paraId="65F6712D" w14:textId="0AA819BD" w:rsidR="00FD5638" w:rsidRPr="00FD5638" w:rsidRDefault="00FD5638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 w:rsidR="00CC5DBA">
        <w:rPr>
          <w:lang w:val="en-US"/>
        </w:rPr>
        <w:t>6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Cache</w:t>
      </w:r>
      <w:r w:rsidRPr="00FD5638">
        <w:rPr>
          <w:lang w:val="en-US"/>
        </w:rPr>
        <w:t>.php</w:t>
      </w:r>
      <w:proofErr w:type="spellEnd"/>
    </w:p>
    <w:p w14:paraId="41CF4229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>&lt;?</w:t>
      </w:r>
      <w:proofErr w:type="spellStart"/>
      <w:r w:rsidRPr="00FD5638">
        <w:rPr>
          <w:lang w:val="en-US"/>
        </w:rPr>
        <w:t>php</w:t>
      </w:r>
      <w:proofErr w:type="spellEnd"/>
      <w:r w:rsidRPr="00FD5638">
        <w:rPr>
          <w:lang w:val="en-US"/>
        </w:rPr>
        <w:t xml:space="preserve"> namespace Config;</w:t>
      </w:r>
    </w:p>
    <w:p w14:paraId="31350A97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>use CodeIgniter\Config\</w:t>
      </w:r>
      <w:proofErr w:type="spellStart"/>
      <w:r w:rsidRPr="00FD5638">
        <w:rPr>
          <w:lang w:val="en-US"/>
        </w:rPr>
        <w:t>BaseConfig</w:t>
      </w:r>
      <w:proofErr w:type="spellEnd"/>
      <w:r w:rsidRPr="00FD5638">
        <w:rPr>
          <w:lang w:val="en-US"/>
        </w:rPr>
        <w:t>;</w:t>
      </w:r>
    </w:p>
    <w:p w14:paraId="7981891D" w14:textId="77777777" w:rsidR="00FD5638" w:rsidRPr="00FD5638" w:rsidRDefault="00FD5638" w:rsidP="00CC5DBA">
      <w:pPr>
        <w:pStyle w:val="Continuarlista2"/>
        <w:rPr>
          <w:lang w:val="en-US"/>
        </w:rPr>
      </w:pPr>
      <w:r w:rsidRPr="00FD5638">
        <w:rPr>
          <w:lang w:val="en-US"/>
        </w:rPr>
        <w:t xml:space="preserve">class Cache extends </w:t>
      </w:r>
      <w:proofErr w:type="spellStart"/>
      <w:r w:rsidRPr="00FD5638">
        <w:rPr>
          <w:lang w:val="en-US"/>
        </w:rPr>
        <w:t>BaseConfig</w:t>
      </w:r>
      <w:proofErr w:type="spellEnd"/>
    </w:p>
    <w:p w14:paraId="79760CA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{</w:t>
      </w:r>
    </w:p>
    <w:p w14:paraId="40D04AE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11D6002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59D053D2" w14:textId="22439C39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Primary Handler</w:t>
      </w:r>
    </w:p>
    <w:p w14:paraId="282C8AF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FDBD9E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50D2F181" w14:textId="1BA0D5F8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The name of the preferred handler that should be used. If for some reason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it is not available, the $</w:t>
      </w:r>
      <w:proofErr w:type="spellStart"/>
      <w:r w:rsidRPr="00FD5638">
        <w:rPr>
          <w:lang w:val="en-US"/>
        </w:rPr>
        <w:t>backupHandler</w:t>
      </w:r>
      <w:proofErr w:type="spellEnd"/>
      <w:r w:rsidRPr="00FD5638">
        <w:rPr>
          <w:lang w:val="en-US"/>
        </w:rPr>
        <w:t xml:space="preserve"> will be used in its place.</w:t>
      </w:r>
    </w:p>
    <w:p w14:paraId="4787B37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BFC884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6205513A" w14:textId="18046F6A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public $handler = </w:t>
      </w:r>
      <w:r w:rsidR="00CC5DBA">
        <w:rPr>
          <w:lang w:val="en-US"/>
        </w:rPr>
        <w:t>‘</w:t>
      </w:r>
      <w:r w:rsidRPr="00FD5638">
        <w:rPr>
          <w:lang w:val="en-US"/>
        </w:rPr>
        <w:t>file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010A0FD1" w14:textId="77777777" w:rsidR="00FD5638" w:rsidRPr="00FD5638" w:rsidRDefault="00FD5638" w:rsidP="00FD5638">
      <w:pPr>
        <w:rPr>
          <w:lang w:val="en-US"/>
        </w:rPr>
      </w:pPr>
    </w:p>
    <w:p w14:paraId="7A0D6E0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70442AE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02301760" w14:textId="7D3302AE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Backup Handler</w:t>
      </w:r>
    </w:p>
    <w:p w14:paraId="09FD7DC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5CCF85E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|</w:t>
      </w:r>
    </w:p>
    <w:p w14:paraId="060BD1AD" w14:textId="48873F03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The name of the handler that will be used in case the first one is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 xml:space="preserve">| unreachable. Often, </w:t>
      </w:r>
      <w:r w:rsidR="00CC5DBA">
        <w:rPr>
          <w:lang w:val="en-US"/>
        </w:rPr>
        <w:t>‘</w:t>
      </w:r>
      <w:r w:rsidRPr="00FD5638">
        <w:rPr>
          <w:lang w:val="en-US"/>
        </w:rPr>
        <w:t>file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is used here since the filesystem is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always available, though that</w:t>
      </w:r>
      <w:r w:rsidR="00CC5DBA">
        <w:rPr>
          <w:lang w:val="en-US"/>
        </w:rPr>
        <w:t>’</w:t>
      </w:r>
      <w:r w:rsidRPr="00FD5638">
        <w:rPr>
          <w:lang w:val="en-US"/>
        </w:rPr>
        <w:t>s not always practical for the app.</w:t>
      </w:r>
    </w:p>
    <w:p w14:paraId="0E779C5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1DB460F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2BF8842D" w14:textId="244A9FEE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backupHandler</w:t>
      </w:r>
      <w:proofErr w:type="spellEnd"/>
      <w:r w:rsidRPr="00FD5638">
        <w:rPr>
          <w:lang w:val="en-US"/>
        </w:rPr>
        <w:t xml:space="preserve"> = </w:t>
      </w:r>
      <w:r w:rsidR="00CC5DBA">
        <w:rPr>
          <w:lang w:val="en-US"/>
        </w:rPr>
        <w:t>‘</w:t>
      </w:r>
      <w:r w:rsidRPr="00FD5638">
        <w:rPr>
          <w:lang w:val="en-US"/>
        </w:rPr>
        <w:t>dummy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77F37EC5" w14:textId="77777777" w:rsidR="00FD5638" w:rsidRPr="00FD5638" w:rsidRDefault="00FD5638" w:rsidP="00FD5638">
      <w:pPr>
        <w:rPr>
          <w:lang w:val="en-US"/>
        </w:rPr>
      </w:pPr>
    </w:p>
    <w:p w14:paraId="5353564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3F21043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70AB441C" w14:textId="5DE63949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Cache Directory Path</w:t>
      </w:r>
    </w:p>
    <w:p w14:paraId="7560E4B9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2133857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5BE720C6" w14:textId="60A72D8F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The path to where cache files should be stored, if using a file-based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system.</w:t>
      </w:r>
    </w:p>
    <w:p w14:paraId="4CE13B0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77A3238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48961E7F" w14:textId="3F68603E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storePath</w:t>
      </w:r>
      <w:proofErr w:type="spellEnd"/>
      <w:r w:rsidRPr="00FD5638">
        <w:rPr>
          <w:lang w:val="en-US"/>
        </w:rPr>
        <w:t xml:space="preserve"> = </w:t>
      </w:r>
      <w:proofErr w:type="gramStart"/>
      <w:r w:rsidRPr="00FD5638">
        <w:rPr>
          <w:lang w:val="en-US"/>
        </w:rPr>
        <w:t>WRITEPATH .</w:t>
      </w:r>
      <w:proofErr w:type="gramEnd"/>
      <w:r w:rsidRPr="00FD5638">
        <w:rPr>
          <w:lang w:val="en-US"/>
        </w:rPr>
        <w:t xml:space="preserve"> </w:t>
      </w:r>
      <w:r w:rsidR="00CC5DBA">
        <w:rPr>
          <w:lang w:val="en-US"/>
        </w:rPr>
        <w:t>‘</w:t>
      </w:r>
      <w:r w:rsidRPr="00FD5638">
        <w:rPr>
          <w:lang w:val="en-US"/>
        </w:rPr>
        <w:t>cache/</w:t>
      </w:r>
      <w:r w:rsidR="00CC5DBA">
        <w:rPr>
          <w:lang w:val="en-US"/>
        </w:rPr>
        <w:t>’</w:t>
      </w:r>
      <w:r w:rsidRPr="00FD5638">
        <w:rPr>
          <w:lang w:val="en-US"/>
        </w:rPr>
        <w:t>;</w:t>
      </w:r>
    </w:p>
    <w:p w14:paraId="421CDA1C" w14:textId="77777777" w:rsidR="00FD5638" w:rsidRPr="00FD5638" w:rsidRDefault="00FD5638" w:rsidP="00FD5638">
      <w:pPr>
        <w:rPr>
          <w:lang w:val="en-US"/>
        </w:rPr>
      </w:pPr>
    </w:p>
    <w:p w14:paraId="67E8343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52273BB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462A448D" w14:textId="2241062A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Cache Include Query String</w:t>
      </w:r>
    </w:p>
    <w:p w14:paraId="5E94BF1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0B73EED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3D4324F" w14:textId="515E7A7B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Whether to take the URL query string into consideration when generating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output cache files. Valid options are:</w:t>
      </w:r>
    </w:p>
    <w:p w14:paraId="1E9AB3E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FF3748A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false      = Disabled</w:t>
      </w:r>
    </w:p>
    <w:p w14:paraId="29CA95A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|   true       = Enabled, take all query parameters into account.</w:t>
      </w:r>
    </w:p>
    <w:p w14:paraId="5BDBA7A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         Please be aware that this may result in numerous cache</w:t>
      </w:r>
    </w:p>
    <w:p w14:paraId="14BC24F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         files generated for the same page over and over again.</w:t>
      </w:r>
    </w:p>
    <w:p w14:paraId="10E2C30B" w14:textId="64A7860F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array(</w:t>
      </w:r>
      <w:r w:rsidR="00CC5DBA">
        <w:rPr>
          <w:lang w:val="en-US"/>
        </w:rPr>
        <w:t>‘</w:t>
      </w:r>
      <w:r w:rsidRPr="00FD5638">
        <w:rPr>
          <w:lang w:val="en-US"/>
        </w:rPr>
        <w:t>q</w:t>
      </w:r>
      <w:r w:rsidR="00CC5DBA">
        <w:rPr>
          <w:lang w:val="en-US"/>
        </w:rPr>
        <w:t>’</w:t>
      </w:r>
      <w:r w:rsidRPr="00FD5638">
        <w:rPr>
          <w:lang w:val="en-US"/>
        </w:rPr>
        <w:t>) = Enabled, but only take into account the specified list</w:t>
      </w:r>
    </w:p>
    <w:p w14:paraId="6661300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               of query parameters.</w:t>
      </w:r>
    </w:p>
    <w:p w14:paraId="397C246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A8D7588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4FE2D4BF" w14:textId="09CED980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cacheQueryString</w:t>
      </w:r>
      <w:proofErr w:type="spellEnd"/>
      <w:r w:rsidRPr="00FD5638">
        <w:rPr>
          <w:lang w:val="en-US"/>
        </w:rPr>
        <w:t xml:space="preserve"> = false;</w:t>
      </w:r>
    </w:p>
    <w:p w14:paraId="4C088445" w14:textId="77777777" w:rsidR="00FD5638" w:rsidRPr="00FD5638" w:rsidRDefault="00FD5638" w:rsidP="00FD5638">
      <w:pPr>
        <w:rPr>
          <w:lang w:val="en-US"/>
        </w:rPr>
      </w:pPr>
    </w:p>
    <w:p w14:paraId="7DC71F9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5B139322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190070DF" w14:textId="5F7AB420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Key Prefix</w:t>
      </w:r>
    </w:p>
    <w:p w14:paraId="40F6D59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586D76CB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2A9AF4E" w14:textId="43825A51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This string is added to all cache item names to help avoid collisions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if you run multiple applications with the same cache engine.</w:t>
      </w:r>
    </w:p>
    <w:p w14:paraId="32B719E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5689EB6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099D7B05" w14:textId="6C0CEA22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 xml:space="preserve">public $prefix = </w:t>
      </w:r>
      <w:r w:rsidR="00CC5DBA">
        <w:rPr>
          <w:lang w:val="en-US"/>
        </w:rPr>
        <w:t>“</w:t>
      </w:r>
      <w:r w:rsidRPr="00FD5638">
        <w:rPr>
          <w:lang w:val="en-US"/>
        </w:rPr>
        <w:t>;</w:t>
      </w:r>
    </w:p>
    <w:p w14:paraId="79852C8E" w14:textId="77777777" w:rsidR="00FD5638" w:rsidRPr="00FD5638" w:rsidRDefault="00FD5638" w:rsidP="00FD5638">
      <w:pPr>
        <w:rPr>
          <w:lang w:val="en-US"/>
        </w:rPr>
      </w:pPr>
    </w:p>
    <w:p w14:paraId="050B373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1A5183D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-------------------------------------------------------------------------</w:t>
      </w:r>
    </w:p>
    <w:p w14:paraId="443C4AB7" w14:textId="467F1A08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Memcached settings</w:t>
      </w:r>
    </w:p>
    <w:p w14:paraId="580B265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-------------------------------------------------------------------------</w:t>
      </w:r>
    </w:p>
    <w:p w14:paraId="2F62FE1A" w14:textId="0C223B0C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Your Memcached servers can be specified below, if you are using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the Memcached drivers.</w:t>
      </w:r>
    </w:p>
    <w:p w14:paraId="03BAEFE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593580D" w14:textId="048C5004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 xml:space="preserve">    |   See: </w:t>
      </w:r>
      <w:hyperlink r:id="rId13" w:anchor="memcached" w:history="1">
        <w:r w:rsidR="00CC5DBA" w:rsidRPr="00FD5638">
          <w:rPr>
            <w:rStyle w:val="Hipervnculo"/>
            <w:lang w:val="en-US"/>
          </w:rPr>
          <w:t>https://codeigniter.com/user_guide/libraries/caching.html#memcached</w:t>
        </w:r>
      </w:hyperlink>
    </w:p>
    <w:p w14:paraId="70A5B559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02B143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2FB43A3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public $</w:t>
      </w:r>
      <w:proofErr w:type="spellStart"/>
      <w:r w:rsidRPr="00FD5638">
        <w:rPr>
          <w:lang w:val="en-US"/>
        </w:rPr>
        <w:t>memcached</w:t>
      </w:r>
      <w:proofErr w:type="spellEnd"/>
      <w:r w:rsidRPr="00FD5638">
        <w:rPr>
          <w:lang w:val="en-US"/>
        </w:rPr>
        <w:t xml:space="preserve"> = [</w:t>
      </w:r>
    </w:p>
    <w:p w14:paraId="3029D91F" w14:textId="3A8B9BCD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    </w:t>
      </w:r>
      <w:r w:rsidR="00CC5DBA">
        <w:rPr>
          <w:lang w:val="en-US"/>
        </w:rPr>
        <w:t>‘</w:t>
      </w:r>
      <w:r w:rsidRPr="00FD5638">
        <w:rPr>
          <w:lang w:val="en-US"/>
        </w:rPr>
        <w:t>host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  =&gt; </w:t>
      </w:r>
      <w:r w:rsidR="00CC5DBA">
        <w:rPr>
          <w:lang w:val="en-US"/>
        </w:rPr>
        <w:t>‘</w:t>
      </w:r>
      <w:r w:rsidRPr="00FD5638">
        <w:rPr>
          <w:lang w:val="en-US"/>
        </w:rPr>
        <w:t>127.0.0.1</w:t>
      </w:r>
      <w:r w:rsidR="00CC5DBA">
        <w:rPr>
          <w:lang w:val="en-US"/>
        </w:rPr>
        <w:t>’</w:t>
      </w:r>
      <w:r w:rsidRPr="00FD5638">
        <w:rPr>
          <w:lang w:val="en-US"/>
        </w:rPr>
        <w:t>,</w:t>
      </w:r>
    </w:p>
    <w:p w14:paraId="507B5A3F" w14:textId="22C1829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    </w:t>
      </w:r>
      <w:r w:rsidR="00CC5DBA">
        <w:rPr>
          <w:lang w:val="en-US"/>
        </w:rPr>
        <w:t>‘</w:t>
      </w:r>
      <w:r w:rsidRPr="00FD5638">
        <w:rPr>
          <w:lang w:val="en-US"/>
        </w:rPr>
        <w:t>port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  =&gt; 11211,</w:t>
      </w:r>
    </w:p>
    <w:p w14:paraId="2741F084" w14:textId="74ED84BA" w:rsidR="00FD5638" w:rsidRPr="00FD5638" w:rsidRDefault="00CC5DBA" w:rsidP="00CC5DBA">
      <w:pPr>
        <w:pStyle w:val="Lista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weight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=&gt; 1,</w:t>
      </w:r>
    </w:p>
    <w:p w14:paraId="27B4B253" w14:textId="1E2FC4C0" w:rsidR="00FD5638" w:rsidRPr="00FD5638" w:rsidRDefault="00CC5DBA" w:rsidP="00CC5DBA">
      <w:pPr>
        <w:pStyle w:val="Lista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raw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   =&gt; false,</w:t>
      </w:r>
    </w:p>
    <w:p w14:paraId="5A29E0BC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];</w:t>
      </w:r>
    </w:p>
    <w:p w14:paraId="139F6A2F" w14:textId="77777777" w:rsidR="00FD5638" w:rsidRPr="00FD5638" w:rsidRDefault="00FD5638" w:rsidP="00FD5638">
      <w:pPr>
        <w:rPr>
          <w:lang w:val="en-US"/>
        </w:rPr>
      </w:pPr>
    </w:p>
    <w:p w14:paraId="65B9576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125AEB7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-------------------------------------------------------------------------</w:t>
      </w:r>
    </w:p>
    <w:p w14:paraId="45077D3C" w14:textId="299BB133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Redis settings</w:t>
      </w:r>
    </w:p>
    <w:p w14:paraId="4B5C3433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 -------------------------------------------------------------------------</w:t>
      </w:r>
    </w:p>
    <w:p w14:paraId="03EFFA02" w14:textId="4EABA79B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>| Your Redis server can be specified below, if you are using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 xml:space="preserve">| the Redis or </w:t>
      </w:r>
      <w:proofErr w:type="spellStart"/>
      <w:r w:rsidRPr="00FD5638">
        <w:rPr>
          <w:lang w:val="en-US"/>
        </w:rPr>
        <w:t>Predis</w:t>
      </w:r>
      <w:proofErr w:type="spellEnd"/>
      <w:r w:rsidRPr="00FD5638">
        <w:rPr>
          <w:lang w:val="en-US"/>
        </w:rPr>
        <w:t xml:space="preserve"> drivers.</w:t>
      </w:r>
    </w:p>
    <w:p w14:paraId="2856D520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263B0185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40B61D70" w14:textId="2A49C5BE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redis</w:t>
      </w:r>
      <w:proofErr w:type="spellEnd"/>
      <w:r w:rsidRPr="00FD5638">
        <w:rPr>
          <w:lang w:val="en-US"/>
        </w:rPr>
        <w:t xml:space="preserve"> = [</w:t>
      </w:r>
    </w:p>
    <w:p w14:paraId="25942E87" w14:textId="75644438" w:rsidR="00FD5638" w:rsidRPr="00FD5638" w:rsidRDefault="00CC5DBA" w:rsidP="00CC5DBA">
      <w:pPr>
        <w:pStyle w:val="Lista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host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    =&gt; </w:t>
      </w:r>
      <w:r>
        <w:rPr>
          <w:lang w:val="en-US"/>
        </w:rPr>
        <w:t>‘</w:t>
      </w:r>
      <w:r w:rsidR="00FD5638" w:rsidRPr="00FD5638">
        <w:rPr>
          <w:lang w:val="en-US"/>
        </w:rPr>
        <w:t>127.0.0.1</w:t>
      </w:r>
      <w:r>
        <w:rPr>
          <w:lang w:val="en-US"/>
        </w:rPr>
        <w:t>’</w:t>
      </w:r>
      <w:r w:rsidR="00FD5638" w:rsidRPr="00FD5638">
        <w:rPr>
          <w:lang w:val="en-US"/>
        </w:rPr>
        <w:t>,</w:t>
      </w:r>
    </w:p>
    <w:p w14:paraId="40C9A68B" w14:textId="78200071" w:rsidR="00FD5638" w:rsidRPr="00FD5638" w:rsidRDefault="00CC5DBA" w:rsidP="00CC5DBA">
      <w:pPr>
        <w:pStyle w:val="Lista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password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=&gt; null,</w:t>
      </w:r>
    </w:p>
    <w:p w14:paraId="1306F080" w14:textId="1C4CEE32" w:rsidR="00FD5638" w:rsidRPr="00FD5638" w:rsidRDefault="00CC5DBA" w:rsidP="00CC5DBA">
      <w:pPr>
        <w:pStyle w:val="Lista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port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    =&gt; 6379,</w:t>
      </w:r>
    </w:p>
    <w:p w14:paraId="0C45155A" w14:textId="0973789B" w:rsidR="00FD5638" w:rsidRPr="00FD5638" w:rsidRDefault="00CC5DBA" w:rsidP="00CC5DBA">
      <w:pPr>
        <w:pStyle w:val="Lista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timeout</w:t>
      </w:r>
      <w:proofErr w:type="gramStart"/>
      <w:r>
        <w:rPr>
          <w:lang w:val="en-US"/>
        </w:rPr>
        <w:t>’</w:t>
      </w:r>
      <w:r w:rsidR="00FD5638" w:rsidRPr="00FD5638">
        <w:rPr>
          <w:lang w:val="en-US"/>
        </w:rPr>
        <w:t xml:space="preserve">  =</w:t>
      </w:r>
      <w:proofErr w:type="gramEnd"/>
      <w:r w:rsidR="00FD5638" w:rsidRPr="00FD5638">
        <w:rPr>
          <w:lang w:val="en-US"/>
        </w:rPr>
        <w:t>&gt; 0,</w:t>
      </w:r>
    </w:p>
    <w:p w14:paraId="5150CFAC" w14:textId="1C28BBDC" w:rsidR="00FD5638" w:rsidRPr="00FD5638" w:rsidRDefault="00CC5DBA" w:rsidP="00CC5DBA">
      <w:pPr>
        <w:pStyle w:val="Lista3"/>
        <w:rPr>
          <w:lang w:val="en-US"/>
        </w:rPr>
      </w:pPr>
      <w:r>
        <w:rPr>
          <w:lang w:val="en-US"/>
        </w:rPr>
        <w:t>‘</w:t>
      </w:r>
      <w:r w:rsidR="00FD5638" w:rsidRPr="00FD5638">
        <w:rPr>
          <w:lang w:val="en-US"/>
        </w:rPr>
        <w:t>database</w:t>
      </w:r>
      <w:r>
        <w:rPr>
          <w:lang w:val="en-US"/>
        </w:rPr>
        <w:t>’</w:t>
      </w:r>
      <w:r w:rsidR="00FD5638" w:rsidRPr="00FD5638">
        <w:rPr>
          <w:lang w:val="en-US"/>
        </w:rPr>
        <w:t xml:space="preserve"> =&gt; 0,</w:t>
      </w:r>
    </w:p>
    <w:p w14:paraId="243BD93F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];</w:t>
      </w:r>
    </w:p>
    <w:p w14:paraId="2709FE9C" w14:textId="77777777" w:rsidR="00FD5638" w:rsidRPr="00FD5638" w:rsidRDefault="00FD5638" w:rsidP="00FD5638">
      <w:pPr>
        <w:rPr>
          <w:lang w:val="en-US"/>
        </w:rPr>
      </w:pPr>
    </w:p>
    <w:p w14:paraId="45796D67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/*</w:t>
      </w:r>
    </w:p>
    <w:p w14:paraId="5E66F43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|--------------------------------------------------------------------------</w:t>
      </w:r>
    </w:p>
    <w:p w14:paraId="2EB4B09D" w14:textId="61BB9800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| Available Cache Handlers</w:t>
      </w:r>
    </w:p>
    <w:p w14:paraId="64E8327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lastRenderedPageBreak/>
        <w:t>    |--------------------------------------------------------------------------</w:t>
      </w:r>
    </w:p>
    <w:p w14:paraId="3AE4678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3B7E9DA7" w14:textId="3293913B" w:rsidR="00FD5638" w:rsidRPr="00FD5638" w:rsidRDefault="00FD5638" w:rsidP="00CC5DBA">
      <w:pPr>
        <w:pStyle w:val="Sangradetextonormal"/>
        <w:rPr>
          <w:lang w:val="en-US"/>
        </w:rPr>
      </w:pPr>
      <w:r w:rsidRPr="00FD5638">
        <w:rPr>
          <w:lang w:val="en-US"/>
        </w:rPr>
        <w:t xml:space="preserve">| This is an array of cache engine </w:t>
      </w:r>
      <w:proofErr w:type="spellStart"/>
      <w:r w:rsidRPr="00FD5638">
        <w:rPr>
          <w:lang w:val="en-US"/>
        </w:rPr>
        <w:t>alias</w:t>
      </w:r>
      <w:r w:rsidR="00CC5DBA">
        <w:rPr>
          <w:lang w:val="en-US"/>
        </w:rPr>
        <w:t>’</w:t>
      </w:r>
      <w:proofErr w:type="spellEnd"/>
      <w:r w:rsidRPr="00FD5638">
        <w:rPr>
          <w:lang w:val="en-US"/>
        </w:rPr>
        <w:t xml:space="preserve"> and class names. Only engines</w:t>
      </w:r>
      <w:r w:rsidR="00CC5DBA">
        <w:rPr>
          <w:lang w:val="en-US"/>
        </w:rPr>
        <w:t xml:space="preserve"> </w:t>
      </w:r>
      <w:r w:rsidRPr="00FD5638">
        <w:rPr>
          <w:lang w:val="en-US"/>
        </w:rPr>
        <w:t>| that are listed here are allowed to be used.</w:t>
      </w:r>
    </w:p>
    <w:p w14:paraId="0372E5C4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|</w:t>
      </w:r>
    </w:p>
    <w:p w14:paraId="69E5385D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*/</w:t>
      </w:r>
    </w:p>
    <w:p w14:paraId="19B02F6A" w14:textId="623745B2" w:rsidR="00FD5638" w:rsidRPr="00FD5638" w:rsidRDefault="00FD5638" w:rsidP="00CC5DBA">
      <w:pPr>
        <w:pStyle w:val="Textoindependienteprimerasangra"/>
        <w:rPr>
          <w:lang w:val="en-US"/>
        </w:rPr>
      </w:pPr>
      <w:r w:rsidRPr="00FD5638">
        <w:rPr>
          <w:lang w:val="en-US"/>
        </w:rPr>
        <w:t>public $</w:t>
      </w:r>
      <w:proofErr w:type="spellStart"/>
      <w:r w:rsidRPr="00FD5638">
        <w:rPr>
          <w:lang w:val="en-US"/>
        </w:rPr>
        <w:t>validHandlers</w:t>
      </w:r>
      <w:proofErr w:type="spellEnd"/>
      <w:r w:rsidRPr="00FD5638">
        <w:rPr>
          <w:lang w:val="en-US"/>
        </w:rPr>
        <w:t xml:space="preserve"> = [</w:t>
      </w:r>
    </w:p>
    <w:p w14:paraId="1717B101" w14:textId="14255EB0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    </w:t>
      </w:r>
      <w:r w:rsidR="00CC5DBA">
        <w:rPr>
          <w:lang w:val="en-US"/>
        </w:rPr>
        <w:t>‘</w:t>
      </w:r>
      <w:r w:rsidRPr="00FD5638">
        <w:rPr>
          <w:lang w:val="en-US"/>
        </w:rPr>
        <w:t>dummy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    =&gt; </w:t>
      </w:r>
      <w:proofErr w:type="gramStart"/>
      <w:r w:rsidRPr="00FD5638">
        <w:rPr>
          <w:lang w:val="en-US"/>
        </w:rPr>
        <w:t>\CodeIgniter\Cache\Handlers\</w:t>
      </w:r>
      <w:proofErr w:type="spellStart"/>
      <w:r w:rsidRPr="00FD5638">
        <w:rPr>
          <w:lang w:val="en-US"/>
        </w:rPr>
        <w:t>DummyHandler</w:t>
      </w:r>
      <w:proofErr w:type="spellEnd"/>
      <w:r w:rsidRPr="00FD5638">
        <w:rPr>
          <w:lang w:val="en-US"/>
        </w:rPr>
        <w:t>::</w:t>
      </w:r>
      <w:proofErr w:type="gramEnd"/>
      <w:r w:rsidRPr="00FD5638">
        <w:rPr>
          <w:lang w:val="en-US"/>
        </w:rPr>
        <w:t>class,</w:t>
      </w:r>
    </w:p>
    <w:p w14:paraId="02EE2F63" w14:textId="3C23B369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    </w:t>
      </w:r>
      <w:r w:rsidR="00CC5DBA">
        <w:rPr>
          <w:lang w:val="en-US"/>
        </w:rPr>
        <w:t>‘</w:t>
      </w:r>
      <w:r w:rsidRPr="00FD5638">
        <w:rPr>
          <w:lang w:val="en-US"/>
        </w:rPr>
        <w:t>file</w:t>
      </w:r>
      <w:r w:rsidR="00CC5DBA">
        <w:rPr>
          <w:lang w:val="en-US"/>
        </w:rPr>
        <w:t>’</w:t>
      </w:r>
      <w:r w:rsidRPr="00FD5638">
        <w:rPr>
          <w:lang w:val="en-US"/>
        </w:rPr>
        <w:t xml:space="preserve">      =&gt; </w:t>
      </w:r>
      <w:proofErr w:type="gramStart"/>
      <w:r w:rsidRPr="00FD5638">
        <w:rPr>
          <w:lang w:val="en-US"/>
        </w:rPr>
        <w:t>\CodeIgniter\Cache\Handlers\</w:t>
      </w:r>
      <w:proofErr w:type="spellStart"/>
      <w:r w:rsidRPr="00FD5638">
        <w:rPr>
          <w:lang w:val="en-US"/>
        </w:rPr>
        <w:t>FileHandler</w:t>
      </w:r>
      <w:proofErr w:type="spellEnd"/>
      <w:r w:rsidRPr="00FD5638">
        <w:rPr>
          <w:lang w:val="en-US"/>
        </w:rPr>
        <w:t>::</w:t>
      </w:r>
      <w:proofErr w:type="gramEnd"/>
      <w:r w:rsidRPr="00FD5638">
        <w:rPr>
          <w:lang w:val="en-US"/>
        </w:rPr>
        <w:t>class,</w:t>
      </w:r>
    </w:p>
    <w:p w14:paraId="069C890A" w14:textId="58B4F7C4" w:rsidR="00FD5638" w:rsidRPr="00FD5638" w:rsidRDefault="00CC5DBA" w:rsidP="00CC5DBA">
      <w:pPr>
        <w:pStyle w:val="Textoindependienteprimerasangra2"/>
        <w:rPr>
          <w:lang w:val="en-US"/>
        </w:rPr>
      </w:pPr>
      <w:r>
        <w:rPr>
          <w:lang w:val="en-US"/>
        </w:rPr>
        <w:t>‘</w:t>
      </w:r>
      <w:proofErr w:type="spellStart"/>
      <w:r w:rsidR="00FD5638" w:rsidRPr="00FD5638">
        <w:rPr>
          <w:lang w:val="en-US"/>
        </w:rPr>
        <w:t>memcached</w:t>
      </w:r>
      <w:proofErr w:type="spellEnd"/>
      <w:r>
        <w:rPr>
          <w:lang w:val="en-US"/>
        </w:rPr>
        <w:t>’</w:t>
      </w:r>
      <w:r w:rsidR="00FD5638" w:rsidRPr="00FD5638">
        <w:rPr>
          <w:lang w:val="en-US"/>
        </w:rPr>
        <w:t xml:space="preserve"> =&gt; </w:t>
      </w:r>
      <w:proofErr w:type="gramStart"/>
      <w:r w:rsidR="00FD5638" w:rsidRPr="00FD5638">
        <w:rPr>
          <w:lang w:val="en-US"/>
        </w:rPr>
        <w:t>\CodeIgniter\Cache\Handlers\</w:t>
      </w:r>
      <w:proofErr w:type="spellStart"/>
      <w:r w:rsidR="00FD5638" w:rsidRPr="00FD5638">
        <w:rPr>
          <w:lang w:val="en-US"/>
        </w:rPr>
        <w:t>MemcachedHandler</w:t>
      </w:r>
      <w:proofErr w:type="spellEnd"/>
      <w:r w:rsidR="00FD5638" w:rsidRPr="00FD5638">
        <w:rPr>
          <w:lang w:val="en-US"/>
        </w:rPr>
        <w:t>::</w:t>
      </w:r>
      <w:proofErr w:type="gramEnd"/>
      <w:r w:rsidR="00FD5638" w:rsidRPr="00FD5638">
        <w:rPr>
          <w:lang w:val="en-US"/>
        </w:rPr>
        <w:t>class,</w:t>
      </w:r>
    </w:p>
    <w:p w14:paraId="3E41EE39" w14:textId="2B4CC2BF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   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predis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   =&gt; </w:t>
      </w:r>
      <w:proofErr w:type="gramStart"/>
      <w:r w:rsidRPr="00FD5638">
        <w:rPr>
          <w:lang w:val="en-US"/>
        </w:rPr>
        <w:t>\CodeIgniter\Cache\Handlers\</w:t>
      </w:r>
      <w:proofErr w:type="spellStart"/>
      <w:r w:rsidRPr="00FD5638">
        <w:rPr>
          <w:lang w:val="en-US"/>
        </w:rPr>
        <w:t>PredisHandler</w:t>
      </w:r>
      <w:proofErr w:type="spellEnd"/>
      <w:r w:rsidRPr="00FD5638">
        <w:rPr>
          <w:lang w:val="en-US"/>
        </w:rPr>
        <w:t>::</w:t>
      </w:r>
      <w:proofErr w:type="gramEnd"/>
      <w:r w:rsidRPr="00FD5638">
        <w:rPr>
          <w:lang w:val="en-US"/>
        </w:rPr>
        <w:t>class,</w:t>
      </w:r>
    </w:p>
    <w:p w14:paraId="025CC3EA" w14:textId="6930B43A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 xml:space="preserve">        </w:t>
      </w:r>
      <w:r w:rsidR="00CC5DBA">
        <w:rPr>
          <w:lang w:val="en-US"/>
        </w:rPr>
        <w:t>‘</w:t>
      </w:r>
      <w:proofErr w:type="spellStart"/>
      <w:r w:rsidRPr="00FD5638">
        <w:rPr>
          <w:lang w:val="en-US"/>
        </w:rPr>
        <w:t>redis</w:t>
      </w:r>
      <w:proofErr w:type="spellEnd"/>
      <w:r w:rsidR="00CC5DBA">
        <w:rPr>
          <w:lang w:val="en-US"/>
        </w:rPr>
        <w:t>’</w:t>
      </w:r>
      <w:r w:rsidRPr="00FD5638">
        <w:rPr>
          <w:lang w:val="en-US"/>
        </w:rPr>
        <w:t xml:space="preserve">     =&gt; </w:t>
      </w:r>
      <w:proofErr w:type="gramStart"/>
      <w:r w:rsidRPr="00FD5638">
        <w:rPr>
          <w:lang w:val="en-US"/>
        </w:rPr>
        <w:t>\CodeIgniter\Cache\Handlers\</w:t>
      </w:r>
      <w:proofErr w:type="spellStart"/>
      <w:r w:rsidRPr="00FD5638">
        <w:rPr>
          <w:lang w:val="en-US"/>
        </w:rPr>
        <w:t>RedisHandler</w:t>
      </w:r>
      <w:proofErr w:type="spellEnd"/>
      <w:r w:rsidRPr="00FD5638">
        <w:rPr>
          <w:lang w:val="en-US"/>
        </w:rPr>
        <w:t>::</w:t>
      </w:r>
      <w:proofErr w:type="gramEnd"/>
      <w:r w:rsidRPr="00FD5638">
        <w:rPr>
          <w:lang w:val="en-US"/>
        </w:rPr>
        <w:t>class,</w:t>
      </w:r>
    </w:p>
    <w:p w14:paraId="3BD48994" w14:textId="34D08C63" w:rsidR="00FD5638" w:rsidRPr="00FD5638" w:rsidRDefault="00CC5DBA" w:rsidP="00CC5DBA">
      <w:pPr>
        <w:pStyle w:val="Textoindependienteprimerasangra2"/>
        <w:rPr>
          <w:lang w:val="en-US"/>
        </w:rPr>
      </w:pPr>
      <w:r>
        <w:rPr>
          <w:lang w:val="en-US"/>
        </w:rPr>
        <w:t>‘</w:t>
      </w:r>
      <w:proofErr w:type="spellStart"/>
      <w:r w:rsidR="00FD5638" w:rsidRPr="00FD5638">
        <w:rPr>
          <w:lang w:val="en-US"/>
        </w:rPr>
        <w:t>wincache</w:t>
      </w:r>
      <w:proofErr w:type="spellEnd"/>
      <w:proofErr w:type="gramStart"/>
      <w:r>
        <w:rPr>
          <w:lang w:val="en-US"/>
        </w:rPr>
        <w:t>’</w:t>
      </w:r>
      <w:r w:rsidR="00FD5638" w:rsidRPr="00FD5638">
        <w:rPr>
          <w:lang w:val="en-US"/>
        </w:rPr>
        <w:t xml:space="preserve">  =</w:t>
      </w:r>
      <w:proofErr w:type="gramEnd"/>
      <w:r w:rsidR="00FD5638" w:rsidRPr="00FD5638">
        <w:rPr>
          <w:lang w:val="en-US"/>
        </w:rPr>
        <w:t xml:space="preserve">&gt; </w:t>
      </w:r>
      <w:proofErr w:type="gramStart"/>
      <w:r w:rsidR="00FD5638" w:rsidRPr="00FD5638">
        <w:rPr>
          <w:lang w:val="en-US"/>
        </w:rPr>
        <w:t>\CodeIgniter\Cache\Handlers\</w:t>
      </w:r>
      <w:proofErr w:type="spellStart"/>
      <w:r w:rsidR="00FD5638" w:rsidRPr="00FD5638">
        <w:rPr>
          <w:lang w:val="en-US"/>
        </w:rPr>
        <w:t>WincacheHandler</w:t>
      </w:r>
      <w:proofErr w:type="spellEnd"/>
      <w:r w:rsidR="00FD5638" w:rsidRPr="00FD5638">
        <w:rPr>
          <w:lang w:val="en-US"/>
        </w:rPr>
        <w:t>::</w:t>
      </w:r>
      <w:proofErr w:type="gramEnd"/>
      <w:r w:rsidR="00FD5638" w:rsidRPr="00FD5638">
        <w:rPr>
          <w:lang w:val="en-US"/>
        </w:rPr>
        <w:t>class,</w:t>
      </w:r>
    </w:p>
    <w:p w14:paraId="63AEB4A1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    ];</w:t>
      </w:r>
    </w:p>
    <w:p w14:paraId="4054685E" w14:textId="77777777" w:rsidR="00FD5638" w:rsidRPr="00FD5638" w:rsidRDefault="00FD5638" w:rsidP="00FD5638">
      <w:pPr>
        <w:rPr>
          <w:lang w:val="en-US"/>
        </w:rPr>
      </w:pPr>
      <w:r w:rsidRPr="00FD5638">
        <w:rPr>
          <w:lang w:val="en-US"/>
        </w:rPr>
        <w:t>}</w:t>
      </w:r>
    </w:p>
    <w:p w14:paraId="0134BCDD" w14:textId="77777777" w:rsidR="00FD5638" w:rsidRPr="00FD5638" w:rsidRDefault="00FD5638" w:rsidP="00FD5638">
      <w:pPr>
        <w:rPr>
          <w:lang w:val="en-US"/>
        </w:rPr>
      </w:pPr>
    </w:p>
    <w:p w14:paraId="4F524609" w14:textId="30DA8D8A" w:rsidR="00FD5638" w:rsidRPr="00FD5638" w:rsidRDefault="00FD5638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 w:rsidR="00CC5DBA">
        <w:rPr>
          <w:lang w:val="en-US"/>
        </w:rPr>
        <w:t>7</w:t>
      </w:r>
      <w:r w:rsidR="00A83497">
        <w:rPr>
          <w:lang w:val="en-US"/>
        </w:rPr>
        <w:t xml:space="preserve"> </w:t>
      </w:r>
      <w:proofErr w:type="spellStart"/>
      <w:r w:rsidR="00A83497">
        <w:rPr>
          <w:lang w:val="en-US"/>
        </w:rPr>
        <w:t>Constants</w:t>
      </w:r>
      <w:r w:rsidRPr="00FD5638">
        <w:rPr>
          <w:lang w:val="en-US"/>
        </w:rPr>
        <w:t>.php</w:t>
      </w:r>
      <w:proofErr w:type="spellEnd"/>
    </w:p>
    <w:p w14:paraId="09B60ACA" w14:textId="77777777" w:rsidR="00A83497" w:rsidRPr="00A83497" w:rsidRDefault="00A83497" w:rsidP="00CC5DBA">
      <w:pPr>
        <w:pStyle w:val="Continuarlista2"/>
        <w:rPr>
          <w:lang w:val="en-US"/>
        </w:rPr>
      </w:pPr>
      <w:r w:rsidRPr="00A83497">
        <w:rPr>
          <w:lang w:val="en-US"/>
        </w:rPr>
        <w:t>&lt;?</w:t>
      </w:r>
      <w:proofErr w:type="spellStart"/>
      <w:r w:rsidRPr="00A83497">
        <w:rPr>
          <w:lang w:val="en-US"/>
        </w:rPr>
        <w:t>php</w:t>
      </w:r>
      <w:proofErr w:type="spellEnd"/>
    </w:p>
    <w:p w14:paraId="27C89431" w14:textId="77777777" w:rsidR="00A83497" w:rsidRPr="00A83497" w:rsidRDefault="00A83497" w:rsidP="00A83497">
      <w:pPr>
        <w:rPr>
          <w:lang w:val="en-US"/>
        </w:rPr>
      </w:pPr>
    </w:p>
    <w:p w14:paraId="54E9E71A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//--------------------------------------------------------------------</w:t>
      </w:r>
    </w:p>
    <w:p w14:paraId="2C53BF57" w14:textId="77777777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// App Namespace</w:t>
      </w:r>
    </w:p>
    <w:p w14:paraId="23E03FDA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//--------------------------------------------------------------------</w:t>
      </w:r>
    </w:p>
    <w:p w14:paraId="16BE873F" w14:textId="0BF5F0D8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// This defines the default Namespace that is used throughout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// CodeIgniter to refer to the Application directory. Change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// this constant to change the namespace that all application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// classes should use.</w:t>
      </w:r>
    </w:p>
    <w:p w14:paraId="26572E8A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//</w:t>
      </w:r>
    </w:p>
    <w:p w14:paraId="389CD919" w14:textId="307C9CCE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// NOTE: changing this will require manually modifying the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 xml:space="preserve">// existing namespaces of App\* </w:t>
      </w:r>
      <w:proofErr w:type="spellStart"/>
      <w:r w:rsidRPr="00A83497">
        <w:rPr>
          <w:lang w:val="en-US"/>
        </w:rPr>
        <w:t>namespaced</w:t>
      </w:r>
      <w:proofErr w:type="spellEnd"/>
      <w:r w:rsidRPr="00A83497">
        <w:rPr>
          <w:lang w:val="en-US"/>
        </w:rPr>
        <w:t>-classes.</w:t>
      </w:r>
    </w:p>
    <w:p w14:paraId="74415E55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lastRenderedPageBreak/>
        <w:t>//</w:t>
      </w:r>
    </w:p>
    <w:p w14:paraId="0ACCE34F" w14:textId="080B0612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APP_NAMESPACE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)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APP_NAMESPACE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, </w:t>
      </w:r>
      <w:r w:rsidR="00CC5DBA">
        <w:rPr>
          <w:lang w:val="en-US"/>
        </w:rPr>
        <w:t>‘</w:t>
      </w:r>
      <w:r w:rsidRPr="00A83497">
        <w:rPr>
          <w:lang w:val="en-US"/>
        </w:rPr>
        <w:t>App</w:t>
      </w:r>
      <w:r w:rsidR="00CC5DBA">
        <w:rPr>
          <w:lang w:val="en-US"/>
        </w:rPr>
        <w:t>’</w:t>
      </w:r>
      <w:r w:rsidRPr="00A83497">
        <w:rPr>
          <w:lang w:val="en-US"/>
        </w:rPr>
        <w:t>);</w:t>
      </w:r>
    </w:p>
    <w:p w14:paraId="71390E0F" w14:textId="77777777" w:rsidR="00A83497" w:rsidRPr="00A83497" w:rsidRDefault="00A83497" w:rsidP="00A83497">
      <w:pPr>
        <w:rPr>
          <w:lang w:val="en-US"/>
        </w:rPr>
      </w:pPr>
    </w:p>
    <w:p w14:paraId="34DD56C7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/*</w:t>
      </w:r>
    </w:p>
    <w:p w14:paraId="2A56D78D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|--------------------------------------------------------------------------</w:t>
      </w:r>
    </w:p>
    <w:p w14:paraId="60980C18" w14:textId="77777777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| Composer Path</w:t>
      </w:r>
    </w:p>
    <w:p w14:paraId="4414E6AF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|--------------------------------------------------------------------------</w:t>
      </w:r>
    </w:p>
    <w:p w14:paraId="70E2ABFA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</w:t>
      </w:r>
    </w:p>
    <w:p w14:paraId="05CEDDC3" w14:textId="1F7D0A43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| The path that Composer</w:t>
      </w:r>
      <w:r w:rsidR="00CC5DBA">
        <w:rPr>
          <w:lang w:val="en-US"/>
        </w:rPr>
        <w:t>’</w:t>
      </w:r>
      <w:r w:rsidRPr="00A83497">
        <w:rPr>
          <w:lang w:val="en-US"/>
        </w:rPr>
        <w:t>s autoload file is expected to live. By default,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the vendor folder is in the Root directory, but you can customize that here.</w:t>
      </w:r>
    </w:p>
    <w:p w14:paraId="6C1E3F21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*/</w:t>
      </w:r>
    </w:p>
    <w:p w14:paraId="5F68C528" w14:textId="4A6F2F74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COMPOSER_PATH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)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COMPOSER_PATH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, </w:t>
      </w:r>
      <w:proofErr w:type="gramStart"/>
      <w:r w:rsidRPr="00A83497">
        <w:rPr>
          <w:lang w:val="en-US"/>
        </w:rPr>
        <w:t>ROOTPATH .</w:t>
      </w:r>
      <w:proofErr w:type="gramEnd"/>
      <w:r w:rsidRPr="00A83497">
        <w:rPr>
          <w:lang w:val="en-US"/>
        </w:rPr>
        <w:t xml:space="preserve"> </w:t>
      </w:r>
      <w:r w:rsidR="00CC5DBA">
        <w:rPr>
          <w:lang w:val="en-US"/>
        </w:rPr>
        <w:t>‘</w:t>
      </w:r>
      <w:r w:rsidRPr="00A83497">
        <w:rPr>
          <w:lang w:val="en-US"/>
        </w:rPr>
        <w:t>vendor/</w:t>
      </w:r>
      <w:proofErr w:type="spellStart"/>
      <w:r w:rsidRPr="00A83497">
        <w:rPr>
          <w:lang w:val="en-US"/>
        </w:rPr>
        <w:t>autoload.php</w:t>
      </w:r>
      <w:proofErr w:type="spellEnd"/>
      <w:r w:rsidR="00CC5DBA">
        <w:rPr>
          <w:lang w:val="en-US"/>
        </w:rPr>
        <w:t>’</w:t>
      </w:r>
      <w:r w:rsidRPr="00A83497">
        <w:rPr>
          <w:lang w:val="en-US"/>
        </w:rPr>
        <w:t>);</w:t>
      </w:r>
    </w:p>
    <w:p w14:paraId="51606639" w14:textId="77777777" w:rsidR="00A83497" w:rsidRPr="00A83497" w:rsidRDefault="00A83497" w:rsidP="00A83497">
      <w:pPr>
        <w:rPr>
          <w:lang w:val="en-US"/>
        </w:rPr>
      </w:pPr>
    </w:p>
    <w:p w14:paraId="7A3E789D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/*</w:t>
      </w:r>
    </w:p>
    <w:p w14:paraId="49A60C0E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|--------------------------------------------------------------------------</w:t>
      </w:r>
    </w:p>
    <w:p w14:paraId="02295A05" w14:textId="77777777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| Timing Constants</w:t>
      </w:r>
    </w:p>
    <w:p w14:paraId="076F18A2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|--------------------------------------------------------------------------</w:t>
      </w:r>
    </w:p>
    <w:p w14:paraId="4C10B5C7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</w:t>
      </w:r>
    </w:p>
    <w:p w14:paraId="675DB815" w14:textId="0CB4C4EA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| Provide simple ways to work with the myriad of PHP functions that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require information to be in seconds.</w:t>
      </w:r>
    </w:p>
    <w:p w14:paraId="116BDBD1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*/</w:t>
      </w:r>
    </w:p>
    <w:p w14:paraId="71DCA0C3" w14:textId="64D136CF" w:rsidR="00A83497" w:rsidRPr="00A83497" w:rsidRDefault="00A83497" w:rsidP="00CC5DBA">
      <w:pPr>
        <w:pStyle w:val="Lista3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SECOND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)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SECOND</w:t>
      </w:r>
      <w:r w:rsidR="00CC5DBA">
        <w:rPr>
          <w:lang w:val="en-US"/>
        </w:rPr>
        <w:t>’</w:t>
      </w:r>
      <w:r w:rsidRPr="00A83497">
        <w:rPr>
          <w:lang w:val="en-US"/>
        </w:rPr>
        <w:t>, 1);</w:t>
      </w:r>
    </w:p>
    <w:p w14:paraId="38104FC0" w14:textId="39D9DFB2" w:rsidR="00A83497" w:rsidRPr="00A83497" w:rsidRDefault="00A83497" w:rsidP="00CC5DBA">
      <w:pPr>
        <w:pStyle w:val="Lista3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MINUTE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)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MINUTE</w:t>
      </w:r>
      <w:r w:rsidR="00CC5DBA">
        <w:rPr>
          <w:lang w:val="en-US"/>
        </w:rPr>
        <w:t>’</w:t>
      </w:r>
      <w:r w:rsidRPr="00A83497">
        <w:rPr>
          <w:lang w:val="en-US"/>
        </w:rPr>
        <w:t>, 60);</w:t>
      </w:r>
    </w:p>
    <w:p w14:paraId="64D05CC7" w14:textId="28B03B0F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HOUR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HOUR</w:t>
      </w:r>
      <w:r w:rsidR="00CC5DBA">
        <w:rPr>
          <w:lang w:val="en-US"/>
        </w:rPr>
        <w:t>’</w:t>
      </w:r>
      <w:r w:rsidRPr="00A83497">
        <w:rPr>
          <w:lang w:val="en-US"/>
        </w:rPr>
        <w:t>, 3600);</w:t>
      </w:r>
    </w:p>
    <w:p w14:paraId="28842AF1" w14:textId="36D0B79E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DAY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 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DAY</w:t>
      </w:r>
      <w:r w:rsidR="00CC5DBA">
        <w:rPr>
          <w:lang w:val="en-US"/>
        </w:rPr>
        <w:t>’</w:t>
      </w:r>
      <w:r w:rsidRPr="00A83497">
        <w:rPr>
          <w:lang w:val="en-US"/>
        </w:rPr>
        <w:t>, 86400);</w:t>
      </w:r>
    </w:p>
    <w:p w14:paraId="7170218F" w14:textId="682A1F6C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WEEK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WEEK</w:t>
      </w:r>
      <w:r w:rsidR="00CC5DBA">
        <w:rPr>
          <w:lang w:val="en-US"/>
        </w:rPr>
        <w:t>’</w:t>
      </w:r>
      <w:r w:rsidRPr="00A83497">
        <w:rPr>
          <w:lang w:val="en-US"/>
        </w:rPr>
        <w:t>, 604800);</w:t>
      </w:r>
    </w:p>
    <w:p w14:paraId="75C46C1F" w14:textId="54B28096" w:rsidR="00A83497" w:rsidRPr="00A83497" w:rsidRDefault="00A83497" w:rsidP="00CC5DBA">
      <w:pPr>
        <w:pStyle w:val="Lista3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MONTH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>)  |</w:t>
      </w:r>
      <w:proofErr w:type="gramEnd"/>
      <w:r w:rsidRPr="00A83497">
        <w:rPr>
          <w:lang w:val="en-US"/>
        </w:rPr>
        <w:t xml:space="preserve">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MONTH</w:t>
      </w:r>
      <w:r w:rsidR="00CC5DBA">
        <w:rPr>
          <w:lang w:val="en-US"/>
        </w:rPr>
        <w:t>’</w:t>
      </w:r>
      <w:r w:rsidRPr="00A83497">
        <w:rPr>
          <w:lang w:val="en-US"/>
        </w:rPr>
        <w:t>, 2592000);</w:t>
      </w:r>
    </w:p>
    <w:p w14:paraId="0B74E72A" w14:textId="196C7964" w:rsidR="00A83497" w:rsidRPr="00A83497" w:rsidRDefault="00A83497" w:rsidP="00CC5DBA">
      <w:pPr>
        <w:pStyle w:val="Lista3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YEAR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YEAR</w:t>
      </w:r>
      <w:r w:rsidR="00CC5DBA">
        <w:rPr>
          <w:lang w:val="en-US"/>
        </w:rPr>
        <w:t>’</w:t>
      </w:r>
      <w:r w:rsidRPr="00A83497">
        <w:rPr>
          <w:lang w:val="en-US"/>
        </w:rPr>
        <w:t>, 31536000);</w:t>
      </w:r>
    </w:p>
    <w:p w14:paraId="1ED4DA27" w14:textId="081665F4" w:rsidR="00A83497" w:rsidRPr="00A83497" w:rsidRDefault="00A83497" w:rsidP="00CC5DBA">
      <w:pPr>
        <w:pStyle w:val="Lista3"/>
        <w:rPr>
          <w:lang w:val="en-US"/>
        </w:rPr>
      </w:pPr>
      <w:r w:rsidRPr="00A83497">
        <w:rPr>
          <w:lang w:val="en-US"/>
        </w:rPr>
        <w:lastRenderedPageBreak/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DECADE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)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DECADE</w:t>
      </w:r>
      <w:r w:rsidR="00CC5DBA">
        <w:rPr>
          <w:lang w:val="en-US"/>
        </w:rPr>
        <w:t>’</w:t>
      </w:r>
      <w:r w:rsidRPr="00A83497">
        <w:rPr>
          <w:lang w:val="en-US"/>
        </w:rPr>
        <w:t>, 315360000);</w:t>
      </w:r>
    </w:p>
    <w:p w14:paraId="66C1BDDE" w14:textId="77777777" w:rsidR="00A83497" w:rsidRPr="00A83497" w:rsidRDefault="00A83497" w:rsidP="00A83497">
      <w:pPr>
        <w:rPr>
          <w:lang w:val="en-US"/>
        </w:rPr>
      </w:pPr>
    </w:p>
    <w:p w14:paraId="319DD43A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/*</w:t>
      </w:r>
    </w:p>
    <w:p w14:paraId="0EE3821A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|--------------------------------------------------------------------------</w:t>
      </w:r>
    </w:p>
    <w:p w14:paraId="4902C86E" w14:textId="77777777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| Exit Status Codes</w:t>
      </w:r>
    </w:p>
    <w:p w14:paraId="0AD00B84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|--------------------------------------------------------------------------</w:t>
      </w:r>
    </w:p>
    <w:p w14:paraId="6A567B7A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</w:t>
      </w:r>
    </w:p>
    <w:p w14:paraId="32AB9F6E" w14:textId="3F6017B6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 xml:space="preserve">| Used to indicate the conditions under which the script is </w:t>
      </w:r>
      <w:proofErr w:type="gramStart"/>
      <w:r w:rsidRPr="00A83497">
        <w:rPr>
          <w:lang w:val="en-US"/>
        </w:rPr>
        <w:t>exit(</w:t>
      </w:r>
      <w:proofErr w:type="gramEnd"/>
      <w:r w:rsidRPr="00A83497">
        <w:rPr>
          <w:lang w:val="en-US"/>
        </w:rPr>
        <w:t>)</w:t>
      </w:r>
      <w:proofErr w:type="spellStart"/>
      <w:r w:rsidRPr="00A83497">
        <w:rPr>
          <w:lang w:val="en-US"/>
        </w:rPr>
        <w:t>ing</w:t>
      </w:r>
      <w:proofErr w:type="spellEnd"/>
      <w:r w:rsidRPr="00A83497">
        <w:rPr>
          <w:lang w:val="en-US"/>
        </w:rPr>
        <w:t>.</w:t>
      </w:r>
      <w:r w:rsidR="00CC5DBA">
        <w:rPr>
          <w:lang w:val="en-US"/>
        </w:rPr>
        <w:t xml:space="preserve">  </w:t>
      </w:r>
      <w:r w:rsidRPr="00A83497">
        <w:rPr>
          <w:lang w:val="en-US"/>
        </w:rPr>
        <w:t>| While there is no universal standard for error codes, there are some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broad conventions.  Three such conventions are mentioned below, for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those who wish to make use of them.  The CodeIgniter defaults were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chosen for the least overlap with these conventions, while still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leaving room for others to be defined in future versions and user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applications.</w:t>
      </w:r>
    </w:p>
    <w:p w14:paraId="7D1004A4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</w:t>
      </w:r>
    </w:p>
    <w:p w14:paraId="0BBD1A52" w14:textId="48C64672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| The three main conventions used for determining exit status codes</w:t>
      </w:r>
      <w:r w:rsidR="00CC5DBA">
        <w:rPr>
          <w:lang w:val="en-US"/>
        </w:rPr>
        <w:t xml:space="preserve"> </w:t>
      </w:r>
      <w:r w:rsidRPr="00A83497">
        <w:rPr>
          <w:lang w:val="en-US"/>
        </w:rPr>
        <w:t>| are as follows:</w:t>
      </w:r>
    </w:p>
    <w:p w14:paraId="70A778EE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</w:t>
      </w:r>
    </w:p>
    <w:p w14:paraId="63D724B1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    Standard C/C++ Library (</w:t>
      </w:r>
      <w:proofErr w:type="spellStart"/>
      <w:r w:rsidRPr="00A83497">
        <w:rPr>
          <w:lang w:val="en-US"/>
        </w:rPr>
        <w:t>stdlibc</w:t>
      </w:r>
      <w:proofErr w:type="spellEnd"/>
      <w:r w:rsidRPr="00A83497">
        <w:rPr>
          <w:lang w:val="en-US"/>
        </w:rPr>
        <w:t>):</w:t>
      </w:r>
    </w:p>
    <w:p w14:paraId="4FA7793C" w14:textId="037B61C2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 xml:space="preserve">|       </w:t>
      </w:r>
      <w:hyperlink r:id="rId14" w:history="1">
        <w:r w:rsidR="00CC5DBA" w:rsidRPr="00A83497">
          <w:rPr>
            <w:rStyle w:val="Hipervnculo"/>
            <w:lang w:val="en-US"/>
          </w:rPr>
          <w:t>http://www.gnu.org/software/libc/manual/html_node/Exit-Status.html</w:t>
        </w:r>
      </w:hyperlink>
    </w:p>
    <w:p w14:paraId="66E2D1F4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    </w:t>
      </w:r>
      <w:proofErr w:type="gramStart"/>
      <w:r w:rsidRPr="00A83497">
        <w:rPr>
          <w:lang w:val="en-US"/>
        </w:rPr>
        <w:t xml:space="preserve">   (</w:t>
      </w:r>
      <w:proofErr w:type="gramEnd"/>
      <w:r w:rsidRPr="00A83497">
        <w:rPr>
          <w:lang w:val="en-US"/>
        </w:rPr>
        <w:t>This link also contains other GNU-specific conventions)</w:t>
      </w:r>
    </w:p>
    <w:p w14:paraId="269D71B5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 xml:space="preserve">|    BSD </w:t>
      </w:r>
      <w:proofErr w:type="spellStart"/>
      <w:r w:rsidRPr="00A83497">
        <w:rPr>
          <w:lang w:val="en-US"/>
        </w:rPr>
        <w:t>sysexits.h</w:t>
      </w:r>
      <w:proofErr w:type="spellEnd"/>
      <w:r w:rsidRPr="00A83497">
        <w:rPr>
          <w:lang w:val="en-US"/>
        </w:rPr>
        <w:t>:</w:t>
      </w:r>
    </w:p>
    <w:p w14:paraId="011FEE18" w14:textId="19888B1A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 xml:space="preserve">|       </w:t>
      </w:r>
      <w:hyperlink r:id="rId15" w:history="1">
        <w:r w:rsidR="00CC5DBA" w:rsidRPr="00A83497">
          <w:rPr>
            <w:rStyle w:val="Hipervnculo"/>
            <w:lang w:val="en-US"/>
          </w:rPr>
          <w:t>http://www.gsp.com/cgi-bin/man.cgi?section=3&amp;topic=sysexits</w:t>
        </w:r>
      </w:hyperlink>
    </w:p>
    <w:p w14:paraId="40FDD12E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    Bash scripting:</w:t>
      </w:r>
    </w:p>
    <w:p w14:paraId="644EAFF8" w14:textId="18DD8AF1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 xml:space="preserve">|       </w:t>
      </w:r>
      <w:hyperlink r:id="rId16" w:history="1">
        <w:r w:rsidR="00CC5DBA" w:rsidRPr="00A83497">
          <w:rPr>
            <w:rStyle w:val="Hipervnculo"/>
            <w:lang w:val="en-US"/>
          </w:rPr>
          <w:t>http://tldp.org/LDP/abs/html/exitcodes.html</w:t>
        </w:r>
      </w:hyperlink>
    </w:p>
    <w:p w14:paraId="39C1B5BB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|</w:t>
      </w:r>
    </w:p>
    <w:p w14:paraId="57658B58" w14:textId="77777777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*/</w:t>
      </w:r>
    </w:p>
    <w:p w14:paraId="6D9F8296" w14:textId="76E803F0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EXIT_SUCCESS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     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EXIT_SUCCESS</w:t>
      </w:r>
      <w:r w:rsidR="00CC5DBA">
        <w:rPr>
          <w:lang w:val="en-US"/>
        </w:rPr>
        <w:t>’</w:t>
      </w:r>
      <w:r w:rsidRPr="00A83497">
        <w:rPr>
          <w:lang w:val="en-US"/>
        </w:rPr>
        <w:t>, 0); // no errors</w:t>
      </w:r>
    </w:p>
    <w:p w14:paraId="1B61A99C" w14:textId="751CBCDB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EXIT_ERROR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       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EXIT_ERROR</w:t>
      </w:r>
      <w:r w:rsidR="00CC5DBA">
        <w:rPr>
          <w:lang w:val="en-US"/>
        </w:rPr>
        <w:t>’</w:t>
      </w:r>
      <w:r w:rsidRPr="00A83497">
        <w:rPr>
          <w:lang w:val="en-US"/>
        </w:rPr>
        <w:t>, 1); // generic error</w:t>
      </w:r>
    </w:p>
    <w:p w14:paraId="0CB4758E" w14:textId="7AB408A0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EXIT_CONFIG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     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EXIT_CONFIG</w:t>
      </w:r>
      <w:r w:rsidR="00CC5DBA">
        <w:rPr>
          <w:lang w:val="en-US"/>
        </w:rPr>
        <w:t>’</w:t>
      </w:r>
      <w:r w:rsidRPr="00A83497">
        <w:rPr>
          <w:lang w:val="en-US"/>
        </w:rPr>
        <w:t>, 3); // configuration error</w:t>
      </w:r>
    </w:p>
    <w:p w14:paraId="020E7EB0" w14:textId="2DAF683D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lastRenderedPageBreak/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EXIT_UNKNOWN_FILE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EXIT_UNKNOWN_FILE</w:t>
      </w:r>
      <w:r w:rsidR="00CC5DBA">
        <w:rPr>
          <w:lang w:val="en-US"/>
        </w:rPr>
        <w:t>’</w:t>
      </w:r>
      <w:r w:rsidRPr="00A83497">
        <w:rPr>
          <w:lang w:val="en-US"/>
        </w:rPr>
        <w:t>, 4); // file not found</w:t>
      </w:r>
    </w:p>
    <w:p w14:paraId="011EDEF6" w14:textId="336470F1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EXIT_UNKNOWN_CLASS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>)  |</w:t>
      </w:r>
      <w:proofErr w:type="gramEnd"/>
      <w:r w:rsidRPr="00A83497">
        <w:rPr>
          <w:lang w:val="en-US"/>
        </w:rPr>
        <w:t xml:space="preserve">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EXIT_UNKNOWN_CLASS</w:t>
      </w:r>
      <w:r w:rsidR="00CC5DBA">
        <w:rPr>
          <w:lang w:val="en-US"/>
        </w:rPr>
        <w:t>’</w:t>
      </w:r>
      <w:r w:rsidRPr="00A83497">
        <w:rPr>
          <w:lang w:val="en-US"/>
        </w:rPr>
        <w:t>, 5); // unknown class</w:t>
      </w:r>
    </w:p>
    <w:p w14:paraId="185C3F9D" w14:textId="5A890A25" w:rsidR="00A83497" w:rsidRPr="00A83497" w:rsidRDefault="00A83497" w:rsidP="00CC5DBA">
      <w:pPr>
        <w:pStyle w:val="Textoindependiente"/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EXIT_UNKNOWN_METHOD</w:t>
      </w:r>
      <w:r w:rsidR="00CC5DBA">
        <w:rPr>
          <w:lang w:val="en-US"/>
        </w:rPr>
        <w:t>’</w:t>
      </w:r>
      <w:r w:rsidRPr="00A83497">
        <w:rPr>
          <w:lang w:val="en-US"/>
        </w:rPr>
        <w:t xml:space="preserve">)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EXIT_UNKNOWN_METHOD</w:t>
      </w:r>
      <w:r w:rsidR="00CC5DBA">
        <w:rPr>
          <w:lang w:val="en-US"/>
        </w:rPr>
        <w:t>’</w:t>
      </w:r>
      <w:r w:rsidRPr="00A83497">
        <w:rPr>
          <w:lang w:val="en-US"/>
        </w:rPr>
        <w:t>, 6); // unknown class member</w:t>
      </w:r>
    </w:p>
    <w:p w14:paraId="26013602" w14:textId="76F0702A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EXIT_USER_INPUT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  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EXIT_USER_INPUT</w:t>
      </w:r>
      <w:r w:rsidR="00CC5DBA">
        <w:rPr>
          <w:lang w:val="en-US"/>
        </w:rPr>
        <w:t>’</w:t>
      </w:r>
      <w:r w:rsidRPr="00A83497">
        <w:rPr>
          <w:lang w:val="en-US"/>
        </w:rPr>
        <w:t>, 7); // invalid user input</w:t>
      </w:r>
    </w:p>
    <w:p w14:paraId="1781B87C" w14:textId="1947C8C6" w:rsidR="00A83497" w:rsidRPr="00A83497" w:rsidRDefault="00A83497" w:rsidP="00A83497">
      <w:proofErr w:type="spellStart"/>
      <w:r w:rsidRPr="00A83497">
        <w:t>defined</w:t>
      </w:r>
      <w:proofErr w:type="spellEnd"/>
      <w:r w:rsidRPr="00A83497">
        <w:t>(</w:t>
      </w:r>
      <w:r w:rsidR="00CC5DBA">
        <w:t>‘</w:t>
      </w:r>
      <w:r w:rsidRPr="00A83497">
        <w:t>EXIT_DATABASE</w:t>
      </w:r>
      <w:proofErr w:type="gramStart"/>
      <w:r w:rsidR="00CC5DBA">
        <w:t>’</w:t>
      </w:r>
      <w:r w:rsidRPr="00A83497">
        <w:t xml:space="preserve">)   </w:t>
      </w:r>
      <w:proofErr w:type="gramEnd"/>
      <w:r w:rsidRPr="00A83497">
        <w:t xml:space="preserve">    || </w:t>
      </w:r>
      <w:proofErr w:type="gramStart"/>
      <w:r w:rsidRPr="00A83497">
        <w:t>define(</w:t>
      </w:r>
      <w:proofErr w:type="gramEnd"/>
      <w:r w:rsidR="00CC5DBA">
        <w:t>‘</w:t>
      </w:r>
      <w:r w:rsidRPr="00A83497">
        <w:t>EXIT_DATABASE</w:t>
      </w:r>
      <w:r w:rsidR="00CC5DBA">
        <w:t>’</w:t>
      </w:r>
      <w:r w:rsidRPr="00A83497">
        <w:t xml:space="preserve">, 8); // </w:t>
      </w:r>
      <w:proofErr w:type="spellStart"/>
      <w:r w:rsidRPr="00A83497">
        <w:t>database</w:t>
      </w:r>
      <w:proofErr w:type="spellEnd"/>
      <w:r w:rsidRPr="00A83497">
        <w:t xml:space="preserve"> error</w:t>
      </w:r>
    </w:p>
    <w:p w14:paraId="668F3D38" w14:textId="41DA6E7B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EXIT__AUTO_MIN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   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EXIT__AUTO_MIN</w:t>
      </w:r>
      <w:r w:rsidR="00CC5DBA">
        <w:rPr>
          <w:lang w:val="en-US"/>
        </w:rPr>
        <w:t>’</w:t>
      </w:r>
      <w:r w:rsidRPr="00A83497">
        <w:rPr>
          <w:lang w:val="en-US"/>
        </w:rPr>
        <w:t>, 9); // lowest automatically-assigned error code</w:t>
      </w:r>
    </w:p>
    <w:p w14:paraId="202C74D2" w14:textId="6719910F" w:rsidR="00A83497" w:rsidRPr="00A83497" w:rsidRDefault="00A83497" w:rsidP="00A83497">
      <w:pPr>
        <w:rPr>
          <w:lang w:val="en-US"/>
        </w:rPr>
      </w:pPr>
      <w:r w:rsidRPr="00A83497">
        <w:rPr>
          <w:lang w:val="en-US"/>
        </w:rPr>
        <w:t>defined(</w:t>
      </w:r>
      <w:r w:rsidR="00CC5DBA">
        <w:rPr>
          <w:lang w:val="en-US"/>
        </w:rPr>
        <w:t>‘</w:t>
      </w:r>
      <w:r w:rsidRPr="00A83497">
        <w:rPr>
          <w:lang w:val="en-US"/>
        </w:rPr>
        <w:t>EXIT__AUTO_MAX</w:t>
      </w:r>
      <w:proofErr w:type="gramStart"/>
      <w:r w:rsidR="00CC5DBA">
        <w:rPr>
          <w:lang w:val="en-US"/>
        </w:rPr>
        <w:t>’</w:t>
      </w:r>
      <w:r w:rsidRPr="00A83497">
        <w:rPr>
          <w:lang w:val="en-US"/>
        </w:rPr>
        <w:t xml:space="preserve">)   </w:t>
      </w:r>
      <w:proofErr w:type="gramEnd"/>
      <w:r w:rsidRPr="00A83497">
        <w:rPr>
          <w:lang w:val="en-US"/>
        </w:rPr>
        <w:t xml:space="preserve">   || </w:t>
      </w:r>
      <w:proofErr w:type="gramStart"/>
      <w:r w:rsidRPr="00A83497">
        <w:rPr>
          <w:lang w:val="en-US"/>
        </w:rPr>
        <w:t>define(</w:t>
      </w:r>
      <w:proofErr w:type="gramEnd"/>
      <w:r w:rsidR="00CC5DBA">
        <w:rPr>
          <w:lang w:val="en-US"/>
        </w:rPr>
        <w:t>‘</w:t>
      </w:r>
      <w:r w:rsidRPr="00A83497">
        <w:rPr>
          <w:lang w:val="en-US"/>
        </w:rPr>
        <w:t>EXIT__AUTO_MAX</w:t>
      </w:r>
      <w:r w:rsidR="00CC5DBA">
        <w:rPr>
          <w:lang w:val="en-US"/>
        </w:rPr>
        <w:t>’</w:t>
      </w:r>
      <w:r w:rsidRPr="00A83497">
        <w:rPr>
          <w:lang w:val="en-US"/>
        </w:rPr>
        <w:t>, 125); // highest automatically-assigned error code</w:t>
      </w:r>
    </w:p>
    <w:p w14:paraId="648A7035" w14:textId="77777777" w:rsidR="00A83497" w:rsidRPr="00A83497" w:rsidRDefault="00A83497" w:rsidP="00A83497">
      <w:pPr>
        <w:rPr>
          <w:lang w:val="en-US"/>
        </w:rPr>
      </w:pPr>
    </w:p>
    <w:p w14:paraId="4B74C744" w14:textId="2CAB7A5A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8 </w:t>
      </w:r>
      <w:proofErr w:type="spellStart"/>
      <w:r w:rsidRPr="00CC5DBA">
        <w:rPr>
          <w:lang w:val="en-US"/>
        </w:rPr>
        <w:t>ContentSecurityPolicy</w:t>
      </w:r>
      <w:r w:rsidRPr="00FD5638">
        <w:rPr>
          <w:lang w:val="en-US"/>
        </w:rPr>
        <w:t>.php</w:t>
      </w:r>
      <w:proofErr w:type="spellEnd"/>
    </w:p>
    <w:p w14:paraId="51813F2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665F8B76" w14:textId="77777777" w:rsidR="003C67D2" w:rsidRPr="003C67D2" w:rsidRDefault="003C67D2" w:rsidP="003C67D2">
      <w:pPr>
        <w:rPr>
          <w:lang w:val="en-US"/>
        </w:rPr>
      </w:pPr>
    </w:p>
    <w:p w14:paraId="7A7609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1D6018F0" w14:textId="77777777" w:rsidR="003C67D2" w:rsidRPr="003C67D2" w:rsidRDefault="003C67D2" w:rsidP="003C67D2">
      <w:pPr>
        <w:rPr>
          <w:lang w:val="en-US"/>
        </w:rPr>
      </w:pPr>
    </w:p>
    <w:p w14:paraId="0AA966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1FBF1F7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Class </w:t>
      </w:r>
      <w:proofErr w:type="spellStart"/>
      <w:r w:rsidRPr="003C67D2">
        <w:rPr>
          <w:lang w:val="en-US"/>
        </w:rPr>
        <w:t>ContentSecurityPolicyConfig</w:t>
      </w:r>
      <w:proofErr w:type="spellEnd"/>
    </w:p>
    <w:p w14:paraId="02278D5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426562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Stores the default settings for the </w:t>
      </w:r>
      <w:proofErr w:type="spellStart"/>
      <w:r w:rsidRPr="003C67D2">
        <w:rPr>
          <w:lang w:val="en-US"/>
        </w:rPr>
        <w:t>ContentSecurityPolicy</w:t>
      </w:r>
      <w:proofErr w:type="spellEnd"/>
      <w:r w:rsidRPr="003C67D2">
        <w:rPr>
          <w:lang w:val="en-US"/>
        </w:rPr>
        <w:t>, if you</w:t>
      </w:r>
    </w:p>
    <w:p w14:paraId="4676F47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choose</w:t>
      </w:r>
      <w:proofErr w:type="gramEnd"/>
      <w:r w:rsidRPr="003C67D2">
        <w:rPr>
          <w:lang w:val="en-US"/>
        </w:rPr>
        <w:t xml:space="preserve"> to use it. The values here will be read in and set as defaults</w:t>
      </w:r>
    </w:p>
    <w:p w14:paraId="5C8D41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for</w:t>
      </w:r>
      <w:proofErr w:type="gramEnd"/>
      <w:r w:rsidRPr="003C67D2">
        <w:rPr>
          <w:lang w:val="en-US"/>
        </w:rPr>
        <w:t xml:space="preserve"> the site. If needed, they can be overridden on a page-by-page basis.</w:t>
      </w:r>
    </w:p>
    <w:p w14:paraId="3206CA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4989CA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Suggested reference for explanations:</w:t>
      </w:r>
    </w:p>
    <w:p w14:paraId="4620BA4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   https://www.html5rocks.com/en/tutorials/security/content-security-policy/</w:t>
      </w:r>
    </w:p>
    <w:p w14:paraId="709775D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7D905B1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@package Config</w:t>
      </w:r>
    </w:p>
    <w:p w14:paraId="2604A0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*/</w:t>
      </w:r>
    </w:p>
    <w:p w14:paraId="1A7E2E2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</w:t>
      </w:r>
      <w:proofErr w:type="spellStart"/>
      <w:r w:rsidRPr="003C67D2">
        <w:rPr>
          <w:lang w:val="en-US"/>
        </w:rPr>
        <w:t>ContentSecurityPolicy</w:t>
      </w:r>
      <w:proofErr w:type="spellEnd"/>
      <w:r w:rsidRPr="003C67D2">
        <w:rPr>
          <w:lang w:val="en-US"/>
        </w:rPr>
        <w:t xml:space="preserve">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75BD76E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0087EC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broadbrush CSP management</w:t>
      </w:r>
    </w:p>
    <w:p w14:paraId="798F00C2" w14:textId="77777777" w:rsidR="003C67D2" w:rsidRPr="003C67D2" w:rsidRDefault="003C67D2" w:rsidP="003C67D2">
      <w:pPr>
        <w:rPr>
          <w:lang w:val="en-US"/>
        </w:rPr>
      </w:pPr>
    </w:p>
    <w:p w14:paraId="7E1D0B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reportOnly</w:t>
      </w:r>
      <w:proofErr w:type="spellEnd"/>
      <w:r w:rsidRPr="003C67D2">
        <w:rPr>
          <w:lang w:val="en-US"/>
        </w:rPr>
        <w:t xml:space="preserve">              = false; // default CSP report context</w:t>
      </w:r>
    </w:p>
    <w:p w14:paraId="3B5CE63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reportURI</w:t>
      </w:r>
      <w:proofErr w:type="spellEnd"/>
      <w:r w:rsidRPr="003C67D2">
        <w:rPr>
          <w:lang w:val="en-US"/>
        </w:rPr>
        <w:t xml:space="preserve">               = null; // URL to send violation reports to</w:t>
      </w:r>
    </w:p>
    <w:p w14:paraId="75F7B5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upgradeInsecureRequests</w:t>
      </w:r>
      <w:proofErr w:type="spellEnd"/>
      <w:r w:rsidRPr="003C67D2">
        <w:rPr>
          <w:lang w:val="en-US"/>
        </w:rPr>
        <w:t xml:space="preserve"> = false; // toggle for forcing https</w:t>
      </w:r>
    </w:p>
    <w:p w14:paraId="3AFE9995" w14:textId="77777777" w:rsidR="003C67D2" w:rsidRPr="003C67D2" w:rsidRDefault="003C67D2" w:rsidP="003C67D2">
      <w:pPr>
        <w:rPr>
          <w:lang w:val="en-US"/>
        </w:rPr>
      </w:pPr>
    </w:p>
    <w:p w14:paraId="5456AB4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sources allowed; string or array of strings</w:t>
      </w:r>
    </w:p>
    <w:p w14:paraId="1BF61E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Note: once you set a policy to 'none', it cannot be further restricted</w:t>
      </w:r>
    </w:p>
    <w:p w14:paraId="4C020425" w14:textId="77777777" w:rsidR="003C67D2" w:rsidRPr="003C67D2" w:rsidRDefault="003C67D2" w:rsidP="003C67D2">
      <w:pPr>
        <w:rPr>
          <w:lang w:val="en-US"/>
        </w:rPr>
      </w:pPr>
    </w:p>
    <w:p w14:paraId="0465CA6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defaultSrc</w:t>
      </w:r>
      <w:proofErr w:type="spellEnd"/>
      <w:r w:rsidRPr="003C67D2">
        <w:rPr>
          <w:lang w:val="en-US"/>
        </w:rPr>
        <w:t xml:space="preserve">     = null; // will default to self if not over-ridden</w:t>
      </w:r>
    </w:p>
    <w:p w14:paraId="50116A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scriptSrc</w:t>
      </w:r>
      <w:proofErr w:type="spellEnd"/>
      <w:r w:rsidRPr="003C67D2">
        <w:rPr>
          <w:lang w:val="en-US"/>
        </w:rPr>
        <w:t xml:space="preserve">      = 'self';</w:t>
      </w:r>
    </w:p>
    <w:p w14:paraId="4731FE2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styleSrc</w:t>
      </w:r>
      <w:proofErr w:type="spellEnd"/>
      <w:r w:rsidRPr="003C67D2">
        <w:rPr>
          <w:lang w:val="en-US"/>
        </w:rPr>
        <w:t xml:space="preserve">       = 'self';</w:t>
      </w:r>
    </w:p>
    <w:p w14:paraId="63F061A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imageSrc</w:t>
      </w:r>
      <w:proofErr w:type="spellEnd"/>
      <w:r w:rsidRPr="003C67D2">
        <w:rPr>
          <w:lang w:val="en-US"/>
        </w:rPr>
        <w:t xml:space="preserve">       = 'self';</w:t>
      </w:r>
    </w:p>
    <w:p w14:paraId="17DF40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baseURI</w:t>
      </w:r>
      <w:proofErr w:type="spellEnd"/>
      <w:r w:rsidRPr="003C67D2">
        <w:rPr>
          <w:lang w:val="en-US"/>
        </w:rPr>
        <w:t xml:space="preserve">        = </w:t>
      </w:r>
      <w:proofErr w:type="gramStart"/>
      <w:r w:rsidRPr="003C67D2">
        <w:rPr>
          <w:lang w:val="en-US"/>
        </w:rPr>
        <w:t xml:space="preserve">null;   </w:t>
      </w:r>
      <w:proofErr w:type="gramEnd"/>
      <w:r w:rsidRPr="003C67D2">
        <w:rPr>
          <w:lang w:val="en-US"/>
        </w:rPr>
        <w:t> // will default to self if not over-ridden</w:t>
      </w:r>
    </w:p>
    <w:p w14:paraId="6AA8FA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childSrc</w:t>
      </w:r>
      <w:proofErr w:type="spellEnd"/>
      <w:r w:rsidRPr="003C67D2">
        <w:rPr>
          <w:lang w:val="en-US"/>
        </w:rPr>
        <w:t xml:space="preserve">       = 'self';</w:t>
      </w:r>
    </w:p>
    <w:p w14:paraId="6F9661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connectSrc</w:t>
      </w:r>
      <w:proofErr w:type="spellEnd"/>
      <w:r w:rsidRPr="003C67D2">
        <w:rPr>
          <w:lang w:val="en-US"/>
        </w:rPr>
        <w:t xml:space="preserve">     = 'self';</w:t>
      </w:r>
    </w:p>
    <w:p w14:paraId="7728CC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fontSrc</w:t>
      </w:r>
      <w:proofErr w:type="spellEnd"/>
      <w:r w:rsidRPr="003C67D2">
        <w:rPr>
          <w:lang w:val="en-US"/>
        </w:rPr>
        <w:t xml:space="preserve">        = null;</w:t>
      </w:r>
    </w:p>
    <w:p w14:paraId="733E890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formAction</w:t>
      </w:r>
      <w:proofErr w:type="spellEnd"/>
      <w:r w:rsidRPr="003C67D2">
        <w:rPr>
          <w:lang w:val="en-US"/>
        </w:rPr>
        <w:t xml:space="preserve">     = 'self';</w:t>
      </w:r>
    </w:p>
    <w:p w14:paraId="411B1A2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frameAncestors</w:t>
      </w:r>
      <w:proofErr w:type="spellEnd"/>
      <w:r w:rsidRPr="003C67D2">
        <w:rPr>
          <w:lang w:val="en-US"/>
        </w:rPr>
        <w:t xml:space="preserve"> = null;</w:t>
      </w:r>
    </w:p>
    <w:p w14:paraId="47C7DA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mediaSrc</w:t>
      </w:r>
      <w:proofErr w:type="spellEnd"/>
      <w:r w:rsidRPr="003C67D2">
        <w:rPr>
          <w:lang w:val="en-US"/>
        </w:rPr>
        <w:t xml:space="preserve">       = null;</w:t>
      </w:r>
    </w:p>
    <w:p w14:paraId="5928B6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objectSrc</w:t>
      </w:r>
      <w:proofErr w:type="spellEnd"/>
      <w:r w:rsidRPr="003C67D2">
        <w:rPr>
          <w:lang w:val="en-US"/>
        </w:rPr>
        <w:t xml:space="preserve">      = 'self';</w:t>
      </w:r>
    </w:p>
    <w:p w14:paraId="09F1657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manifestSrc</w:t>
      </w:r>
      <w:proofErr w:type="spellEnd"/>
      <w:r w:rsidRPr="003C67D2">
        <w:rPr>
          <w:lang w:val="en-US"/>
        </w:rPr>
        <w:t xml:space="preserve">    = null;</w:t>
      </w:r>
    </w:p>
    <w:p w14:paraId="0CCD8ECC" w14:textId="77777777" w:rsidR="003C67D2" w:rsidRPr="003C67D2" w:rsidRDefault="003C67D2" w:rsidP="003C67D2">
      <w:pPr>
        <w:rPr>
          <w:lang w:val="en-US"/>
        </w:rPr>
      </w:pPr>
    </w:p>
    <w:p w14:paraId="44EBED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// mime types allowed; string or array of strings</w:t>
      </w:r>
    </w:p>
    <w:p w14:paraId="29FFFC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pluginTypes</w:t>
      </w:r>
      <w:proofErr w:type="spellEnd"/>
      <w:r w:rsidRPr="003C67D2">
        <w:rPr>
          <w:lang w:val="en-US"/>
        </w:rPr>
        <w:t xml:space="preserve"> = null;</w:t>
      </w:r>
    </w:p>
    <w:p w14:paraId="5C8225A0" w14:textId="77777777" w:rsidR="003C67D2" w:rsidRPr="003C67D2" w:rsidRDefault="003C67D2" w:rsidP="003C67D2">
      <w:pPr>
        <w:rPr>
          <w:lang w:val="en-US"/>
        </w:rPr>
      </w:pPr>
    </w:p>
    <w:p w14:paraId="07EA45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list of actions allowed; string or array of strings</w:t>
      </w:r>
    </w:p>
    <w:p w14:paraId="418427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$sandbox = null;</w:t>
      </w:r>
    </w:p>
    <w:p w14:paraId="05FE9A9C" w14:textId="77777777" w:rsidR="003C67D2" w:rsidRPr="003C67D2" w:rsidRDefault="003C67D2" w:rsidP="003C67D2">
      <w:pPr>
        <w:rPr>
          <w:lang w:val="en-US"/>
        </w:rPr>
      </w:pPr>
    </w:p>
    <w:p w14:paraId="137DFE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639F3E68" w14:textId="77777777" w:rsidR="003C67D2" w:rsidRPr="003C67D2" w:rsidRDefault="003C67D2" w:rsidP="003C67D2">
      <w:pPr>
        <w:rPr>
          <w:lang w:val="en-US"/>
        </w:rPr>
      </w:pPr>
    </w:p>
    <w:p w14:paraId="6E07F439" w14:textId="77777777" w:rsidR="003C67D2" w:rsidRPr="003C67D2" w:rsidRDefault="003C67D2" w:rsidP="003C67D2">
      <w:pPr>
        <w:rPr>
          <w:lang w:val="en-US"/>
        </w:rPr>
      </w:pPr>
    </w:p>
    <w:p w14:paraId="5FE066EB" w14:textId="5E247968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9 </w:t>
      </w:r>
      <w:proofErr w:type="spellStart"/>
      <w:r>
        <w:rPr>
          <w:lang w:val="en-US"/>
        </w:rPr>
        <w:t>Database</w:t>
      </w:r>
      <w:r w:rsidRPr="00FD5638">
        <w:rPr>
          <w:lang w:val="en-US"/>
        </w:rPr>
        <w:t>.php</w:t>
      </w:r>
      <w:proofErr w:type="spellEnd"/>
    </w:p>
    <w:p w14:paraId="645ECAFB" w14:textId="5BADD156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&lt;?</w:t>
      </w:r>
      <w:proofErr w:type="spellStart"/>
      <w:r w:rsidRPr="00D825F9">
        <w:rPr>
          <w:lang w:val="en-US"/>
        </w:rPr>
        <w:t>php</w:t>
      </w:r>
      <w:proofErr w:type="spellEnd"/>
      <w:r w:rsidRPr="00D825F9">
        <w:rPr>
          <w:lang w:val="en-US"/>
        </w:rPr>
        <w:t xml:space="preserve"> namespace Config;</w:t>
      </w:r>
    </w:p>
    <w:p w14:paraId="239DDB46" w14:textId="1B85EE4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/**</w:t>
      </w:r>
    </w:p>
    <w:p w14:paraId="79F1C8F8" w14:textId="1335ACFE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* Database Configuration</w:t>
      </w:r>
    </w:p>
    <w:p w14:paraId="4BB7C94E" w14:textId="07E8B7B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*</w:t>
      </w:r>
    </w:p>
    <w:p w14:paraId="64B28EE0" w14:textId="2EF3B74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* @package Config</w:t>
      </w:r>
    </w:p>
    <w:p w14:paraId="3120038A" w14:textId="4D29802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*/</w:t>
      </w:r>
    </w:p>
    <w:p w14:paraId="343488A5" w14:textId="3F32C84D" w:rsidR="00D825F9" w:rsidRPr="00D825F9" w:rsidRDefault="00D825F9" w:rsidP="00D825F9">
      <w:pPr>
        <w:rPr>
          <w:lang w:val="en-US"/>
        </w:rPr>
      </w:pPr>
    </w:p>
    <w:p w14:paraId="5E6AEEAB" w14:textId="00B0B3A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class Database extends \CodeIgniter\Database\Config</w:t>
      </w:r>
    </w:p>
    <w:p w14:paraId="4752EFF6" w14:textId="5F2B783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{</w:t>
      </w:r>
    </w:p>
    <w:p w14:paraId="53CC820A" w14:textId="30814A5D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/**</w:t>
      </w:r>
    </w:p>
    <w:p w14:paraId="67A59305" w14:textId="5FD9B8A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The directory that holds the Migrations</w:t>
      </w:r>
    </w:p>
    <w:p w14:paraId="56061B67" w14:textId="2DF0A8B5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 xml:space="preserve">     * </w:t>
      </w:r>
      <w:proofErr w:type="gramStart"/>
      <w:r w:rsidRPr="00D825F9">
        <w:rPr>
          <w:lang w:val="en-US"/>
        </w:rPr>
        <w:t>and</w:t>
      </w:r>
      <w:proofErr w:type="gramEnd"/>
      <w:r w:rsidRPr="00D825F9">
        <w:rPr>
          <w:lang w:val="en-US"/>
        </w:rPr>
        <w:t xml:space="preserve"> Seeds directories.</w:t>
      </w:r>
    </w:p>
    <w:p w14:paraId="43563089" w14:textId="3CB4734D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</w:t>
      </w:r>
    </w:p>
    <w:p w14:paraId="5C90C3BF" w14:textId="7344BCC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@var string</w:t>
      </w:r>
    </w:p>
    <w:p w14:paraId="38B25745" w14:textId="56B6CCE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*/</w:t>
      </w:r>
    </w:p>
    <w:p w14:paraId="2CCAC696" w14:textId="26366A0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public $</w:t>
      </w:r>
      <w:proofErr w:type="spellStart"/>
      <w:r w:rsidRPr="00D825F9">
        <w:rPr>
          <w:lang w:val="en-US"/>
        </w:rPr>
        <w:t>filesPath</w:t>
      </w:r>
      <w:proofErr w:type="spellEnd"/>
      <w:r w:rsidRPr="00D825F9">
        <w:rPr>
          <w:lang w:val="en-US"/>
        </w:rPr>
        <w:t xml:space="preserve"> = </w:t>
      </w:r>
      <w:proofErr w:type="gramStart"/>
      <w:r w:rsidRPr="00D825F9">
        <w:rPr>
          <w:lang w:val="en-US"/>
        </w:rPr>
        <w:t>APPPATH .</w:t>
      </w:r>
      <w:proofErr w:type="gramEnd"/>
      <w:r w:rsidRPr="00D825F9">
        <w:rPr>
          <w:lang w:val="en-US"/>
        </w:rPr>
        <w:t xml:space="preserve"> 'Database/';</w:t>
      </w:r>
    </w:p>
    <w:p w14:paraId="7A313E22" w14:textId="5D5DA744" w:rsidR="00D825F9" w:rsidRPr="00D825F9" w:rsidRDefault="00D825F9" w:rsidP="00D825F9">
      <w:pPr>
        <w:rPr>
          <w:lang w:val="en-US"/>
        </w:rPr>
      </w:pPr>
    </w:p>
    <w:p w14:paraId="4E298FCB" w14:textId="28470FE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/**</w:t>
      </w:r>
    </w:p>
    <w:p w14:paraId="2B7E38E3" w14:textId="36D8918C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Lets you choose which connection group to</w:t>
      </w:r>
    </w:p>
    <w:p w14:paraId="245923A6" w14:textId="0F325C1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 xml:space="preserve">     * </w:t>
      </w:r>
      <w:proofErr w:type="gramStart"/>
      <w:r w:rsidRPr="00D825F9">
        <w:rPr>
          <w:lang w:val="en-US"/>
        </w:rPr>
        <w:t>use</w:t>
      </w:r>
      <w:proofErr w:type="gramEnd"/>
      <w:r w:rsidRPr="00D825F9">
        <w:rPr>
          <w:lang w:val="en-US"/>
        </w:rPr>
        <w:t xml:space="preserve"> if no other is specified.</w:t>
      </w:r>
    </w:p>
    <w:p w14:paraId="0AB96037" w14:textId="3E45FBB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</w:t>
      </w:r>
    </w:p>
    <w:p w14:paraId="04ACC758" w14:textId="6845EE7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@var string</w:t>
      </w:r>
    </w:p>
    <w:p w14:paraId="736838A2" w14:textId="753333D8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*/</w:t>
      </w:r>
    </w:p>
    <w:p w14:paraId="00518B80" w14:textId="320D067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public $</w:t>
      </w:r>
      <w:proofErr w:type="spellStart"/>
      <w:r w:rsidRPr="00D825F9">
        <w:rPr>
          <w:lang w:val="en-US"/>
        </w:rPr>
        <w:t>defaultGroup</w:t>
      </w:r>
      <w:proofErr w:type="spellEnd"/>
      <w:r w:rsidRPr="00D825F9">
        <w:rPr>
          <w:lang w:val="en-US"/>
        </w:rPr>
        <w:t xml:space="preserve"> = 'default';</w:t>
      </w:r>
    </w:p>
    <w:p w14:paraId="53616FA9" w14:textId="4B33CFD3" w:rsidR="00D825F9" w:rsidRPr="00D825F9" w:rsidRDefault="00D825F9" w:rsidP="00D825F9">
      <w:pPr>
        <w:rPr>
          <w:lang w:val="en-US"/>
        </w:rPr>
      </w:pPr>
    </w:p>
    <w:p w14:paraId="5C058F25" w14:textId="1D9D931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/**</w:t>
      </w:r>
    </w:p>
    <w:p w14:paraId="5C51641E" w14:textId="2E23D8EC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The default database connection.</w:t>
      </w:r>
    </w:p>
    <w:p w14:paraId="397ABF65" w14:textId="393E98F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</w:t>
      </w:r>
    </w:p>
    <w:p w14:paraId="350D6021" w14:textId="7D99C0F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@var array</w:t>
      </w:r>
    </w:p>
    <w:p w14:paraId="5D2DB50B" w14:textId="12EB2B7E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*/</w:t>
      </w:r>
    </w:p>
    <w:p w14:paraId="3D8745C8" w14:textId="5AF83B4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public $default = [</w:t>
      </w:r>
    </w:p>
    <w:p w14:paraId="098CDAE2" w14:textId="7D832580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'DSN'      =&gt; '',</w:t>
      </w:r>
    </w:p>
    <w:p w14:paraId="7BB5BFAD" w14:textId="02CB82FD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'hostname' =&gt; '192.168.6.14',</w:t>
      </w:r>
    </w:p>
    <w:p w14:paraId="06875D2B" w14:textId="203CFE5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'username' =&gt; '</w:t>
      </w:r>
      <w:proofErr w:type="spellStart"/>
      <w:r w:rsidRPr="00D825F9">
        <w:rPr>
          <w:lang w:val="en-US"/>
        </w:rPr>
        <w:t>carlosr</w:t>
      </w:r>
      <w:proofErr w:type="spellEnd"/>
      <w:r w:rsidRPr="00D825F9">
        <w:rPr>
          <w:lang w:val="en-US"/>
        </w:rPr>
        <w:t>',</w:t>
      </w:r>
    </w:p>
    <w:p w14:paraId="120DDDEA" w14:textId="3819CFC7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'password' =&gt; 'Masmetr01',</w:t>
      </w:r>
    </w:p>
    <w:p w14:paraId="390722B0" w14:textId="56A622B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'database' =&gt; '</w:t>
      </w:r>
      <w:proofErr w:type="spellStart"/>
      <w:r w:rsidRPr="00D825F9">
        <w:rPr>
          <w:lang w:val="en-US"/>
        </w:rPr>
        <w:t>masmetro</w:t>
      </w:r>
      <w:proofErr w:type="spellEnd"/>
      <w:r w:rsidRPr="00D825F9">
        <w:rPr>
          <w:lang w:val="en-US"/>
        </w:rPr>
        <w:t>',</w:t>
      </w:r>
    </w:p>
    <w:p w14:paraId="61CA9B1E" w14:textId="69B20ED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DBDriver</w:t>
      </w:r>
      <w:proofErr w:type="spellEnd"/>
      <w:r w:rsidRPr="00D825F9">
        <w:rPr>
          <w:lang w:val="en-US"/>
        </w:rPr>
        <w:t>' =&gt; '</w:t>
      </w:r>
      <w:proofErr w:type="spellStart"/>
      <w:r w:rsidRPr="00D825F9">
        <w:rPr>
          <w:lang w:val="en-US"/>
        </w:rPr>
        <w:t>MySQLi</w:t>
      </w:r>
      <w:proofErr w:type="spellEnd"/>
      <w:r w:rsidRPr="00D825F9">
        <w:rPr>
          <w:lang w:val="en-US"/>
        </w:rPr>
        <w:t>',</w:t>
      </w:r>
    </w:p>
    <w:p w14:paraId="34ADBE4B" w14:textId="4F325AF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DBPrefix</w:t>
      </w:r>
      <w:proofErr w:type="spellEnd"/>
      <w:r w:rsidRPr="00D825F9">
        <w:rPr>
          <w:lang w:val="en-US"/>
        </w:rPr>
        <w:t>' =&gt; '',</w:t>
      </w:r>
    </w:p>
    <w:p w14:paraId="086A0869" w14:textId="76C427C8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pConnect</w:t>
      </w:r>
      <w:proofErr w:type="spellEnd"/>
      <w:r w:rsidRPr="00D825F9">
        <w:rPr>
          <w:lang w:val="en-US"/>
        </w:rPr>
        <w:t>' =&gt; false,</w:t>
      </w:r>
    </w:p>
    <w:p w14:paraId="66D14A5B" w14:textId="078FCFF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DBDebug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(</w:t>
      </w:r>
      <w:proofErr w:type="gramStart"/>
      <w:r w:rsidRPr="00D825F9">
        <w:rPr>
          <w:lang w:val="en-US"/>
        </w:rPr>
        <w:t>ENVIRONMENT !</w:t>
      </w:r>
      <w:proofErr w:type="gramEnd"/>
      <w:r w:rsidRPr="00D825F9">
        <w:rPr>
          <w:lang w:val="en-US"/>
        </w:rPr>
        <w:t>== 'production'),</w:t>
      </w:r>
    </w:p>
    <w:p w14:paraId="061E7754" w14:textId="0A40B4E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cacheOn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false,</w:t>
      </w:r>
    </w:p>
    <w:p w14:paraId="59D48511" w14:textId="36C417B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cacheDir</w:t>
      </w:r>
      <w:proofErr w:type="spellEnd"/>
      <w:r w:rsidRPr="00D825F9">
        <w:rPr>
          <w:lang w:val="en-US"/>
        </w:rPr>
        <w:t>' =&gt; '',</w:t>
      </w:r>
    </w:p>
    <w:p w14:paraId="4901B5D1" w14:textId="5C97D86B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lastRenderedPageBreak/>
        <w:t>        'charset</w:t>
      </w:r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'utf8',</w:t>
      </w:r>
    </w:p>
    <w:p w14:paraId="61A8E831" w14:textId="0CAD958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DBCollat</w:t>
      </w:r>
      <w:proofErr w:type="spellEnd"/>
      <w:r w:rsidRPr="00D825F9">
        <w:rPr>
          <w:lang w:val="en-US"/>
        </w:rPr>
        <w:t>' =&gt; 'utf8_general_ci',</w:t>
      </w:r>
    </w:p>
    <w:p w14:paraId="27E094C4" w14:textId="2A44EDB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swapPre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'',</w:t>
      </w:r>
    </w:p>
    <w:p w14:paraId="6DB7EB6E" w14:textId="660F918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'encrypt</w:t>
      </w:r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false,</w:t>
      </w:r>
    </w:p>
    <w:p w14:paraId="43CFDF0F" w14:textId="27C1F30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'compress' =&gt; false,</w:t>
      </w:r>
    </w:p>
    <w:p w14:paraId="18AD2548" w14:textId="53213EB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strictOn</w:t>
      </w:r>
      <w:proofErr w:type="spellEnd"/>
      <w:r w:rsidRPr="00D825F9">
        <w:rPr>
          <w:lang w:val="en-US"/>
        </w:rPr>
        <w:t>' =&gt; false,</w:t>
      </w:r>
    </w:p>
    <w:p w14:paraId="457C0509" w14:textId="160F23CC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'failover' =&gt; [],</w:t>
      </w:r>
    </w:p>
    <w:p w14:paraId="41DA07DB" w14:textId="5231B320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'port'     =&gt; 3306,</w:t>
      </w:r>
    </w:p>
    <w:p w14:paraId="646C3160" w14:textId="617FDCE6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];</w:t>
      </w:r>
    </w:p>
    <w:p w14:paraId="25AF2165" w14:textId="557B72C0" w:rsidR="00D825F9" w:rsidRPr="00D825F9" w:rsidRDefault="00D825F9" w:rsidP="00D825F9">
      <w:pPr>
        <w:rPr>
          <w:lang w:val="en-US"/>
        </w:rPr>
      </w:pPr>
    </w:p>
    <w:p w14:paraId="4AA0DA49" w14:textId="6DB06E0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public array $second = [</w:t>
      </w:r>
    </w:p>
    <w:p w14:paraId="17E2FE02" w14:textId="020F3035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'DSN'      =&gt; '',</w:t>
      </w:r>
    </w:p>
    <w:p w14:paraId="7A37643F" w14:textId="6994A35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'hostname' =&gt; '192.168.6.14',</w:t>
      </w:r>
    </w:p>
    <w:p w14:paraId="3A0DB6B4" w14:textId="11914767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//'hostname' =&gt; '192.168.6.14',</w:t>
      </w:r>
    </w:p>
    <w:p w14:paraId="3B26EDEF" w14:textId="4524FFD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//'username' =&gt; '</w:t>
      </w:r>
      <w:proofErr w:type="spellStart"/>
      <w:r w:rsidRPr="00D825F9">
        <w:rPr>
          <w:lang w:val="en-US"/>
        </w:rPr>
        <w:t>carlosr</w:t>
      </w:r>
      <w:proofErr w:type="spellEnd"/>
      <w:r w:rsidRPr="00D825F9">
        <w:rPr>
          <w:lang w:val="en-US"/>
        </w:rPr>
        <w:t>',</w:t>
      </w:r>
    </w:p>
    <w:p w14:paraId="5F82BBCB" w14:textId="7C6275FB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//'password' =&gt; 'Masmetr01',</w:t>
      </w:r>
    </w:p>
    <w:p w14:paraId="356B5003" w14:textId="6ECDBB2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'username' =&gt; '</w:t>
      </w:r>
      <w:proofErr w:type="spellStart"/>
      <w:r w:rsidRPr="00D825F9">
        <w:rPr>
          <w:lang w:val="en-US"/>
        </w:rPr>
        <w:t>carlosr</w:t>
      </w:r>
      <w:proofErr w:type="spellEnd"/>
      <w:r w:rsidRPr="00D825F9">
        <w:rPr>
          <w:lang w:val="en-US"/>
        </w:rPr>
        <w:t>',</w:t>
      </w:r>
    </w:p>
    <w:p w14:paraId="70E940D4" w14:textId="782884DD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'password' =&gt; 'Masmetr01',</w:t>
      </w:r>
    </w:p>
    <w:p w14:paraId="3F68F8A1" w14:textId="0A524DCC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'database' =&gt; '</w:t>
      </w:r>
      <w:proofErr w:type="spellStart"/>
      <w:r w:rsidRPr="00D825F9">
        <w:rPr>
          <w:lang w:val="en-US"/>
        </w:rPr>
        <w:t>mlsystemdb</w:t>
      </w:r>
      <w:proofErr w:type="spellEnd"/>
      <w:r w:rsidRPr="00D825F9">
        <w:rPr>
          <w:lang w:val="en-US"/>
        </w:rPr>
        <w:t>',</w:t>
      </w:r>
    </w:p>
    <w:p w14:paraId="39171CD1" w14:textId="0D5B08E5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</w:t>
      </w:r>
      <w:proofErr w:type="spellStart"/>
      <w:r w:rsidRPr="00D825F9">
        <w:rPr>
          <w:lang w:val="en-US"/>
        </w:rPr>
        <w:t>DBDriver</w:t>
      </w:r>
      <w:proofErr w:type="spellEnd"/>
      <w:r w:rsidRPr="00D825F9">
        <w:rPr>
          <w:lang w:val="en-US"/>
        </w:rPr>
        <w:t>' =&gt; '</w:t>
      </w:r>
      <w:proofErr w:type="spellStart"/>
      <w:r w:rsidRPr="00D825F9">
        <w:rPr>
          <w:lang w:val="en-US"/>
        </w:rPr>
        <w:t>MySQLi</w:t>
      </w:r>
      <w:proofErr w:type="spellEnd"/>
      <w:r w:rsidRPr="00D825F9">
        <w:rPr>
          <w:lang w:val="en-US"/>
        </w:rPr>
        <w:t>',</w:t>
      </w:r>
    </w:p>
    <w:p w14:paraId="46B96015" w14:textId="5566EED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</w:t>
      </w:r>
      <w:proofErr w:type="spellStart"/>
      <w:r w:rsidRPr="00D825F9">
        <w:rPr>
          <w:lang w:val="en-US"/>
        </w:rPr>
        <w:t>DBPrefix</w:t>
      </w:r>
      <w:proofErr w:type="spellEnd"/>
      <w:r w:rsidRPr="00D825F9">
        <w:rPr>
          <w:lang w:val="en-US"/>
        </w:rPr>
        <w:t>' =&gt; '',</w:t>
      </w:r>
    </w:p>
    <w:p w14:paraId="50A7DD85" w14:textId="5417339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</w:t>
      </w:r>
      <w:proofErr w:type="spellStart"/>
      <w:r w:rsidRPr="00D825F9">
        <w:rPr>
          <w:lang w:val="en-US"/>
        </w:rPr>
        <w:t>pConnect</w:t>
      </w:r>
      <w:proofErr w:type="spellEnd"/>
      <w:r w:rsidRPr="00D825F9">
        <w:rPr>
          <w:lang w:val="en-US"/>
        </w:rPr>
        <w:t>' =&gt; true,</w:t>
      </w:r>
    </w:p>
    <w:p w14:paraId="52EA13A1" w14:textId="23013BC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</w:t>
      </w:r>
      <w:proofErr w:type="spellStart"/>
      <w:r w:rsidRPr="00D825F9">
        <w:rPr>
          <w:lang w:val="en-US"/>
        </w:rPr>
        <w:t>DBDebug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(</w:t>
      </w:r>
      <w:proofErr w:type="gramStart"/>
      <w:r w:rsidRPr="00D825F9">
        <w:rPr>
          <w:lang w:val="en-US"/>
        </w:rPr>
        <w:t>ENVIRONMENT !</w:t>
      </w:r>
      <w:proofErr w:type="gramEnd"/>
      <w:r w:rsidRPr="00D825F9">
        <w:rPr>
          <w:lang w:val="en-US"/>
        </w:rPr>
        <w:t>== 'production'),</w:t>
      </w:r>
    </w:p>
    <w:p w14:paraId="78FFD8EF" w14:textId="366BA8B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'charset</w:t>
      </w:r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'utf8',</w:t>
      </w:r>
    </w:p>
    <w:p w14:paraId="0A3233AD" w14:textId="5AFE5F6D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</w:t>
      </w:r>
      <w:proofErr w:type="spellStart"/>
      <w:r w:rsidRPr="00D825F9">
        <w:rPr>
          <w:lang w:val="en-US"/>
        </w:rPr>
        <w:t>DBCollat</w:t>
      </w:r>
      <w:proofErr w:type="spellEnd"/>
      <w:r w:rsidRPr="00D825F9">
        <w:rPr>
          <w:lang w:val="en-US"/>
        </w:rPr>
        <w:t>' =&gt; 'utf8_general_ci',</w:t>
      </w:r>
    </w:p>
    <w:p w14:paraId="42F52839" w14:textId="24A6A0A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</w:t>
      </w:r>
      <w:proofErr w:type="spellStart"/>
      <w:r w:rsidRPr="00D825F9">
        <w:rPr>
          <w:lang w:val="en-US"/>
        </w:rPr>
        <w:t>swapPre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'',</w:t>
      </w:r>
    </w:p>
    <w:p w14:paraId="5214EB46" w14:textId="42DE0C66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lastRenderedPageBreak/>
        <w:t>                'encrypt</w:t>
      </w:r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false,</w:t>
      </w:r>
    </w:p>
    <w:p w14:paraId="0792AABC" w14:textId="4BFDD78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'compress' =&gt; false,</w:t>
      </w:r>
    </w:p>
    <w:p w14:paraId="20AC9AA8" w14:textId="60A214D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</w:t>
      </w:r>
      <w:proofErr w:type="spellStart"/>
      <w:r w:rsidRPr="00D825F9">
        <w:rPr>
          <w:lang w:val="en-US"/>
        </w:rPr>
        <w:t>strictOn</w:t>
      </w:r>
      <w:proofErr w:type="spellEnd"/>
      <w:r w:rsidRPr="00D825F9">
        <w:rPr>
          <w:lang w:val="en-US"/>
        </w:rPr>
        <w:t>' =&gt; false,</w:t>
      </w:r>
    </w:p>
    <w:p w14:paraId="18B5E6E4" w14:textId="142A9DB7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'failover' =&gt; [],</w:t>
      </w:r>
    </w:p>
    <w:p w14:paraId="156773BA" w14:textId="79391CC0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'port'     =&gt; 3306,</w:t>
      </w:r>
    </w:p>
    <w:p w14:paraId="3CCF5134" w14:textId="5359B90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];</w:t>
      </w:r>
    </w:p>
    <w:p w14:paraId="786B1F4A" w14:textId="2F5DFF46" w:rsidR="00D825F9" w:rsidRPr="00D825F9" w:rsidRDefault="00D825F9" w:rsidP="00D825F9">
      <w:pPr>
        <w:rPr>
          <w:lang w:val="en-US"/>
        </w:rPr>
      </w:pPr>
    </w:p>
    <w:p w14:paraId="409C4D33" w14:textId="5E4D02E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/**</w:t>
      </w:r>
    </w:p>
    <w:p w14:paraId="474A65FC" w14:textId="02DF2DD7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This database connection is used when</w:t>
      </w:r>
    </w:p>
    <w:p w14:paraId="0C3740D4" w14:textId="5C53986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 xml:space="preserve">     * </w:t>
      </w:r>
      <w:proofErr w:type="gramStart"/>
      <w:r w:rsidRPr="00D825F9">
        <w:rPr>
          <w:lang w:val="en-US"/>
        </w:rPr>
        <w:t>running</w:t>
      </w:r>
      <w:proofErr w:type="gramEnd"/>
      <w:r w:rsidRPr="00D825F9">
        <w:rPr>
          <w:lang w:val="en-US"/>
        </w:rPr>
        <w:t xml:space="preserve"> </w:t>
      </w:r>
      <w:proofErr w:type="spellStart"/>
      <w:r w:rsidRPr="00D825F9">
        <w:rPr>
          <w:lang w:val="en-US"/>
        </w:rPr>
        <w:t>PHPUnit</w:t>
      </w:r>
      <w:proofErr w:type="spellEnd"/>
      <w:r w:rsidRPr="00D825F9">
        <w:rPr>
          <w:lang w:val="en-US"/>
        </w:rPr>
        <w:t xml:space="preserve"> database tests.</w:t>
      </w:r>
    </w:p>
    <w:p w14:paraId="3EBEB50C" w14:textId="56875802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</w:t>
      </w:r>
    </w:p>
    <w:p w14:paraId="35345165" w14:textId="21C4E4A5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 @var array</w:t>
      </w:r>
    </w:p>
    <w:p w14:paraId="332366D6" w14:textId="573C8B4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*/</w:t>
      </w:r>
    </w:p>
    <w:p w14:paraId="702CDCBB" w14:textId="52CFA698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public $tests = [</w:t>
      </w:r>
    </w:p>
    <w:p w14:paraId="041CEC98" w14:textId="2ED14CA8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'DSN'      =&gt; '',</w:t>
      </w:r>
    </w:p>
    <w:p w14:paraId="64AD4408" w14:textId="5449B8A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'hostname' =&gt; '127.0.0.1',</w:t>
      </w:r>
    </w:p>
    <w:p w14:paraId="6617C550" w14:textId="13BE590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'username' =&gt; '',</w:t>
      </w:r>
    </w:p>
    <w:p w14:paraId="38F9892C" w14:textId="2460E0E4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'password' =&gt; '',</w:t>
      </w:r>
    </w:p>
    <w:p w14:paraId="5810212B" w14:textId="46E795E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 xml:space="preserve">        'database' =&gt; </w:t>
      </w:r>
      <w:proofErr w:type="gramStart"/>
      <w:r w:rsidRPr="00D825F9">
        <w:rPr>
          <w:lang w:val="en-US"/>
        </w:rPr>
        <w:t>':memory</w:t>
      </w:r>
      <w:proofErr w:type="gramEnd"/>
      <w:r w:rsidRPr="00D825F9">
        <w:rPr>
          <w:lang w:val="en-US"/>
        </w:rPr>
        <w:t>:',</w:t>
      </w:r>
    </w:p>
    <w:p w14:paraId="7DD553B2" w14:textId="46C6162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DBDriver</w:t>
      </w:r>
      <w:proofErr w:type="spellEnd"/>
      <w:r w:rsidRPr="00D825F9">
        <w:rPr>
          <w:lang w:val="en-US"/>
        </w:rPr>
        <w:t>' =&gt; 'SQLite3',</w:t>
      </w:r>
    </w:p>
    <w:p w14:paraId="7BF8D523" w14:textId="0381146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DBPrefix</w:t>
      </w:r>
      <w:proofErr w:type="spellEnd"/>
      <w:r w:rsidRPr="00D825F9">
        <w:rPr>
          <w:lang w:val="en-US"/>
        </w:rPr>
        <w:t>' =&gt; '</w:t>
      </w:r>
      <w:proofErr w:type="spellStart"/>
      <w:r w:rsidRPr="00D825F9">
        <w:rPr>
          <w:lang w:val="en-US"/>
        </w:rPr>
        <w:t>db</w:t>
      </w:r>
      <w:proofErr w:type="spellEnd"/>
      <w:r w:rsidRPr="00D825F9">
        <w:rPr>
          <w:lang w:val="en-US"/>
        </w:rPr>
        <w:t>_</w:t>
      </w:r>
      <w:proofErr w:type="gramStart"/>
      <w:r w:rsidRPr="00D825F9">
        <w:rPr>
          <w:lang w:val="en-US"/>
        </w:rPr>
        <w:t>',  /</w:t>
      </w:r>
      <w:proofErr w:type="gramEnd"/>
      <w:r w:rsidRPr="00D825F9">
        <w:rPr>
          <w:lang w:val="en-US"/>
        </w:rPr>
        <w:t>/ Needed to ensure we're working correctly with prefixes live. DO NOT REMOVE FOR CI DEVS</w:t>
      </w:r>
    </w:p>
    <w:p w14:paraId="14159B20" w14:textId="0EDEAE0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pConnect</w:t>
      </w:r>
      <w:proofErr w:type="spellEnd"/>
      <w:r w:rsidRPr="00D825F9">
        <w:rPr>
          <w:lang w:val="en-US"/>
        </w:rPr>
        <w:t>' =&gt; false,</w:t>
      </w:r>
    </w:p>
    <w:p w14:paraId="1BECD466" w14:textId="73089940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DBDebug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(</w:t>
      </w:r>
      <w:proofErr w:type="gramStart"/>
      <w:r w:rsidRPr="00D825F9">
        <w:rPr>
          <w:lang w:val="en-US"/>
        </w:rPr>
        <w:t>ENVIRONMENT !</w:t>
      </w:r>
      <w:proofErr w:type="gramEnd"/>
      <w:r w:rsidRPr="00D825F9">
        <w:rPr>
          <w:lang w:val="en-US"/>
        </w:rPr>
        <w:t>== 'production'),</w:t>
      </w:r>
    </w:p>
    <w:p w14:paraId="679D0240" w14:textId="03CC33EE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cacheOn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false,</w:t>
      </w:r>
    </w:p>
    <w:p w14:paraId="0D6C501B" w14:textId="3A389F27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cacheDir</w:t>
      </w:r>
      <w:proofErr w:type="spellEnd"/>
      <w:r w:rsidRPr="00D825F9">
        <w:rPr>
          <w:lang w:val="en-US"/>
        </w:rPr>
        <w:t>' =&gt; '',</w:t>
      </w:r>
    </w:p>
    <w:p w14:paraId="0F49E325" w14:textId="2FC4558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lastRenderedPageBreak/>
        <w:t>        'charset</w:t>
      </w:r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'utf8',</w:t>
      </w:r>
    </w:p>
    <w:p w14:paraId="209BB2EC" w14:textId="0E4C1800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DBCollat</w:t>
      </w:r>
      <w:proofErr w:type="spellEnd"/>
      <w:r w:rsidRPr="00D825F9">
        <w:rPr>
          <w:lang w:val="en-US"/>
        </w:rPr>
        <w:t>' =&gt; 'utf8_general_ci',</w:t>
      </w:r>
    </w:p>
    <w:p w14:paraId="102BCF38" w14:textId="38C7C506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swapPre</w:t>
      </w:r>
      <w:proofErr w:type="spellEnd"/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'',</w:t>
      </w:r>
    </w:p>
    <w:p w14:paraId="7BB955C1" w14:textId="6C2FB97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'encrypt</w:t>
      </w:r>
      <w:proofErr w:type="gramStart"/>
      <w:r w:rsidRPr="00D825F9">
        <w:rPr>
          <w:lang w:val="en-US"/>
        </w:rPr>
        <w:t>'  =</w:t>
      </w:r>
      <w:proofErr w:type="gramEnd"/>
      <w:r w:rsidRPr="00D825F9">
        <w:rPr>
          <w:lang w:val="en-US"/>
        </w:rPr>
        <w:t>&gt; false,</w:t>
      </w:r>
    </w:p>
    <w:p w14:paraId="101BD915" w14:textId="7E9688A7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'compress' =&gt; false,</w:t>
      </w:r>
    </w:p>
    <w:p w14:paraId="1763B9CC" w14:textId="675B0E2B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</w:t>
      </w:r>
      <w:proofErr w:type="spellStart"/>
      <w:r w:rsidRPr="00D825F9">
        <w:rPr>
          <w:lang w:val="en-US"/>
        </w:rPr>
        <w:t>strictOn</w:t>
      </w:r>
      <w:proofErr w:type="spellEnd"/>
      <w:r w:rsidRPr="00D825F9">
        <w:rPr>
          <w:lang w:val="en-US"/>
        </w:rPr>
        <w:t>' =&gt; false,</w:t>
      </w:r>
    </w:p>
    <w:p w14:paraId="67DB7F4E" w14:textId="24E822DB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'failover' =&gt; [],</w:t>
      </w:r>
    </w:p>
    <w:p w14:paraId="6AAFB604" w14:textId="6102902E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'port'     =&gt; 3306,</w:t>
      </w:r>
    </w:p>
    <w:p w14:paraId="71E699C2" w14:textId="2E4B67F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];</w:t>
      </w:r>
    </w:p>
    <w:p w14:paraId="36A58D4E" w14:textId="5E63779E" w:rsidR="00D825F9" w:rsidRPr="00D825F9" w:rsidRDefault="00D825F9" w:rsidP="00D825F9">
      <w:pPr>
        <w:rPr>
          <w:lang w:val="en-US"/>
        </w:rPr>
      </w:pPr>
    </w:p>
    <w:p w14:paraId="082ABD7C" w14:textId="73096E7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//--------------------------------------------------------------------</w:t>
      </w:r>
    </w:p>
    <w:p w14:paraId="6AB3F0D9" w14:textId="66F0B6CC" w:rsidR="00D825F9" w:rsidRPr="00D825F9" w:rsidRDefault="00D825F9" w:rsidP="00D825F9">
      <w:pPr>
        <w:rPr>
          <w:lang w:val="en-US"/>
        </w:rPr>
      </w:pPr>
    </w:p>
    <w:p w14:paraId="142B9485" w14:textId="3FB4DE1A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public function __</w:t>
      </w:r>
      <w:proofErr w:type="gramStart"/>
      <w:r w:rsidRPr="00D825F9">
        <w:rPr>
          <w:lang w:val="en-US"/>
        </w:rPr>
        <w:t>construct(</w:t>
      </w:r>
      <w:proofErr w:type="gramEnd"/>
      <w:r w:rsidRPr="00D825F9">
        <w:rPr>
          <w:lang w:val="en-US"/>
        </w:rPr>
        <w:t>)</w:t>
      </w:r>
    </w:p>
    <w:p w14:paraId="66ED6411" w14:textId="7C0DE35D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{</w:t>
      </w:r>
    </w:p>
    <w:p w14:paraId="3C24D165" w14:textId="0C1310B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 xml:space="preserve">        </w:t>
      </w:r>
      <w:proofErr w:type="gramStart"/>
      <w:r w:rsidRPr="00D825F9">
        <w:rPr>
          <w:lang w:val="en-US"/>
        </w:rPr>
        <w:t>parent::</w:t>
      </w:r>
      <w:proofErr w:type="gramEnd"/>
      <w:r w:rsidRPr="00D825F9">
        <w:rPr>
          <w:lang w:val="en-US"/>
        </w:rPr>
        <w:t>__</w:t>
      </w:r>
      <w:proofErr w:type="gramStart"/>
      <w:r w:rsidRPr="00D825F9">
        <w:rPr>
          <w:lang w:val="en-US"/>
        </w:rPr>
        <w:t>construct(</w:t>
      </w:r>
      <w:proofErr w:type="gramEnd"/>
      <w:r w:rsidRPr="00D825F9">
        <w:rPr>
          <w:lang w:val="en-US"/>
        </w:rPr>
        <w:t>);</w:t>
      </w:r>
    </w:p>
    <w:p w14:paraId="6B81D4C6" w14:textId="64959F5C" w:rsidR="00D825F9" w:rsidRPr="00D825F9" w:rsidRDefault="00D825F9" w:rsidP="00D825F9">
      <w:pPr>
        <w:rPr>
          <w:lang w:val="en-US"/>
        </w:rPr>
      </w:pPr>
    </w:p>
    <w:p w14:paraId="6ECC9BE6" w14:textId="0613D86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// Ensure that we always set the database group to 'tests' if</w:t>
      </w:r>
    </w:p>
    <w:p w14:paraId="3A85BD04" w14:textId="2436F740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// we are currently running an automated test suite, so that</w:t>
      </w:r>
    </w:p>
    <w:p w14:paraId="37B12309" w14:textId="57913C5D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// we don't overwrite live data on accident.</w:t>
      </w:r>
    </w:p>
    <w:p w14:paraId="2199EF48" w14:textId="7DD4DDCC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if (ENVIRONMENT === 'testing')</w:t>
      </w:r>
    </w:p>
    <w:p w14:paraId="297D5CEC" w14:textId="0295FCC0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{</w:t>
      </w:r>
    </w:p>
    <w:p w14:paraId="49629350" w14:textId="00BEFCFC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$this-&gt;</w:t>
      </w:r>
      <w:proofErr w:type="spellStart"/>
      <w:r w:rsidRPr="00D825F9">
        <w:rPr>
          <w:lang w:val="en-US"/>
        </w:rPr>
        <w:t>defaultGroup</w:t>
      </w:r>
      <w:proofErr w:type="spellEnd"/>
      <w:r w:rsidRPr="00D825F9">
        <w:rPr>
          <w:lang w:val="en-US"/>
        </w:rPr>
        <w:t xml:space="preserve"> = 'tests';</w:t>
      </w:r>
    </w:p>
    <w:p w14:paraId="65BA4C23" w14:textId="4F02403F" w:rsidR="00D825F9" w:rsidRPr="00D825F9" w:rsidRDefault="00D825F9" w:rsidP="00D825F9">
      <w:pPr>
        <w:rPr>
          <w:lang w:val="en-US"/>
        </w:rPr>
      </w:pPr>
    </w:p>
    <w:p w14:paraId="3707C005" w14:textId="1AB82C86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// Under Travis-CI, we can set an ENV var named 'DB_GROUP'</w:t>
      </w:r>
    </w:p>
    <w:p w14:paraId="3F5E4979" w14:textId="2DAC34F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// so that we can test against multiple databases.</w:t>
      </w:r>
    </w:p>
    <w:p w14:paraId="1F356FA4" w14:textId="540463B8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 xml:space="preserve">            if ($group = </w:t>
      </w:r>
      <w:proofErr w:type="spellStart"/>
      <w:r w:rsidRPr="00D825F9">
        <w:rPr>
          <w:lang w:val="en-US"/>
        </w:rPr>
        <w:t>getenv</w:t>
      </w:r>
      <w:proofErr w:type="spellEnd"/>
      <w:r w:rsidRPr="00D825F9">
        <w:rPr>
          <w:lang w:val="en-US"/>
        </w:rPr>
        <w:t>('DB'))</w:t>
      </w:r>
    </w:p>
    <w:p w14:paraId="6008A165" w14:textId="475FB2D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lastRenderedPageBreak/>
        <w:t>            {</w:t>
      </w:r>
    </w:p>
    <w:p w14:paraId="46249015" w14:textId="46260DE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if (</w:t>
      </w:r>
      <w:proofErr w:type="spellStart"/>
      <w:r w:rsidRPr="00D825F9">
        <w:rPr>
          <w:lang w:val="en-US"/>
        </w:rPr>
        <w:t>is_</w:t>
      </w:r>
      <w:proofErr w:type="gramStart"/>
      <w:r w:rsidRPr="00D825F9">
        <w:rPr>
          <w:lang w:val="en-US"/>
        </w:rPr>
        <w:t>file</w:t>
      </w:r>
      <w:proofErr w:type="spellEnd"/>
      <w:r w:rsidRPr="00D825F9">
        <w:rPr>
          <w:lang w:val="en-US"/>
        </w:rPr>
        <w:t>(TESTPATH .</w:t>
      </w:r>
      <w:proofErr w:type="gramEnd"/>
      <w:r w:rsidRPr="00D825F9">
        <w:rPr>
          <w:lang w:val="en-US"/>
        </w:rPr>
        <w:t xml:space="preserve"> '</w:t>
      </w:r>
      <w:proofErr w:type="spellStart"/>
      <w:r w:rsidRPr="00D825F9">
        <w:rPr>
          <w:lang w:val="en-US"/>
        </w:rPr>
        <w:t>travis</w:t>
      </w:r>
      <w:proofErr w:type="spellEnd"/>
      <w:r w:rsidRPr="00D825F9">
        <w:rPr>
          <w:lang w:val="en-US"/>
        </w:rPr>
        <w:t>/</w:t>
      </w:r>
      <w:proofErr w:type="spellStart"/>
      <w:r w:rsidRPr="00D825F9">
        <w:rPr>
          <w:lang w:val="en-US"/>
        </w:rPr>
        <w:t>Database.php</w:t>
      </w:r>
      <w:proofErr w:type="spellEnd"/>
      <w:r w:rsidRPr="00D825F9">
        <w:rPr>
          <w:lang w:val="en-US"/>
        </w:rPr>
        <w:t>'))</w:t>
      </w:r>
    </w:p>
    <w:p w14:paraId="03B86128" w14:textId="52DA42F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{</w:t>
      </w:r>
    </w:p>
    <w:p w14:paraId="5373E1BE" w14:textId="44DE0DA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 xml:space="preserve">                    require </w:t>
      </w:r>
      <w:proofErr w:type="gramStart"/>
      <w:r w:rsidRPr="00D825F9">
        <w:rPr>
          <w:lang w:val="en-US"/>
        </w:rPr>
        <w:t>TESTPATH .</w:t>
      </w:r>
      <w:proofErr w:type="gramEnd"/>
      <w:r w:rsidRPr="00D825F9">
        <w:rPr>
          <w:lang w:val="en-US"/>
        </w:rPr>
        <w:t xml:space="preserve"> '</w:t>
      </w:r>
      <w:proofErr w:type="spellStart"/>
      <w:r w:rsidRPr="00D825F9">
        <w:rPr>
          <w:lang w:val="en-US"/>
        </w:rPr>
        <w:t>travis</w:t>
      </w:r>
      <w:proofErr w:type="spellEnd"/>
      <w:r w:rsidRPr="00D825F9">
        <w:rPr>
          <w:lang w:val="en-US"/>
        </w:rPr>
        <w:t>/</w:t>
      </w:r>
      <w:proofErr w:type="spellStart"/>
      <w:r w:rsidRPr="00D825F9">
        <w:rPr>
          <w:lang w:val="en-US"/>
        </w:rPr>
        <w:t>Database.php</w:t>
      </w:r>
      <w:proofErr w:type="spellEnd"/>
      <w:r w:rsidRPr="00D825F9">
        <w:rPr>
          <w:lang w:val="en-US"/>
        </w:rPr>
        <w:t>';</w:t>
      </w:r>
    </w:p>
    <w:p w14:paraId="1FA8284B" w14:textId="63B24C1A" w:rsidR="00D825F9" w:rsidRPr="00D825F9" w:rsidRDefault="00D825F9" w:rsidP="00D825F9">
      <w:pPr>
        <w:rPr>
          <w:lang w:val="en-US"/>
        </w:rPr>
      </w:pPr>
    </w:p>
    <w:p w14:paraId="111E78CD" w14:textId="4FD23F9E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    if (! empty($</w:t>
      </w:r>
      <w:proofErr w:type="spellStart"/>
      <w:r w:rsidRPr="00D825F9">
        <w:rPr>
          <w:lang w:val="en-US"/>
        </w:rPr>
        <w:t>dbconfig</w:t>
      </w:r>
      <w:proofErr w:type="spellEnd"/>
      <w:r w:rsidRPr="00D825F9">
        <w:rPr>
          <w:lang w:val="en-US"/>
        </w:rPr>
        <w:t xml:space="preserve">) &amp;&amp; </w:t>
      </w:r>
      <w:proofErr w:type="spellStart"/>
      <w:r w:rsidRPr="00D825F9">
        <w:rPr>
          <w:lang w:val="en-US"/>
        </w:rPr>
        <w:t>array_key_</w:t>
      </w:r>
      <w:proofErr w:type="gramStart"/>
      <w:r w:rsidRPr="00D825F9">
        <w:rPr>
          <w:lang w:val="en-US"/>
        </w:rPr>
        <w:t>exists</w:t>
      </w:r>
      <w:proofErr w:type="spellEnd"/>
      <w:r w:rsidRPr="00D825F9">
        <w:rPr>
          <w:lang w:val="en-US"/>
        </w:rPr>
        <w:t>(</w:t>
      </w:r>
      <w:proofErr w:type="gramEnd"/>
      <w:r w:rsidRPr="00D825F9">
        <w:rPr>
          <w:lang w:val="en-US"/>
        </w:rPr>
        <w:t>$group, $</w:t>
      </w:r>
      <w:proofErr w:type="spellStart"/>
      <w:r w:rsidRPr="00D825F9">
        <w:rPr>
          <w:lang w:val="en-US"/>
        </w:rPr>
        <w:t>dbconfig</w:t>
      </w:r>
      <w:proofErr w:type="spellEnd"/>
      <w:r w:rsidRPr="00D825F9">
        <w:rPr>
          <w:lang w:val="en-US"/>
        </w:rPr>
        <w:t>))</w:t>
      </w:r>
    </w:p>
    <w:p w14:paraId="590D02C0" w14:textId="1542F34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    {</w:t>
      </w:r>
    </w:p>
    <w:p w14:paraId="632F5504" w14:textId="661E6C63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        $this-&gt;tests = $</w:t>
      </w:r>
      <w:proofErr w:type="spellStart"/>
      <w:r w:rsidRPr="00D825F9">
        <w:rPr>
          <w:lang w:val="en-US"/>
        </w:rPr>
        <w:t>dbconfig</w:t>
      </w:r>
      <w:proofErr w:type="spellEnd"/>
      <w:r w:rsidRPr="00D825F9">
        <w:rPr>
          <w:lang w:val="en-US"/>
        </w:rPr>
        <w:t>[$group];</w:t>
      </w:r>
    </w:p>
    <w:p w14:paraId="29DD6F6B" w14:textId="75E821F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    }</w:t>
      </w:r>
    </w:p>
    <w:p w14:paraId="2F08241A" w14:textId="40C025D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    }</w:t>
      </w:r>
    </w:p>
    <w:p w14:paraId="665DD72E" w14:textId="6578D93F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    }</w:t>
      </w:r>
    </w:p>
    <w:p w14:paraId="3914E278" w14:textId="27336625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    }</w:t>
      </w:r>
    </w:p>
    <w:p w14:paraId="7140D881" w14:textId="3FB2B2D8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}</w:t>
      </w:r>
    </w:p>
    <w:p w14:paraId="5FBEAE91" w14:textId="50A101F9" w:rsidR="00D825F9" w:rsidRPr="00D825F9" w:rsidRDefault="00D825F9" w:rsidP="00D825F9">
      <w:pPr>
        <w:rPr>
          <w:lang w:val="en-US"/>
        </w:rPr>
      </w:pPr>
    </w:p>
    <w:p w14:paraId="313BEB7C" w14:textId="45A33ED1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    //--------------------------------------------------------------------</w:t>
      </w:r>
    </w:p>
    <w:p w14:paraId="62C5C2B8" w14:textId="5630B568" w:rsidR="00D825F9" w:rsidRPr="00D825F9" w:rsidRDefault="00D825F9" w:rsidP="00D825F9">
      <w:pPr>
        <w:rPr>
          <w:lang w:val="en-US"/>
        </w:rPr>
      </w:pPr>
    </w:p>
    <w:p w14:paraId="57CC0268" w14:textId="58DB2339" w:rsidR="00D825F9" w:rsidRPr="00D825F9" w:rsidRDefault="00D825F9" w:rsidP="00D825F9">
      <w:pPr>
        <w:rPr>
          <w:lang w:val="en-US"/>
        </w:rPr>
      </w:pPr>
      <w:r w:rsidRPr="00D825F9">
        <w:rPr>
          <w:lang w:val="en-US"/>
        </w:rPr>
        <w:t>}</w:t>
      </w:r>
    </w:p>
    <w:p w14:paraId="48852965" w14:textId="44083E9E" w:rsidR="00D825F9" w:rsidRPr="00D825F9" w:rsidRDefault="00D825F9" w:rsidP="00D825F9">
      <w:pPr>
        <w:rPr>
          <w:lang w:val="en-US"/>
        </w:rPr>
      </w:pPr>
    </w:p>
    <w:p w14:paraId="1B38D6F4" w14:textId="77777777" w:rsidR="003C67D2" w:rsidRPr="003C67D2" w:rsidRDefault="003C67D2" w:rsidP="003C67D2">
      <w:pPr>
        <w:rPr>
          <w:lang w:val="en-US"/>
        </w:rPr>
      </w:pPr>
    </w:p>
    <w:p w14:paraId="651F29B1" w14:textId="3C8C9F44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10 </w:t>
      </w:r>
      <w:proofErr w:type="spellStart"/>
      <w:r>
        <w:rPr>
          <w:lang w:val="en-US"/>
        </w:rPr>
        <w:t>DocTypes</w:t>
      </w:r>
      <w:r w:rsidRPr="00FD5638">
        <w:rPr>
          <w:lang w:val="en-US"/>
        </w:rPr>
        <w:t>.php</w:t>
      </w:r>
      <w:proofErr w:type="spellEnd"/>
    </w:p>
    <w:p w14:paraId="11369E2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775D7170" w14:textId="77777777" w:rsidR="003C67D2" w:rsidRPr="003C67D2" w:rsidRDefault="003C67D2" w:rsidP="003C67D2">
      <w:pPr>
        <w:rPr>
          <w:lang w:val="en-US"/>
        </w:rPr>
      </w:pPr>
    </w:p>
    <w:p w14:paraId="56D5D5E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647B5D9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spellStart"/>
      <w:r w:rsidRPr="003C67D2">
        <w:rPr>
          <w:lang w:val="en-US"/>
        </w:rPr>
        <w:t>DocTypes</w:t>
      </w:r>
      <w:proofErr w:type="spellEnd"/>
    </w:p>
    <w:p w14:paraId="6BC1B0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00A6F2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@package Config</w:t>
      </w:r>
    </w:p>
    <w:p w14:paraId="1FC2FA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*/</w:t>
      </w:r>
    </w:p>
    <w:p w14:paraId="16022054" w14:textId="77777777" w:rsidR="003C67D2" w:rsidRPr="003C67D2" w:rsidRDefault="003C67D2" w:rsidP="003C67D2">
      <w:pPr>
        <w:rPr>
          <w:lang w:val="en-US"/>
        </w:rPr>
      </w:pPr>
    </w:p>
    <w:p w14:paraId="6A9EE3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</w:t>
      </w:r>
      <w:proofErr w:type="spellStart"/>
      <w:r w:rsidRPr="003C67D2">
        <w:rPr>
          <w:lang w:val="en-US"/>
        </w:rPr>
        <w:t>DocTypes</w:t>
      </w:r>
      <w:proofErr w:type="spellEnd"/>
    </w:p>
    <w:p w14:paraId="6C9661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602BAB4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$list =</w:t>
      </w:r>
    </w:p>
    <w:p w14:paraId="0656F5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[</w:t>
      </w:r>
    </w:p>
    <w:p w14:paraId="5103ABE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'xhtml11'           =&gt; '&lt;!DOCTYPE html PUBLIC "-//W3C//DTD XHTML 1.1//EN" "http://www.w3.org/TR/xhtml11/DTD/xhtml11.dtd"&gt;',</w:t>
      </w:r>
    </w:p>
    <w:p w14:paraId="14E739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'xhtml1-strict'     =&gt; '&lt;!DOCTYPE html PUBLIC "-//W3C//DTD XHTML 1.0 Strict//EN" "http://www.w3.org/TR/xhtml1/DTD/xhtml1-strict.dtd"&gt;',</w:t>
      </w:r>
    </w:p>
    <w:p w14:paraId="05848A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'xhtml1-trans'      =&gt; '&lt;!DOCTYPE html PUBLIC "-//W3C//DTD XHTML 1.0 Transitional//EN" "http://www.w3.org/TR/xhtml1/DTD/xhtml1-transitional.dtd"&gt;',</w:t>
      </w:r>
    </w:p>
    <w:p w14:paraId="48B014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'xhtml1-frame'      =&gt; '&lt;!DOCTYPE html PUBLIC "-//W3C//DTD XHTML 1.0 Frameset//EN" "http://www.w3.org/TR/xhtml1/DTD/xhtml1-frameset.dtd"&gt;',</w:t>
      </w:r>
    </w:p>
    <w:p w14:paraId="260A54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xhtml</w:t>
      </w:r>
      <w:proofErr w:type="gramEnd"/>
      <w:r w:rsidRPr="003C67D2">
        <w:rPr>
          <w:lang w:val="en-US"/>
        </w:rPr>
        <w:t>-basic11'     =&gt; '&lt;!DOCTYPE html PUBLIC "-//W3C//DTD XHTML Basic 1.1//EN" "http://www.w3.org/TR/xhtml-basic/xhtml-basic11.dtd"&gt;',</w:t>
      </w:r>
    </w:p>
    <w:p w14:paraId="755BAA5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'html5'             =&gt; '&lt;!DOCTYPE html&gt;',</w:t>
      </w:r>
    </w:p>
    <w:p w14:paraId="58A215F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'html4-strict'      =&gt; '&lt;!DOCTYPE HTML PUBLIC "-//W3C//DTD HTML 4.01//EN" "http://www.w3.org/TR/html4/strict.dtd"&gt;',</w:t>
      </w:r>
    </w:p>
    <w:p w14:paraId="5D312FB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'html4-trans'       =&gt; '&lt;!DOCTYPE HTML PUBLIC "-//W3C//DTD HTML 4.01 Transitional//EN" "http://www.w3.org/TR/html4/loose.dtd"&gt;',</w:t>
      </w:r>
    </w:p>
    <w:p w14:paraId="430180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'html4-frame'       =&gt; '&lt;!DOCTYPE HTML PUBLIC "-//W3C//DTD HTML 4.01 Frameset//EN" "http://www.w3.org/TR/html4/frameset.dtd"&gt;',</w:t>
      </w:r>
    </w:p>
    <w:p w14:paraId="2BB592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'mathml1'           =&gt; '&lt;!DOCTYPE math SYSTEM "http://www.w3.org/Math/DTD/mathml1/mathml.dtd"&gt;',</w:t>
      </w:r>
    </w:p>
    <w:p w14:paraId="6FC32F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'mathml2'           =&gt; '&lt;!DOCTYPE math PUBLIC "-//W3C//DTD MathML 2.0//EN" "http://www.w3.org/Math/DTD/mathml2/mathml2.dtd"&gt;',</w:t>
      </w:r>
    </w:p>
    <w:p w14:paraId="2DF459B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'svg10'             =&gt; '&lt;!DOCTYPE </w:t>
      </w:r>
      <w:proofErr w:type="spellStart"/>
      <w:r w:rsidRPr="003C67D2">
        <w:rPr>
          <w:lang w:val="en-US"/>
        </w:rPr>
        <w:t>svg</w:t>
      </w:r>
      <w:proofErr w:type="spellEnd"/>
      <w:r w:rsidRPr="003C67D2">
        <w:rPr>
          <w:lang w:val="en-US"/>
        </w:rPr>
        <w:t xml:space="preserve"> PUBLIC "-//W3C//DTD SVG 1.0//EN" "http://www.w3.org/TR/2001/REC-SVG-20010904/DTD/svg10.dtd"&gt;',</w:t>
      </w:r>
    </w:p>
    <w:p w14:paraId="122268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 xml:space="preserve">        'svg11'             =&gt; '&lt;!DOCTYPE </w:t>
      </w:r>
      <w:proofErr w:type="spellStart"/>
      <w:r w:rsidRPr="003C67D2">
        <w:rPr>
          <w:lang w:val="en-US"/>
        </w:rPr>
        <w:t>svg</w:t>
      </w:r>
      <w:proofErr w:type="spellEnd"/>
      <w:r w:rsidRPr="003C67D2">
        <w:rPr>
          <w:lang w:val="en-US"/>
        </w:rPr>
        <w:t xml:space="preserve"> PUBLIC "-//W3C//DTD SVG 1.1//EN" "http://www.w3.org/Graphics/SVG/1.1/DTD/svg11.dtd"&gt;',</w:t>
      </w:r>
    </w:p>
    <w:p w14:paraId="4D1641E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'svg11-basic'       =&gt; '&lt;!DOCTYPE </w:t>
      </w:r>
      <w:proofErr w:type="spellStart"/>
      <w:r w:rsidRPr="003C67D2">
        <w:rPr>
          <w:lang w:val="en-US"/>
        </w:rPr>
        <w:t>svg</w:t>
      </w:r>
      <w:proofErr w:type="spellEnd"/>
      <w:r w:rsidRPr="003C67D2">
        <w:rPr>
          <w:lang w:val="en-US"/>
        </w:rPr>
        <w:t xml:space="preserve"> PUBLIC "-//W3C//DTD SVG 1.1 Basic//EN" "http://www.w3.org/Graphics/SVG/1.1/DTD/svg11-basic.dtd"&gt;',</w:t>
      </w:r>
    </w:p>
    <w:p w14:paraId="69EA6C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'svg11-tiny'        =&gt; '&lt;!DOCTYPE </w:t>
      </w:r>
      <w:proofErr w:type="spellStart"/>
      <w:r w:rsidRPr="003C67D2">
        <w:rPr>
          <w:lang w:val="en-US"/>
        </w:rPr>
        <w:t>svg</w:t>
      </w:r>
      <w:proofErr w:type="spellEnd"/>
      <w:r w:rsidRPr="003C67D2">
        <w:rPr>
          <w:lang w:val="en-US"/>
        </w:rPr>
        <w:t xml:space="preserve"> PUBLIC "-//W3C//DTD SVG 1.1 Tiny//EN" "http://www.w3.org/Graphics/SVG/1.1/DTD/svg11-tiny.dtd"&gt;',</w:t>
      </w:r>
    </w:p>
    <w:p w14:paraId="61448B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xhtml</w:t>
      </w:r>
      <w:proofErr w:type="spellEnd"/>
      <w:proofErr w:type="gramEnd"/>
      <w:r w:rsidRPr="003C67D2">
        <w:rPr>
          <w:lang w:val="en-US"/>
        </w:rPr>
        <w:t>-math-</w:t>
      </w:r>
      <w:proofErr w:type="spellStart"/>
      <w:r w:rsidRPr="003C67D2">
        <w:rPr>
          <w:lang w:val="en-US"/>
        </w:rPr>
        <w:t>svg</w:t>
      </w:r>
      <w:proofErr w:type="spellEnd"/>
      <w:r w:rsidRPr="003C67D2">
        <w:rPr>
          <w:lang w:val="en-US"/>
        </w:rPr>
        <w:t>-</w:t>
      </w:r>
      <w:proofErr w:type="spellStart"/>
      <w:r w:rsidRPr="003C67D2">
        <w:rPr>
          <w:lang w:val="en-US"/>
        </w:rPr>
        <w:t>xh</w:t>
      </w:r>
      <w:proofErr w:type="spellEnd"/>
      <w:r w:rsidRPr="003C67D2">
        <w:rPr>
          <w:lang w:val="en-US"/>
        </w:rPr>
        <w:t>' =&gt; '&lt;!DOCTYPE html PUBLIC "-//W3C//DTD XHTML 1.1 plus MathML 2.0 plus SVG 1.1//EN" "http://www.w3.org/2002/04/xhtml-math-svg/xhtml-math-svg.dtd"&gt;',</w:t>
      </w:r>
    </w:p>
    <w:p w14:paraId="1D9A65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xhtml</w:t>
      </w:r>
      <w:proofErr w:type="spellEnd"/>
      <w:proofErr w:type="gramEnd"/>
      <w:r w:rsidRPr="003C67D2">
        <w:rPr>
          <w:lang w:val="en-US"/>
        </w:rPr>
        <w:t>-math-</w:t>
      </w:r>
      <w:proofErr w:type="spellStart"/>
      <w:r w:rsidRPr="003C67D2">
        <w:rPr>
          <w:lang w:val="en-US"/>
        </w:rPr>
        <w:t>svg</w:t>
      </w:r>
      <w:proofErr w:type="spellEnd"/>
      <w:r w:rsidRPr="003C67D2">
        <w:rPr>
          <w:lang w:val="en-US"/>
        </w:rPr>
        <w:t>-</w:t>
      </w:r>
      <w:proofErr w:type="spellStart"/>
      <w:r w:rsidRPr="003C67D2">
        <w:rPr>
          <w:lang w:val="en-US"/>
        </w:rPr>
        <w:t>sh</w:t>
      </w:r>
      <w:proofErr w:type="spellEnd"/>
      <w:r w:rsidRPr="003C67D2">
        <w:rPr>
          <w:lang w:val="en-US"/>
        </w:rPr>
        <w:t xml:space="preserve">' =&gt; '&lt;!DOCTYPE </w:t>
      </w:r>
      <w:proofErr w:type="spellStart"/>
      <w:r w:rsidRPr="003C67D2">
        <w:rPr>
          <w:lang w:val="en-US"/>
        </w:rPr>
        <w:t>svg:svg</w:t>
      </w:r>
      <w:proofErr w:type="spellEnd"/>
      <w:r w:rsidRPr="003C67D2">
        <w:rPr>
          <w:lang w:val="en-US"/>
        </w:rPr>
        <w:t xml:space="preserve"> PUBLIC "-//W3C//DTD XHTML 1.1 plus MathML 2.0 plus SVG 1.1//EN" "http://www.w3.org/2002/04/xhtml-math-svg/xhtml-math-svg.dtd"&gt;',</w:t>
      </w:r>
    </w:p>
    <w:p w14:paraId="47294B2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xhtml</w:t>
      </w:r>
      <w:proofErr w:type="gramEnd"/>
      <w:r w:rsidRPr="003C67D2">
        <w:rPr>
          <w:lang w:val="en-US"/>
        </w:rPr>
        <w:t xml:space="preserve">-rdfa-1'      =&gt; '&lt;!DOCTYPE html PUBLIC "-//W3C//DTD </w:t>
      </w:r>
      <w:proofErr w:type="spellStart"/>
      <w:r w:rsidRPr="003C67D2">
        <w:rPr>
          <w:lang w:val="en-US"/>
        </w:rPr>
        <w:t>XHTML+RDFa</w:t>
      </w:r>
      <w:proofErr w:type="spellEnd"/>
      <w:r w:rsidRPr="003C67D2">
        <w:rPr>
          <w:lang w:val="en-US"/>
        </w:rPr>
        <w:t xml:space="preserve"> 1.0//EN" "http://www.w3.org/MarkUp/DTD/xhtml-rdfa-1.dtd"&gt;',</w:t>
      </w:r>
    </w:p>
    <w:p w14:paraId="16356AD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xhtml</w:t>
      </w:r>
      <w:proofErr w:type="gramEnd"/>
      <w:r w:rsidRPr="003C67D2">
        <w:rPr>
          <w:lang w:val="en-US"/>
        </w:rPr>
        <w:t xml:space="preserve">-rdfa-2'      =&gt; '&lt;!DOCTYPE html PUBLIC "-//W3C//DTD </w:t>
      </w:r>
      <w:proofErr w:type="spellStart"/>
      <w:r w:rsidRPr="003C67D2">
        <w:rPr>
          <w:lang w:val="en-US"/>
        </w:rPr>
        <w:t>XHTML+RDFa</w:t>
      </w:r>
      <w:proofErr w:type="spellEnd"/>
      <w:r w:rsidRPr="003C67D2">
        <w:rPr>
          <w:lang w:val="en-US"/>
        </w:rPr>
        <w:t xml:space="preserve"> 1.1//EN" "http://www.w3.org/MarkUp/DTD/xhtml-rdfa-2.dtd"&gt;',</w:t>
      </w:r>
    </w:p>
    <w:p w14:paraId="1A5099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210ED3A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50DAEA56" w14:textId="77777777" w:rsidR="003C67D2" w:rsidRPr="003C67D2" w:rsidRDefault="003C67D2" w:rsidP="003C67D2">
      <w:pPr>
        <w:rPr>
          <w:lang w:val="en-US"/>
        </w:rPr>
      </w:pPr>
    </w:p>
    <w:p w14:paraId="285D4DD3" w14:textId="77777777" w:rsidR="003C67D2" w:rsidRPr="003C67D2" w:rsidRDefault="003C67D2" w:rsidP="003C67D2">
      <w:pPr>
        <w:rPr>
          <w:lang w:val="en-US"/>
        </w:rPr>
      </w:pPr>
    </w:p>
    <w:p w14:paraId="5E28386E" w14:textId="690B8119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11 </w:t>
      </w:r>
      <w:proofErr w:type="spellStart"/>
      <w:r>
        <w:rPr>
          <w:lang w:val="en-US"/>
        </w:rPr>
        <w:t>Email</w:t>
      </w:r>
      <w:r w:rsidRPr="00FD5638">
        <w:rPr>
          <w:lang w:val="en-US"/>
        </w:rPr>
        <w:t>.php</w:t>
      </w:r>
      <w:proofErr w:type="spellEnd"/>
    </w:p>
    <w:p w14:paraId="0BF49C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</w:p>
    <w:p w14:paraId="421FA0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namespace Config;</w:t>
      </w:r>
    </w:p>
    <w:p w14:paraId="52624290" w14:textId="77777777" w:rsidR="003C67D2" w:rsidRPr="003C67D2" w:rsidRDefault="003C67D2" w:rsidP="003C67D2">
      <w:pPr>
        <w:rPr>
          <w:lang w:val="en-US"/>
        </w:rPr>
      </w:pPr>
    </w:p>
    <w:p w14:paraId="1EA074B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0CAB5C1E" w14:textId="77777777" w:rsidR="003C67D2" w:rsidRPr="003C67D2" w:rsidRDefault="003C67D2" w:rsidP="003C67D2">
      <w:pPr>
        <w:rPr>
          <w:lang w:val="en-US"/>
        </w:rPr>
      </w:pPr>
    </w:p>
    <w:p w14:paraId="24F99C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Email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16E75E6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451E5D87" w14:textId="77777777" w:rsidR="003C67D2" w:rsidRPr="003C67D2" w:rsidRDefault="003C67D2" w:rsidP="003C67D2">
      <w:pPr>
        <w:rPr>
          <w:lang w:val="en-US"/>
        </w:rPr>
      </w:pPr>
    </w:p>
    <w:p w14:paraId="38F6ED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73FDFE0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 @var string</w:t>
      </w:r>
    </w:p>
    <w:p w14:paraId="72063C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7452FAF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fromEmail</w:t>
      </w:r>
      <w:proofErr w:type="spellEnd"/>
      <w:r w:rsidRPr="003C67D2">
        <w:rPr>
          <w:lang w:val="en-US"/>
        </w:rPr>
        <w:t>;</w:t>
      </w:r>
    </w:p>
    <w:p w14:paraId="2E7387AA" w14:textId="77777777" w:rsidR="003C67D2" w:rsidRPr="003C67D2" w:rsidRDefault="003C67D2" w:rsidP="003C67D2">
      <w:pPr>
        <w:rPr>
          <w:lang w:val="en-US"/>
        </w:rPr>
      </w:pPr>
    </w:p>
    <w:p w14:paraId="212850D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22B0FD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7AE8AC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4B1FF7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fromName</w:t>
      </w:r>
      <w:proofErr w:type="spellEnd"/>
      <w:r w:rsidRPr="003C67D2">
        <w:rPr>
          <w:lang w:val="en-US"/>
        </w:rPr>
        <w:t>;</w:t>
      </w:r>
    </w:p>
    <w:p w14:paraId="245E4CB7" w14:textId="77777777" w:rsidR="003C67D2" w:rsidRPr="003C67D2" w:rsidRDefault="003C67D2" w:rsidP="003C67D2">
      <w:pPr>
        <w:rPr>
          <w:lang w:val="en-US"/>
        </w:rPr>
      </w:pPr>
    </w:p>
    <w:p w14:paraId="50B1CDD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03378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61ACDD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3FAB2F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$recipients;</w:t>
      </w:r>
    </w:p>
    <w:p w14:paraId="255765E9" w14:textId="77777777" w:rsidR="003C67D2" w:rsidRPr="003C67D2" w:rsidRDefault="003C67D2" w:rsidP="003C67D2">
      <w:pPr>
        <w:rPr>
          <w:lang w:val="en-US"/>
        </w:rPr>
      </w:pPr>
    </w:p>
    <w:p w14:paraId="24ED597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408DD8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The "user agent"</w:t>
      </w:r>
    </w:p>
    <w:p w14:paraId="1CA7A4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66503B2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2EFB78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05B09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userAgent</w:t>
      </w:r>
      <w:proofErr w:type="spellEnd"/>
      <w:r w:rsidRPr="003C67D2">
        <w:rPr>
          <w:lang w:val="en-US"/>
        </w:rPr>
        <w:t xml:space="preserve"> = 'CodeIgniter';</w:t>
      </w:r>
    </w:p>
    <w:p w14:paraId="3F938797" w14:textId="77777777" w:rsidR="003C67D2" w:rsidRPr="003C67D2" w:rsidRDefault="003C67D2" w:rsidP="003C67D2">
      <w:pPr>
        <w:rPr>
          <w:lang w:val="en-US"/>
        </w:rPr>
      </w:pPr>
    </w:p>
    <w:p w14:paraId="19C573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46E69D6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The mail sending protocol: mail, </w:t>
      </w:r>
      <w:proofErr w:type="spellStart"/>
      <w:r w:rsidRPr="003C67D2">
        <w:rPr>
          <w:lang w:val="en-US"/>
        </w:rPr>
        <w:t>sendmail</w:t>
      </w:r>
      <w:proofErr w:type="spellEnd"/>
      <w:r w:rsidRPr="003C67D2">
        <w:rPr>
          <w:lang w:val="en-US"/>
        </w:rPr>
        <w:t>, smtp</w:t>
      </w:r>
    </w:p>
    <w:p w14:paraId="18317F9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DF8916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03EF1C8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726F1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public $protocol = 'mail';</w:t>
      </w:r>
    </w:p>
    <w:p w14:paraId="7C0DFED2" w14:textId="77777777" w:rsidR="003C67D2" w:rsidRPr="003C67D2" w:rsidRDefault="003C67D2" w:rsidP="003C67D2">
      <w:pPr>
        <w:rPr>
          <w:lang w:val="en-US"/>
        </w:rPr>
      </w:pPr>
    </w:p>
    <w:p w14:paraId="3FF5B28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4FCDCE3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The server path to </w:t>
      </w:r>
      <w:proofErr w:type="spellStart"/>
      <w:r w:rsidRPr="003C67D2">
        <w:rPr>
          <w:lang w:val="en-US"/>
        </w:rPr>
        <w:t>Sendmail</w:t>
      </w:r>
      <w:proofErr w:type="spellEnd"/>
      <w:r w:rsidRPr="003C67D2">
        <w:rPr>
          <w:lang w:val="en-US"/>
        </w:rPr>
        <w:t>.</w:t>
      </w:r>
    </w:p>
    <w:p w14:paraId="256CD52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5B3AAD8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751F3A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4A1CDD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mailPath</w:t>
      </w:r>
      <w:proofErr w:type="spellEnd"/>
      <w:r w:rsidRPr="003C67D2">
        <w:rPr>
          <w:lang w:val="en-US"/>
        </w:rPr>
        <w:t xml:space="preserve"> = '/</w:t>
      </w:r>
      <w:proofErr w:type="spellStart"/>
      <w:r w:rsidRPr="003C67D2">
        <w:rPr>
          <w:lang w:val="en-US"/>
        </w:rPr>
        <w:t>usr</w:t>
      </w:r>
      <w:proofErr w:type="spellEnd"/>
      <w:r w:rsidRPr="003C67D2">
        <w:rPr>
          <w:lang w:val="en-US"/>
        </w:rPr>
        <w:t>/</w:t>
      </w:r>
      <w:proofErr w:type="spellStart"/>
      <w:r w:rsidRPr="003C67D2">
        <w:rPr>
          <w:lang w:val="en-US"/>
        </w:rPr>
        <w:t>sbin</w:t>
      </w:r>
      <w:proofErr w:type="spellEnd"/>
      <w:r w:rsidRPr="003C67D2">
        <w:rPr>
          <w:lang w:val="en-US"/>
        </w:rPr>
        <w:t>/</w:t>
      </w:r>
      <w:proofErr w:type="spellStart"/>
      <w:r w:rsidRPr="003C67D2">
        <w:rPr>
          <w:lang w:val="en-US"/>
        </w:rPr>
        <w:t>sendmail</w:t>
      </w:r>
      <w:proofErr w:type="spellEnd"/>
      <w:r w:rsidRPr="003C67D2">
        <w:rPr>
          <w:lang w:val="en-US"/>
        </w:rPr>
        <w:t>';</w:t>
      </w:r>
    </w:p>
    <w:p w14:paraId="507D2CD1" w14:textId="77777777" w:rsidR="003C67D2" w:rsidRPr="003C67D2" w:rsidRDefault="003C67D2" w:rsidP="003C67D2">
      <w:pPr>
        <w:rPr>
          <w:lang w:val="en-US"/>
        </w:rPr>
      </w:pPr>
    </w:p>
    <w:p w14:paraId="6D2D3C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7B6658D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SMTP Server Address</w:t>
      </w:r>
    </w:p>
    <w:p w14:paraId="206A923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377E95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1A3EE87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7A6943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SMTPHost</w:t>
      </w:r>
      <w:proofErr w:type="spellEnd"/>
      <w:r w:rsidRPr="003C67D2">
        <w:rPr>
          <w:lang w:val="en-US"/>
        </w:rPr>
        <w:t>;</w:t>
      </w:r>
    </w:p>
    <w:p w14:paraId="3343BBD1" w14:textId="77777777" w:rsidR="003C67D2" w:rsidRPr="003C67D2" w:rsidRDefault="003C67D2" w:rsidP="003C67D2">
      <w:pPr>
        <w:rPr>
          <w:lang w:val="en-US"/>
        </w:rPr>
      </w:pPr>
    </w:p>
    <w:p w14:paraId="4889151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4DFA2CB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SMTP Username</w:t>
      </w:r>
    </w:p>
    <w:p w14:paraId="1191D51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22A8120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24C814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ACDCF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SMTPUser</w:t>
      </w:r>
      <w:proofErr w:type="spellEnd"/>
      <w:r w:rsidRPr="003C67D2">
        <w:rPr>
          <w:lang w:val="en-US"/>
        </w:rPr>
        <w:t>;</w:t>
      </w:r>
    </w:p>
    <w:p w14:paraId="34A0D9A6" w14:textId="77777777" w:rsidR="003C67D2" w:rsidRPr="003C67D2" w:rsidRDefault="003C67D2" w:rsidP="003C67D2">
      <w:pPr>
        <w:rPr>
          <w:lang w:val="en-US"/>
        </w:rPr>
      </w:pPr>
    </w:p>
    <w:p w14:paraId="19CA855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0969C10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SMTP Password</w:t>
      </w:r>
    </w:p>
    <w:p w14:paraId="392012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E68E4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 @var string</w:t>
      </w:r>
    </w:p>
    <w:p w14:paraId="391CD9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2D3698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SMTPPass</w:t>
      </w:r>
      <w:proofErr w:type="spellEnd"/>
      <w:r w:rsidRPr="003C67D2">
        <w:rPr>
          <w:lang w:val="en-US"/>
        </w:rPr>
        <w:t>;</w:t>
      </w:r>
    </w:p>
    <w:p w14:paraId="2383BEA1" w14:textId="77777777" w:rsidR="003C67D2" w:rsidRPr="003C67D2" w:rsidRDefault="003C67D2" w:rsidP="003C67D2">
      <w:pPr>
        <w:rPr>
          <w:lang w:val="en-US"/>
        </w:rPr>
      </w:pPr>
    </w:p>
    <w:p w14:paraId="1034D98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6896B2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SMTP Port</w:t>
      </w:r>
    </w:p>
    <w:p w14:paraId="70E18F7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849943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integer</w:t>
      </w:r>
    </w:p>
    <w:p w14:paraId="59C7964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58DD50F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SMTPPort</w:t>
      </w:r>
      <w:proofErr w:type="spellEnd"/>
      <w:r w:rsidRPr="003C67D2">
        <w:rPr>
          <w:lang w:val="en-US"/>
        </w:rPr>
        <w:t xml:space="preserve"> = 25;</w:t>
      </w:r>
    </w:p>
    <w:p w14:paraId="3D785439" w14:textId="77777777" w:rsidR="003C67D2" w:rsidRPr="003C67D2" w:rsidRDefault="003C67D2" w:rsidP="003C67D2">
      <w:pPr>
        <w:rPr>
          <w:lang w:val="en-US"/>
        </w:rPr>
      </w:pPr>
    </w:p>
    <w:p w14:paraId="4C43DA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62238CB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SMTP Timeout (in seconds)</w:t>
      </w:r>
    </w:p>
    <w:p w14:paraId="08DA25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3D390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integer</w:t>
      </w:r>
    </w:p>
    <w:p w14:paraId="56582A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F762F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SMTPTimeout</w:t>
      </w:r>
      <w:proofErr w:type="spellEnd"/>
      <w:r w:rsidRPr="003C67D2">
        <w:rPr>
          <w:lang w:val="en-US"/>
        </w:rPr>
        <w:t xml:space="preserve"> = 5;</w:t>
      </w:r>
    </w:p>
    <w:p w14:paraId="43FA2109" w14:textId="77777777" w:rsidR="003C67D2" w:rsidRPr="003C67D2" w:rsidRDefault="003C67D2" w:rsidP="003C67D2">
      <w:pPr>
        <w:rPr>
          <w:lang w:val="en-US"/>
        </w:rPr>
      </w:pPr>
    </w:p>
    <w:p w14:paraId="6DD2244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31C648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Enable persistent SMTP connections</w:t>
      </w:r>
    </w:p>
    <w:p w14:paraId="1ECFA42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ED88C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@var </w:t>
      </w:r>
      <w:proofErr w:type="spellStart"/>
      <w:r w:rsidRPr="003C67D2">
        <w:rPr>
          <w:lang w:val="en-US"/>
        </w:rPr>
        <w:t>boolean</w:t>
      </w:r>
      <w:proofErr w:type="spellEnd"/>
    </w:p>
    <w:p w14:paraId="7483ED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431C3B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SMTPKeepAlive</w:t>
      </w:r>
      <w:proofErr w:type="spellEnd"/>
      <w:r w:rsidRPr="003C67D2">
        <w:rPr>
          <w:lang w:val="en-US"/>
        </w:rPr>
        <w:t xml:space="preserve"> = false;</w:t>
      </w:r>
    </w:p>
    <w:p w14:paraId="042DE294" w14:textId="77777777" w:rsidR="003C67D2" w:rsidRPr="003C67D2" w:rsidRDefault="003C67D2" w:rsidP="003C67D2">
      <w:pPr>
        <w:rPr>
          <w:lang w:val="en-US"/>
        </w:rPr>
      </w:pPr>
    </w:p>
    <w:p w14:paraId="6F5A09D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6C38D1F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 xml:space="preserve">     * SMTP Encryption. Either </w:t>
      </w:r>
      <w:proofErr w:type="spellStart"/>
      <w:r w:rsidRPr="003C67D2">
        <w:rPr>
          <w:lang w:val="en-US"/>
        </w:rPr>
        <w:t>tls</w:t>
      </w:r>
      <w:proofErr w:type="spellEnd"/>
      <w:r w:rsidRPr="003C67D2">
        <w:rPr>
          <w:lang w:val="en-US"/>
        </w:rPr>
        <w:t xml:space="preserve"> or </w:t>
      </w:r>
      <w:proofErr w:type="spellStart"/>
      <w:r w:rsidRPr="003C67D2">
        <w:rPr>
          <w:lang w:val="en-US"/>
        </w:rPr>
        <w:t>ssl</w:t>
      </w:r>
      <w:proofErr w:type="spellEnd"/>
    </w:p>
    <w:p w14:paraId="5ADC3F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4E758B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0E6DB5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1C6C6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SMTPCrypto</w:t>
      </w:r>
      <w:proofErr w:type="spellEnd"/>
      <w:r w:rsidRPr="003C67D2">
        <w:rPr>
          <w:lang w:val="en-US"/>
        </w:rPr>
        <w:t xml:space="preserve"> = '</w:t>
      </w:r>
      <w:proofErr w:type="spellStart"/>
      <w:r w:rsidRPr="003C67D2">
        <w:rPr>
          <w:lang w:val="en-US"/>
        </w:rPr>
        <w:t>tls</w:t>
      </w:r>
      <w:proofErr w:type="spellEnd"/>
      <w:r w:rsidRPr="003C67D2">
        <w:rPr>
          <w:lang w:val="en-US"/>
        </w:rPr>
        <w:t>';</w:t>
      </w:r>
    </w:p>
    <w:p w14:paraId="61B076FD" w14:textId="77777777" w:rsidR="003C67D2" w:rsidRPr="003C67D2" w:rsidRDefault="003C67D2" w:rsidP="003C67D2">
      <w:pPr>
        <w:rPr>
          <w:lang w:val="en-US"/>
        </w:rPr>
      </w:pPr>
    </w:p>
    <w:p w14:paraId="49D1BDC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0E6A240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Enable word-wrap</w:t>
      </w:r>
    </w:p>
    <w:p w14:paraId="18F5FF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060903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@var </w:t>
      </w:r>
      <w:proofErr w:type="spellStart"/>
      <w:r w:rsidRPr="003C67D2">
        <w:rPr>
          <w:lang w:val="en-US"/>
        </w:rPr>
        <w:t>boolean</w:t>
      </w:r>
      <w:proofErr w:type="spellEnd"/>
    </w:p>
    <w:p w14:paraId="038840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1D1D72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wordWrap</w:t>
      </w:r>
      <w:proofErr w:type="spellEnd"/>
      <w:r w:rsidRPr="003C67D2">
        <w:rPr>
          <w:lang w:val="en-US"/>
        </w:rPr>
        <w:t xml:space="preserve"> = true;</w:t>
      </w:r>
    </w:p>
    <w:p w14:paraId="0DC88DC4" w14:textId="77777777" w:rsidR="003C67D2" w:rsidRPr="003C67D2" w:rsidRDefault="003C67D2" w:rsidP="003C67D2">
      <w:pPr>
        <w:rPr>
          <w:lang w:val="en-US"/>
        </w:rPr>
      </w:pPr>
    </w:p>
    <w:p w14:paraId="61F353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4ED336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Character count to wrap at</w:t>
      </w:r>
    </w:p>
    <w:p w14:paraId="17E1093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2F2BEAE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integer</w:t>
      </w:r>
    </w:p>
    <w:p w14:paraId="42DEC0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7695B8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wrapChars</w:t>
      </w:r>
      <w:proofErr w:type="spellEnd"/>
      <w:r w:rsidRPr="003C67D2">
        <w:rPr>
          <w:lang w:val="en-US"/>
        </w:rPr>
        <w:t xml:space="preserve"> = 76;</w:t>
      </w:r>
    </w:p>
    <w:p w14:paraId="68D21C25" w14:textId="77777777" w:rsidR="003C67D2" w:rsidRPr="003C67D2" w:rsidRDefault="003C67D2" w:rsidP="003C67D2">
      <w:pPr>
        <w:rPr>
          <w:lang w:val="en-US"/>
        </w:rPr>
      </w:pPr>
    </w:p>
    <w:p w14:paraId="5F8EA7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7EC6A2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Type of mail, either 'text' or 'html'</w:t>
      </w:r>
    </w:p>
    <w:p w14:paraId="2542DD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13C4EE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51AC25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5416267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mailType</w:t>
      </w:r>
      <w:proofErr w:type="spellEnd"/>
      <w:r w:rsidRPr="003C67D2">
        <w:rPr>
          <w:lang w:val="en-US"/>
        </w:rPr>
        <w:t xml:space="preserve"> = 'text';</w:t>
      </w:r>
    </w:p>
    <w:p w14:paraId="70CF36D0" w14:textId="77777777" w:rsidR="003C67D2" w:rsidRPr="003C67D2" w:rsidRDefault="003C67D2" w:rsidP="003C67D2">
      <w:pPr>
        <w:rPr>
          <w:lang w:val="en-US"/>
        </w:rPr>
      </w:pPr>
    </w:p>
    <w:p w14:paraId="5876CC9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609471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Character set (utf-8, iso-8859-1, etc.)</w:t>
      </w:r>
    </w:p>
    <w:p w14:paraId="39C143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46469E0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1E292BF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C8775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$charset = 'UTF-8';</w:t>
      </w:r>
    </w:p>
    <w:p w14:paraId="63AAC529" w14:textId="77777777" w:rsidR="003C67D2" w:rsidRPr="003C67D2" w:rsidRDefault="003C67D2" w:rsidP="003C67D2">
      <w:pPr>
        <w:rPr>
          <w:lang w:val="en-US"/>
        </w:rPr>
      </w:pPr>
    </w:p>
    <w:p w14:paraId="295AA1B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14FAD1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Whether to validate the email address</w:t>
      </w:r>
    </w:p>
    <w:p w14:paraId="755479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44BC1A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@var </w:t>
      </w:r>
      <w:proofErr w:type="spellStart"/>
      <w:r w:rsidRPr="003C67D2">
        <w:rPr>
          <w:lang w:val="en-US"/>
        </w:rPr>
        <w:t>boolean</w:t>
      </w:r>
      <w:proofErr w:type="spellEnd"/>
    </w:p>
    <w:p w14:paraId="7F6233B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7567CF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$validate = false;</w:t>
      </w:r>
    </w:p>
    <w:p w14:paraId="2A93F6D3" w14:textId="77777777" w:rsidR="003C67D2" w:rsidRPr="003C67D2" w:rsidRDefault="003C67D2" w:rsidP="003C67D2">
      <w:pPr>
        <w:rPr>
          <w:lang w:val="en-US"/>
        </w:rPr>
      </w:pPr>
    </w:p>
    <w:p w14:paraId="0970D93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4948EC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Email Priority. 1 = highest. 5 = lowest. 3 = normal</w:t>
      </w:r>
    </w:p>
    <w:p w14:paraId="0DB0DFD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5589235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integer</w:t>
      </w:r>
    </w:p>
    <w:p w14:paraId="091E66D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6E5C784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$priority = 3;</w:t>
      </w:r>
    </w:p>
    <w:p w14:paraId="6C7F601C" w14:textId="77777777" w:rsidR="003C67D2" w:rsidRPr="003C67D2" w:rsidRDefault="003C67D2" w:rsidP="003C67D2">
      <w:pPr>
        <w:rPr>
          <w:lang w:val="en-US"/>
        </w:rPr>
      </w:pPr>
    </w:p>
    <w:p w14:paraId="6D96F9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3DD2A5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Newline character. (Use “\r\n” to comply with RFC 822)</w:t>
      </w:r>
    </w:p>
    <w:p w14:paraId="66ADEB2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922FCB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0E454E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*/</w:t>
      </w:r>
    </w:p>
    <w:p w14:paraId="13DF491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$CRLF = "\r\n";</w:t>
      </w:r>
    </w:p>
    <w:p w14:paraId="780339B0" w14:textId="77777777" w:rsidR="003C67D2" w:rsidRPr="003C67D2" w:rsidRDefault="003C67D2" w:rsidP="003C67D2">
      <w:pPr>
        <w:rPr>
          <w:lang w:val="en-US"/>
        </w:rPr>
      </w:pPr>
    </w:p>
    <w:p w14:paraId="2EC9025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706B583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Newline character. (Use “\r\n” to comply with RFC 822)</w:t>
      </w:r>
    </w:p>
    <w:p w14:paraId="6123E7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97822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50D2A33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3BCC31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$newline = "\r\n";</w:t>
      </w:r>
    </w:p>
    <w:p w14:paraId="23979266" w14:textId="77777777" w:rsidR="003C67D2" w:rsidRPr="003C67D2" w:rsidRDefault="003C67D2" w:rsidP="003C67D2">
      <w:pPr>
        <w:rPr>
          <w:lang w:val="en-US"/>
        </w:rPr>
      </w:pPr>
    </w:p>
    <w:p w14:paraId="08D828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6792A6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Enable BCC Batch Mode.</w:t>
      </w:r>
    </w:p>
    <w:p w14:paraId="000F0C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5C5537E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@var </w:t>
      </w:r>
      <w:proofErr w:type="spellStart"/>
      <w:r w:rsidRPr="003C67D2">
        <w:rPr>
          <w:lang w:val="en-US"/>
        </w:rPr>
        <w:t>boolean</w:t>
      </w:r>
      <w:proofErr w:type="spellEnd"/>
    </w:p>
    <w:p w14:paraId="4C4E9E8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7F2410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BCCBatchMode</w:t>
      </w:r>
      <w:proofErr w:type="spellEnd"/>
      <w:r w:rsidRPr="003C67D2">
        <w:rPr>
          <w:lang w:val="en-US"/>
        </w:rPr>
        <w:t xml:space="preserve"> = false;</w:t>
      </w:r>
    </w:p>
    <w:p w14:paraId="259099CE" w14:textId="77777777" w:rsidR="003C67D2" w:rsidRPr="003C67D2" w:rsidRDefault="003C67D2" w:rsidP="003C67D2">
      <w:pPr>
        <w:rPr>
          <w:lang w:val="en-US"/>
        </w:rPr>
      </w:pPr>
    </w:p>
    <w:p w14:paraId="376947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CFB415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Number of emails in each BCC batch</w:t>
      </w:r>
    </w:p>
    <w:p w14:paraId="2E06D30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56DA18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integer</w:t>
      </w:r>
    </w:p>
    <w:p w14:paraId="07ED63E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391E0D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BCCBatchSize</w:t>
      </w:r>
      <w:proofErr w:type="spellEnd"/>
      <w:r w:rsidRPr="003C67D2">
        <w:rPr>
          <w:lang w:val="en-US"/>
        </w:rPr>
        <w:t xml:space="preserve"> = 200;</w:t>
      </w:r>
    </w:p>
    <w:p w14:paraId="50F02267" w14:textId="77777777" w:rsidR="003C67D2" w:rsidRPr="003C67D2" w:rsidRDefault="003C67D2" w:rsidP="003C67D2">
      <w:pPr>
        <w:rPr>
          <w:lang w:val="en-US"/>
        </w:rPr>
      </w:pPr>
    </w:p>
    <w:p w14:paraId="2764997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95F5D9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Enable notify message from server</w:t>
      </w:r>
    </w:p>
    <w:p w14:paraId="3A96460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</w:t>
      </w:r>
    </w:p>
    <w:p w14:paraId="3208F1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@var </w:t>
      </w:r>
      <w:proofErr w:type="spellStart"/>
      <w:r w:rsidRPr="003C67D2">
        <w:rPr>
          <w:lang w:val="en-US"/>
        </w:rPr>
        <w:t>boolean</w:t>
      </w:r>
      <w:proofErr w:type="spellEnd"/>
    </w:p>
    <w:p w14:paraId="1C1EF0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69F3545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$DSN = false;</w:t>
      </w:r>
    </w:p>
    <w:p w14:paraId="36F84575" w14:textId="77777777" w:rsidR="003C67D2" w:rsidRPr="003C67D2" w:rsidRDefault="003C67D2" w:rsidP="003C67D2">
      <w:pPr>
        <w:rPr>
          <w:lang w:val="en-US"/>
        </w:rPr>
      </w:pPr>
    </w:p>
    <w:p w14:paraId="6D8D72E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667D896A" w14:textId="77777777" w:rsidR="003C67D2" w:rsidRPr="003C67D2" w:rsidRDefault="003C67D2" w:rsidP="003C67D2">
      <w:pPr>
        <w:rPr>
          <w:lang w:val="en-US"/>
        </w:rPr>
      </w:pPr>
    </w:p>
    <w:p w14:paraId="17EBB10B" w14:textId="77777777" w:rsidR="003C67D2" w:rsidRPr="003C67D2" w:rsidRDefault="003C67D2" w:rsidP="003C67D2">
      <w:pPr>
        <w:rPr>
          <w:lang w:val="en-US"/>
        </w:rPr>
      </w:pPr>
    </w:p>
    <w:p w14:paraId="48E93587" w14:textId="4721224C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12 </w:t>
      </w:r>
      <w:proofErr w:type="spellStart"/>
      <w:r>
        <w:rPr>
          <w:lang w:val="en-US"/>
        </w:rPr>
        <w:t>Encryption</w:t>
      </w:r>
      <w:r w:rsidRPr="00FD5638">
        <w:rPr>
          <w:lang w:val="en-US"/>
        </w:rPr>
        <w:t>.php</w:t>
      </w:r>
      <w:proofErr w:type="spellEnd"/>
    </w:p>
    <w:p w14:paraId="1E7F6A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</w:p>
    <w:p w14:paraId="192A23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namespace Config;</w:t>
      </w:r>
    </w:p>
    <w:p w14:paraId="00A22D71" w14:textId="77777777" w:rsidR="003C67D2" w:rsidRPr="003C67D2" w:rsidRDefault="003C67D2" w:rsidP="003C67D2">
      <w:pPr>
        <w:rPr>
          <w:lang w:val="en-US"/>
        </w:rPr>
      </w:pPr>
    </w:p>
    <w:p w14:paraId="68B6066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2A2008F7" w14:textId="77777777" w:rsidR="003C67D2" w:rsidRPr="003C67D2" w:rsidRDefault="003C67D2" w:rsidP="003C67D2">
      <w:pPr>
        <w:rPr>
          <w:lang w:val="en-US"/>
        </w:rPr>
      </w:pPr>
    </w:p>
    <w:p w14:paraId="2A04BA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1272D6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Encryption configuration.</w:t>
      </w:r>
    </w:p>
    <w:p w14:paraId="5AA93EB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29D6C97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These are the settings used for encryption, if you don't pass a parameter</w:t>
      </w:r>
    </w:p>
    <w:p w14:paraId="2FFAD64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array</w:t>
      </w:r>
      <w:proofErr w:type="gramEnd"/>
      <w:r w:rsidRPr="003C67D2">
        <w:rPr>
          <w:lang w:val="en-US"/>
        </w:rPr>
        <w:t xml:space="preserve"> to the </w:t>
      </w:r>
      <w:proofErr w:type="spellStart"/>
      <w:r w:rsidRPr="003C67D2">
        <w:rPr>
          <w:lang w:val="en-US"/>
        </w:rPr>
        <w:t>encrypter</w:t>
      </w:r>
      <w:proofErr w:type="spellEnd"/>
      <w:r w:rsidRPr="003C67D2">
        <w:rPr>
          <w:lang w:val="en-US"/>
        </w:rPr>
        <w:t xml:space="preserve"> for creation/initialization.</w:t>
      </w:r>
    </w:p>
    <w:p w14:paraId="44FB670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7BABDC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Encryption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0B3C77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29CB5B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7975469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|--------------------------------------------------------------------------</w:t>
      </w:r>
    </w:p>
    <w:p w14:paraId="232274D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 Encryption Key Starter</w:t>
      </w:r>
    </w:p>
    <w:p w14:paraId="7BE814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|--------------------------------------------------------------------------</w:t>
      </w:r>
    </w:p>
    <w:p w14:paraId="116A0A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|</w:t>
      </w:r>
    </w:p>
    <w:p w14:paraId="2C101C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 If you use the Encryption class you must set an encryption key (seed).</w:t>
      </w:r>
    </w:p>
    <w:p w14:paraId="01146A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 You need to ensure it is long enough for the cipher and mode you plan to use.</w:t>
      </w:r>
    </w:p>
    <w:p w14:paraId="073CAC3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 See the user guide for more info.</w:t>
      </w:r>
    </w:p>
    <w:p w14:paraId="3DA745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551D23DE" w14:textId="77777777" w:rsidR="003C67D2" w:rsidRPr="003C67D2" w:rsidRDefault="003C67D2" w:rsidP="003C67D2">
      <w:pPr>
        <w:rPr>
          <w:lang w:val="en-US"/>
        </w:rPr>
      </w:pPr>
    </w:p>
    <w:p w14:paraId="59F5CF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$key = '';</w:t>
      </w:r>
    </w:p>
    <w:p w14:paraId="4623188F" w14:textId="77777777" w:rsidR="003C67D2" w:rsidRPr="003C67D2" w:rsidRDefault="003C67D2" w:rsidP="003C67D2">
      <w:pPr>
        <w:rPr>
          <w:lang w:val="en-US"/>
        </w:rPr>
      </w:pPr>
    </w:p>
    <w:p w14:paraId="4B71F3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6DA5AE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|--------------------------------------------------------------------------</w:t>
      </w:r>
    </w:p>
    <w:p w14:paraId="0828BFD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 Encryption driver to use</w:t>
      </w:r>
    </w:p>
    <w:p w14:paraId="1E553A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|--------------------------------------------------------------------------</w:t>
      </w:r>
    </w:p>
    <w:p w14:paraId="46B064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</w:t>
      </w:r>
    </w:p>
    <w:p w14:paraId="781360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| One of the supported drivers, </w:t>
      </w:r>
      <w:proofErr w:type="spellStart"/>
      <w:r w:rsidRPr="003C67D2">
        <w:rPr>
          <w:lang w:val="en-US"/>
        </w:rPr>
        <w:t>eg</w:t>
      </w:r>
      <w:proofErr w:type="spellEnd"/>
      <w:r w:rsidRPr="003C67D2">
        <w:rPr>
          <w:lang w:val="en-US"/>
        </w:rPr>
        <w:t xml:space="preserve"> 'OpenSSL' or 'Sodium'.</w:t>
      </w:r>
    </w:p>
    <w:p w14:paraId="1A706AD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| The default driver, if you don't specify one, is 'OpenSSL'.</w:t>
      </w:r>
    </w:p>
    <w:p w14:paraId="65BEC6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62E2DE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$driver = 'OpenSSL';</w:t>
      </w:r>
    </w:p>
    <w:p w14:paraId="347BAB07" w14:textId="77777777" w:rsidR="003C67D2" w:rsidRPr="003C67D2" w:rsidRDefault="003C67D2" w:rsidP="003C67D2">
      <w:pPr>
        <w:rPr>
          <w:lang w:val="en-US"/>
        </w:rPr>
      </w:pPr>
    </w:p>
    <w:p w14:paraId="075D04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1684B3B3" w14:textId="77777777" w:rsidR="003C67D2" w:rsidRPr="003C67D2" w:rsidRDefault="003C67D2" w:rsidP="003C67D2">
      <w:pPr>
        <w:rPr>
          <w:lang w:val="en-US"/>
        </w:rPr>
      </w:pPr>
    </w:p>
    <w:p w14:paraId="7BBE9A55" w14:textId="77777777" w:rsidR="003C67D2" w:rsidRPr="003C67D2" w:rsidRDefault="003C67D2" w:rsidP="003C67D2">
      <w:pPr>
        <w:rPr>
          <w:lang w:val="en-US"/>
        </w:rPr>
      </w:pPr>
    </w:p>
    <w:p w14:paraId="6FAB40E9" w14:textId="5A0B20E7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13 </w:t>
      </w:r>
      <w:proofErr w:type="spellStart"/>
      <w:r>
        <w:rPr>
          <w:lang w:val="en-US"/>
        </w:rPr>
        <w:t>Events</w:t>
      </w:r>
      <w:r w:rsidRPr="00FD5638">
        <w:rPr>
          <w:lang w:val="en-US"/>
        </w:rPr>
        <w:t>.php</w:t>
      </w:r>
      <w:proofErr w:type="spellEnd"/>
    </w:p>
    <w:p w14:paraId="1A4EBB7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5979BF15" w14:textId="77777777" w:rsidR="003C67D2" w:rsidRPr="003C67D2" w:rsidRDefault="003C67D2" w:rsidP="003C67D2">
      <w:pPr>
        <w:rPr>
          <w:lang w:val="en-US"/>
        </w:rPr>
      </w:pPr>
    </w:p>
    <w:p w14:paraId="2EA46B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CodeIgniter\Events\Events;</w:t>
      </w:r>
    </w:p>
    <w:p w14:paraId="74ACF86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CodeIgniter\Exceptions\</w:t>
      </w:r>
      <w:proofErr w:type="spellStart"/>
      <w:r w:rsidRPr="003C67D2">
        <w:rPr>
          <w:lang w:val="en-US"/>
        </w:rPr>
        <w:t>FrameworkException</w:t>
      </w:r>
      <w:proofErr w:type="spellEnd"/>
      <w:r w:rsidRPr="003C67D2">
        <w:rPr>
          <w:lang w:val="en-US"/>
        </w:rPr>
        <w:t>;</w:t>
      </w:r>
    </w:p>
    <w:p w14:paraId="2AC20685" w14:textId="77777777" w:rsidR="003C67D2" w:rsidRPr="003C67D2" w:rsidRDefault="003C67D2" w:rsidP="003C67D2">
      <w:pPr>
        <w:rPr>
          <w:lang w:val="en-US"/>
        </w:rPr>
      </w:pPr>
    </w:p>
    <w:p w14:paraId="7080EF4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</w:t>
      </w:r>
    </w:p>
    <w:p w14:paraId="1D67BA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2F5B4C7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Application Events</w:t>
      </w:r>
    </w:p>
    <w:p w14:paraId="5C92377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7066CB2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Events allow you to tap into the execution of the program without</w:t>
      </w:r>
    </w:p>
    <w:p w14:paraId="328DCD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modifying</w:t>
      </w:r>
      <w:proofErr w:type="gramEnd"/>
      <w:r w:rsidRPr="003C67D2">
        <w:rPr>
          <w:lang w:val="en-US"/>
        </w:rPr>
        <w:t xml:space="preserve"> or extending core files. This file provides a central</w:t>
      </w:r>
    </w:p>
    <w:p w14:paraId="050032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location</w:t>
      </w:r>
      <w:proofErr w:type="gramEnd"/>
      <w:r w:rsidRPr="003C67D2">
        <w:rPr>
          <w:lang w:val="en-US"/>
        </w:rPr>
        <w:t xml:space="preserve"> to define your events, though they can always be added</w:t>
      </w:r>
    </w:p>
    <w:p w14:paraId="73A517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at</w:t>
      </w:r>
      <w:proofErr w:type="gramEnd"/>
      <w:r w:rsidRPr="003C67D2">
        <w:rPr>
          <w:lang w:val="en-US"/>
        </w:rPr>
        <w:t xml:space="preserve"> run-time, also, if needed.</w:t>
      </w:r>
    </w:p>
    <w:p w14:paraId="1F863E7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7C1824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You create code that can execute by subscribing to events with</w:t>
      </w:r>
    </w:p>
    <w:p w14:paraId="4538E82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the '</w:t>
      </w:r>
      <w:proofErr w:type="gramStart"/>
      <w:r w:rsidRPr="003C67D2">
        <w:rPr>
          <w:lang w:val="en-US"/>
        </w:rPr>
        <w:t>on(</w:t>
      </w:r>
      <w:proofErr w:type="gramEnd"/>
      <w:r w:rsidRPr="003C67D2">
        <w:rPr>
          <w:lang w:val="en-US"/>
        </w:rPr>
        <w:t>)' method. This accepts any form of callable, including</w:t>
      </w:r>
    </w:p>
    <w:p w14:paraId="332EA8C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Closures, that will be executed when the event is triggered.</w:t>
      </w:r>
    </w:p>
    <w:p w14:paraId="200DFC9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539FF0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Example:</w:t>
      </w:r>
    </w:p>
    <w:p w14:paraId="39EC11D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     </w:t>
      </w:r>
      <w:proofErr w:type="gramStart"/>
      <w:r w:rsidRPr="003C67D2">
        <w:rPr>
          <w:lang w:val="en-US"/>
        </w:rPr>
        <w:t>Events::on(</w:t>
      </w:r>
      <w:proofErr w:type="gramEnd"/>
      <w:r w:rsidRPr="003C67D2">
        <w:rPr>
          <w:lang w:val="en-US"/>
        </w:rPr>
        <w:t>'create', [$</w:t>
      </w:r>
      <w:proofErr w:type="spellStart"/>
      <w:r w:rsidRPr="003C67D2">
        <w:rPr>
          <w:lang w:val="en-US"/>
        </w:rPr>
        <w:t>myInstance</w:t>
      </w:r>
      <w:proofErr w:type="spellEnd"/>
      <w:r w:rsidRPr="003C67D2">
        <w:rPr>
          <w:lang w:val="en-US"/>
        </w:rPr>
        <w:t>, '</w:t>
      </w:r>
      <w:proofErr w:type="spellStart"/>
      <w:r w:rsidRPr="003C67D2">
        <w:rPr>
          <w:lang w:val="en-US"/>
        </w:rPr>
        <w:t>myMethod</w:t>
      </w:r>
      <w:proofErr w:type="spellEnd"/>
      <w:r w:rsidRPr="003C67D2">
        <w:rPr>
          <w:lang w:val="en-US"/>
        </w:rPr>
        <w:t>']);</w:t>
      </w:r>
    </w:p>
    <w:p w14:paraId="307544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1DCB9247" w14:textId="77777777" w:rsidR="003C67D2" w:rsidRPr="003C67D2" w:rsidRDefault="003C67D2" w:rsidP="003C67D2">
      <w:pPr>
        <w:rPr>
          <w:lang w:val="en-US"/>
        </w:rPr>
      </w:pPr>
    </w:p>
    <w:p w14:paraId="25B76B03" w14:textId="77777777" w:rsidR="003C67D2" w:rsidRPr="003C67D2" w:rsidRDefault="003C67D2" w:rsidP="003C67D2">
      <w:pPr>
        <w:rPr>
          <w:lang w:val="en-US"/>
        </w:rPr>
      </w:pPr>
      <w:proofErr w:type="gramStart"/>
      <w:r w:rsidRPr="003C67D2">
        <w:rPr>
          <w:lang w:val="en-US"/>
        </w:rPr>
        <w:t>Events::on(</w:t>
      </w:r>
      <w:proofErr w:type="gramEnd"/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pre_system</w:t>
      </w:r>
      <w:proofErr w:type="spellEnd"/>
      <w:r w:rsidRPr="003C67D2">
        <w:rPr>
          <w:lang w:val="en-US"/>
        </w:rPr>
        <w:t>', function () {</w:t>
      </w:r>
    </w:p>
    <w:p w14:paraId="089114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if (</w:t>
      </w:r>
      <w:proofErr w:type="gramStart"/>
      <w:r w:rsidRPr="003C67D2">
        <w:rPr>
          <w:lang w:val="en-US"/>
        </w:rPr>
        <w:t>ENVIRONMENT !</w:t>
      </w:r>
      <w:proofErr w:type="gramEnd"/>
      <w:r w:rsidRPr="003C67D2">
        <w:rPr>
          <w:lang w:val="en-US"/>
        </w:rPr>
        <w:t>== 'testing')</w:t>
      </w:r>
    </w:p>
    <w:p w14:paraId="40DCA2D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{</w:t>
      </w:r>
    </w:p>
    <w:p w14:paraId="6B5FC4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if (</w:t>
      </w:r>
      <w:proofErr w:type="spellStart"/>
      <w:r w:rsidRPr="003C67D2">
        <w:rPr>
          <w:lang w:val="en-US"/>
        </w:rPr>
        <w:t>ini_get</w:t>
      </w:r>
      <w:proofErr w:type="spellEnd"/>
      <w:r w:rsidRPr="003C67D2">
        <w:rPr>
          <w:lang w:val="en-US"/>
        </w:rPr>
        <w:t>('</w:t>
      </w:r>
      <w:proofErr w:type="spellStart"/>
      <w:proofErr w:type="gramStart"/>
      <w:r w:rsidRPr="003C67D2">
        <w:rPr>
          <w:lang w:val="en-US"/>
        </w:rPr>
        <w:t>zlib.output</w:t>
      </w:r>
      <w:proofErr w:type="gramEnd"/>
      <w:r w:rsidRPr="003C67D2">
        <w:rPr>
          <w:lang w:val="en-US"/>
        </w:rPr>
        <w:t>_compression</w:t>
      </w:r>
      <w:proofErr w:type="spellEnd"/>
      <w:r w:rsidRPr="003C67D2">
        <w:rPr>
          <w:lang w:val="en-US"/>
        </w:rPr>
        <w:t>'))</w:t>
      </w:r>
    </w:p>
    <w:p w14:paraId="53FAD90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{</w:t>
      </w:r>
    </w:p>
    <w:p w14:paraId="5963A7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    throw </w:t>
      </w:r>
      <w:proofErr w:type="spellStart"/>
      <w:proofErr w:type="gramStart"/>
      <w:r w:rsidRPr="003C67D2">
        <w:rPr>
          <w:lang w:val="en-US"/>
        </w:rPr>
        <w:t>FrameworkException</w:t>
      </w:r>
      <w:proofErr w:type="spellEnd"/>
      <w:r w:rsidRPr="003C67D2">
        <w:rPr>
          <w:lang w:val="en-US"/>
        </w:rPr>
        <w:t>::</w:t>
      </w:r>
      <w:proofErr w:type="spellStart"/>
      <w:r w:rsidRPr="003C67D2">
        <w:rPr>
          <w:lang w:val="en-US"/>
        </w:rPr>
        <w:t>forEnabledZlibOutputCompression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);</w:t>
      </w:r>
    </w:p>
    <w:p w14:paraId="5F290B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</w:t>
      </w:r>
    </w:p>
    <w:p w14:paraId="44BBACF6" w14:textId="77777777" w:rsidR="003C67D2" w:rsidRPr="003C67D2" w:rsidRDefault="003C67D2" w:rsidP="003C67D2">
      <w:pPr>
        <w:rPr>
          <w:lang w:val="en-US"/>
        </w:rPr>
      </w:pPr>
    </w:p>
    <w:p w14:paraId="6EE72AB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while (</w:t>
      </w:r>
      <w:proofErr w:type="spellStart"/>
      <w:r w:rsidRPr="003C67D2">
        <w:rPr>
          <w:lang w:val="en-US"/>
        </w:rPr>
        <w:t>ob_get_</w:t>
      </w:r>
      <w:proofErr w:type="gramStart"/>
      <w:r w:rsidRPr="003C67D2">
        <w:rPr>
          <w:lang w:val="en-US"/>
        </w:rPr>
        <w:t>level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) &gt; 0)</w:t>
      </w:r>
    </w:p>
    <w:p w14:paraId="355F78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{</w:t>
      </w:r>
    </w:p>
    <w:p w14:paraId="2AA024E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    </w:t>
      </w:r>
      <w:proofErr w:type="spellStart"/>
      <w:r w:rsidRPr="003C67D2">
        <w:rPr>
          <w:lang w:val="en-US"/>
        </w:rPr>
        <w:t>ob_end_</w:t>
      </w:r>
      <w:proofErr w:type="gramStart"/>
      <w:r w:rsidRPr="003C67D2">
        <w:rPr>
          <w:lang w:val="en-US"/>
        </w:rPr>
        <w:t>flush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);</w:t>
      </w:r>
    </w:p>
    <w:p w14:paraId="5CB51C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</w:t>
      </w:r>
    </w:p>
    <w:p w14:paraId="2B16C92A" w14:textId="77777777" w:rsidR="003C67D2" w:rsidRPr="003C67D2" w:rsidRDefault="003C67D2" w:rsidP="003C67D2">
      <w:pPr>
        <w:rPr>
          <w:lang w:val="en-US"/>
        </w:rPr>
      </w:pPr>
    </w:p>
    <w:p w14:paraId="243010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spellStart"/>
      <w:r w:rsidRPr="003C67D2">
        <w:rPr>
          <w:lang w:val="en-US"/>
        </w:rPr>
        <w:t>ob_</w:t>
      </w:r>
      <w:proofErr w:type="gramStart"/>
      <w:r w:rsidRPr="003C67D2">
        <w:rPr>
          <w:lang w:val="en-US"/>
        </w:rPr>
        <w:t>start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function ($buffer) {</w:t>
      </w:r>
    </w:p>
    <w:p w14:paraId="63031E5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return $buffer;</w:t>
      </w:r>
    </w:p>
    <w:p w14:paraId="09AFAA5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});</w:t>
      </w:r>
    </w:p>
    <w:p w14:paraId="332701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}</w:t>
      </w:r>
    </w:p>
    <w:p w14:paraId="7A7B38C1" w14:textId="77777777" w:rsidR="003C67D2" w:rsidRPr="003C67D2" w:rsidRDefault="003C67D2" w:rsidP="003C67D2">
      <w:pPr>
        <w:rPr>
          <w:lang w:val="en-US"/>
        </w:rPr>
      </w:pPr>
    </w:p>
    <w:p w14:paraId="643D36A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1B6780B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--------------------------------------------------------------------</w:t>
      </w:r>
    </w:p>
    <w:p w14:paraId="6CC195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Debug Toolbar Listeners.</w:t>
      </w:r>
    </w:p>
    <w:p w14:paraId="59873E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--------------------------------------------------------------------</w:t>
      </w:r>
    </w:p>
    <w:p w14:paraId="3468DE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If you delete, they will no longer be collected.</w:t>
      </w:r>
    </w:p>
    <w:p w14:paraId="363DD64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7D5194D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if (</w:t>
      </w:r>
      <w:proofErr w:type="gramStart"/>
      <w:r w:rsidRPr="003C67D2">
        <w:rPr>
          <w:lang w:val="en-US"/>
        </w:rPr>
        <w:t>ENVIRONMENT !</w:t>
      </w:r>
      <w:proofErr w:type="gramEnd"/>
      <w:r w:rsidRPr="003C67D2">
        <w:rPr>
          <w:lang w:val="en-US"/>
        </w:rPr>
        <w:t>== 'production')</w:t>
      </w:r>
    </w:p>
    <w:p w14:paraId="3DC7E7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{</w:t>
      </w:r>
    </w:p>
    <w:p w14:paraId="3905387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Events::on(</w:t>
      </w:r>
      <w:proofErr w:type="gramEnd"/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DBQuery</w:t>
      </w:r>
      <w:proofErr w:type="spellEnd"/>
      <w:r w:rsidRPr="003C67D2">
        <w:rPr>
          <w:lang w:val="en-US"/>
        </w:rPr>
        <w:t>', 'CodeIgniter</w:t>
      </w:r>
      <w:proofErr w:type="gramStart"/>
      <w:r w:rsidRPr="003C67D2">
        <w:rPr>
          <w:lang w:val="en-US"/>
        </w:rPr>
        <w:t>\Debug\Toolbar\Collectors\Database::</w:t>
      </w:r>
      <w:proofErr w:type="gramEnd"/>
      <w:r w:rsidRPr="003C67D2">
        <w:rPr>
          <w:lang w:val="en-US"/>
        </w:rPr>
        <w:t>collect');</w:t>
      </w:r>
    </w:p>
    <w:p w14:paraId="1853926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Services::</w:t>
      </w:r>
      <w:proofErr w:type="gramEnd"/>
      <w:r w:rsidRPr="003C67D2">
        <w:rPr>
          <w:lang w:val="en-US"/>
        </w:rPr>
        <w:t>toolbar()-&gt;</w:t>
      </w:r>
      <w:proofErr w:type="gramStart"/>
      <w:r w:rsidRPr="003C67D2">
        <w:rPr>
          <w:lang w:val="en-US"/>
        </w:rPr>
        <w:t>respond(</w:t>
      </w:r>
      <w:proofErr w:type="gramEnd"/>
      <w:r w:rsidRPr="003C67D2">
        <w:rPr>
          <w:lang w:val="en-US"/>
        </w:rPr>
        <w:t>);</w:t>
      </w:r>
    </w:p>
    <w:p w14:paraId="592478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}</w:t>
      </w:r>
    </w:p>
    <w:p w14:paraId="67325C3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});</w:t>
      </w:r>
    </w:p>
    <w:p w14:paraId="1209A33F" w14:textId="77777777" w:rsidR="003C67D2" w:rsidRPr="003C67D2" w:rsidRDefault="003C67D2" w:rsidP="003C67D2">
      <w:pPr>
        <w:rPr>
          <w:lang w:val="en-US"/>
        </w:rPr>
      </w:pPr>
    </w:p>
    <w:p w14:paraId="4695A0AD" w14:textId="77777777" w:rsidR="003C67D2" w:rsidRPr="003C67D2" w:rsidRDefault="003C67D2" w:rsidP="003C67D2">
      <w:pPr>
        <w:rPr>
          <w:lang w:val="en-US"/>
        </w:rPr>
      </w:pPr>
    </w:p>
    <w:p w14:paraId="7E8EBF0B" w14:textId="52951E0C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14 </w:t>
      </w:r>
      <w:proofErr w:type="spellStart"/>
      <w:r>
        <w:rPr>
          <w:lang w:val="en-US"/>
        </w:rPr>
        <w:t>Exceptions</w:t>
      </w:r>
      <w:r w:rsidRPr="00FD5638">
        <w:rPr>
          <w:lang w:val="en-US"/>
        </w:rPr>
        <w:t>.php</w:t>
      </w:r>
      <w:proofErr w:type="spellEnd"/>
    </w:p>
    <w:p w14:paraId="0DF017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4EB06F63" w14:textId="77777777" w:rsidR="003C67D2" w:rsidRPr="003C67D2" w:rsidRDefault="003C67D2" w:rsidP="003C67D2">
      <w:pPr>
        <w:rPr>
          <w:lang w:val="en-US"/>
        </w:rPr>
      </w:pPr>
    </w:p>
    <w:p w14:paraId="61AE0ED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6D7D35AF" w14:textId="77777777" w:rsidR="003C67D2" w:rsidRPr="003C67D2" w:rsidRDefault="003C67D2" w:rsidP="003C67D2">
      <w:pPr>
        <w:rPr>
          <w:lang w:val="en-US"/>
        </w:rPr>
      </w:pPr>
    </w:p>
    <w:p w14:paraId="77816F0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3B8CAA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Setup how the exception handler works.</w:t>
      </w:r>
    </w:p>
    <w:p w14:paraId="1E72AD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30679D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@package Config</w:t>
      </w:r>
    </w:p>
    <w:p w14:paraId="120A91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3A7DB9D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Exceptions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04503A9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14E55F0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3E7B0F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120781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LOG EXCEPTIONS?</w:t>
      </w:r>
    </w:p>
    <w:p w14:paraId="4508743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706046C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If true, then exceptions will be logged</w:t>
      </w:r>
    </w:p>
    <w:p w14:paraId="38888C2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| through </w:t>
      </w:r>
      <w:proofErr w:type="gramStart"/>
      <w:r w:rsidRPr="003C67D2">
        <w:rPr>
          <w:lang w:val="en-US"/>
        </w:rPr>
        <w:t>Services::</w:t>
      </w:r>
      <w:proofErr w:type="gramEnd"/>
      <w:r w:rsidRPr="003C67D2">
        <w:rPr>
          <w:lang w:val="en-US"/>
        </w:rPr>
        <w:t>Log.</w:t>
      </w:r>
    </w:p>
    <w:p w14:paraId="6976574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</w:t>
      </w:r>
    </w:p>
    <w:p w14:paraId="7BFE99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Default: true</w:t>
      </w:r>
    </w:p>
    <w:p w14:paraId="71418C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7AC212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$log = true;</w:t>
      </w:r>
    </w:p>
    <w:p w14:paraId="02469D67" w14:textId="77777777" w:rsidR="003C67D2" w:rsidRPr="003C67D2" w:rsidRDefault="003C67D2" w:rsidP="003C67D2">
      <w:pPr>
        <w:rPr>
          <w:lang w:val="en-US"/>
        </w:rPr>
      </w:pPr>
    </w:p>
    <w:p w14:paraId="6A112D6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30073F4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2113717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DO NOT LOG STATUS CODES</w:t>
      </w:r>
    </w:p>
    <w:p w14:paraId="01F5BB6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4B24177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Any status codes here will NOT be logged if logging is turned on.</w:t>
      </w:r>
    </w:p>
    <w:p w14:paraId="42A52C6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| By default, only 404 (Page Not Found) exceptions are ignored.</w:t>
      </w:r>
    </w:p>
    <w:p w14:paraId="55A4C1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CB2A93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ignoreCodes</w:t>
      </w:r>
      <w:proofErr w:type="spellEnd"/>
      <w:r w:rsidRPr="003C67D2">
        <w:rPr>
          <w:lang w:val="en-US"/>
        </w:rPr>
        <w:t xml:space="preserve"> = [ </w:t>
      </w:r>
      <w:proofErr w:type="gramStart"/>
      <w:r w:rsidRPr="003C67D2">
        <w:rPr>
          <w:lang w:val="en-US"/>
        </w:rPr>
        <w:t>404 ]</w:t>
      </w:r>
      <w:proofErr w:type="gramEnd"/>
      <w:r w:rsidRPr="003C67D2">
        <w:rPr>
          <w:lang w:val="en-US"/>
        </w:rPr>
        <w:t>;</w:t>
      </w:r>
    </w:p>
    <w:p w14:paraId="5D12F740" w14:textId="77777777" w:rsidR="003C67D2" w:rsidRPr="003C67D2" w:rsidRDefault="003C67D2" w:rsidP="003C67D2">
      <w:pPr>
        <w:rPr>
          <w:lang w:val="en-US"/>
        </w:rPr>
      </w:pPr>
    </w:p>
    <w:p w14:paraId="3BA442A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279D791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5F3BA70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Error Views Path</w:t>
      </w:r>
    </w:p>
    <w:p w14:paraId="0E835D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6096C88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This is the path to the directory that contains the 'cli' and 'html'</w:t>
      </w:r>
    </w:p>
    <w:p w14:paraId="139855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directories that hold the views used to generate errors.</w:t>
      </w:r>
    </w:p>
    <w:p w14:paraId="5606F4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63F1362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Default: </w:t>
      </w:r>
      <w:proofErr w:type="spellStart"/>
      <w:r w:rsidRPr="003C67D2">
        <w:rPr>
          <w:lang w:val="en-US"/>
        </w:rPr>
        <w:t>APPPATH.'Views</w:t>
      </w:r>
      <w:proofErr w:type="spellEnd"/>
      <w:r w:rsidRPr="003C67D2">
        <w:rPr>
          <w:lang w:val="en-US"/>
        </w:rPr>
        <w:t>/errors'</w:t>
      </w:r>
    </w:p>
    <w:p w14:paraId="37B718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0621EF0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errorViewPath</w:t>
      </w:r>
      <w:proofErr w:type="spellEnd"/>
      <w:r w:rsidRPr="003C67D2">
        <w:rPr>
          <w:lang w:val="en-US"/>
        </w:rPr>
        <w:t xml:space="preserve"> = </w:t>
      </w:r>
      <w:proofErr w:type="gramStart"/>
      <w:r w:rsidRPr="003C67D2">
        <w:rPr>
          <w:lang w:val="en-US"/>
        </w:rPr>
        <w:t>APPPATH .</w:t>
      </w:r>
      <w:proofErr w:type="gramEnd"/>
      <w:r w:rsidRPr="003C67D2">
        <w:rPr>
          <w:lang w:val="en-US"/>
        </w:rPr>
        <w:t xml:space="preserve"> 'Views/errors';</w:t>
      </w:r>
    </w:p>
    <w:p w14:paraId="5EDADC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0D3B542D" w14:textId="77777777" w:rsidR="003C67D2" w:rsidRPr="003C67D2" w:rsidRDefault="003C67D2" w:rsidP="003C67D2">
      <w:pPr>
        <w:rPr>
          <w:lang w:val="en-US"/>
        </w:rPr>
      </w:pPr>
    </w:p>
    <w:p w14:paraId="5C2AD355" w14:textId="77777777" w:rsidR="003C67D2" w:rsidRPr="003C67D2" w:rsidRDefault="003C67D2" w:rsidP="003C67D2">
      <w:pPr>
        <w:rPr>
          <w:lang w:val="en-US"/>
        </w:rPr>
      </w:pPr>
    </w:p>
    <w:p w14:paraId="0033A914" w14:textId="0830EBAE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15 </w:t>
      </w:r>
      <w:proofErr w:type="spellStart"/>
      <w:r>
        <w:rPr>
          <w:lang w:val="en-US"/>
        </w:rPr>
        <w:t>Filters</w:t>
      </w:r>
      <w:r w:rsidRPr="00FD5638">
        <w:rPr>
          <w:lang w:val="en-US"/>
        </w:rPr>
        <w:t>.php</w:t>
      </w:r>
      <w:proofErr w:type="spellEnd"/>
    </w:p>
    <w:p w14:paraId="7A9A371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093F5D6C" w14:textId="77777777" w:rsidR="003C67D2" w:rsidRPr="003C67D2" w:rsidRDefault="003C67D2" w:rsidP="003C67D2">
      <w:pPr>
        <w:rPr>
          <w:lang w:val="en-US"/>
        </w:rPr>
      </w:pPr>
    </w:p>
    <w:p w14:paraId="5EEFAE6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2C02B223" w14:textId="77777777" w:rsidR="003C67D2" w:rsidRPr="003C67D2" w:rsidRDefault="003C67D2" w:rsidP="003C67D2">
      <w:pPr>
        <w:rPr>
          <w:lang w:val="en-US"/>
        </w:rPr>
      </w:pPr>
    </w:p>
    <w:p w14:paraId="7E78A0D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Filters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74BF0D7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607401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Makes reading things below nicer,</w:t>
      </w:r>
    </w:p>
    <w:p w14:paraId="5D6CFD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and simpler to change out script that's used.</w:t>
      </w:r>
    </w:p>
    <w:p w14:paraId="393A92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public $aliases = [</w:t>
      </w:r>
    </w:p>
    <w:p w14:paraId="1711287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csrf</w:t>
      </w:r>
      <w:proofErr w:type="spellEnd"/>
      <w:r w:rsidRPr="003C67D2">
        <w:rPr>
          <w:lang w:val="en-US"/>
        </w:rPr>
        <w:t xml:space="preserve">'     =&gt; </w:t>
      </w:r>
      <w:proofErr w:type="gramStart"/>
      <w:r w:rsidRPr="003C67D2">
        <w:rPr>
          <w:lang w:val="en-US"/>
        </w:rPr>
        <w:t>\CodeIgniter\Filters\CSRF::</w:t>
      </w:r>
      <w:proofErr w:type="gramEnd"/>
      <w:r w:rsidRPr="003C67D2">
        <w:rPr>
          <w:lang w:val="en-US"/>
        </w:rPr>
        <w:t>class,</w:t>
      </w:r>
    </w:p>
    <w:p w14:paraId="0849F2D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'toolbar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 xml:space="preserve">&gt; </w:t>
      </w:r>
      <w:proofErr w:type="gramStart"/>
      <w:r w:rsidRPr="003C67D2">
        <w:rPr>
          <w:lang w:val="en-US"/>
        </w:rPr>
        <w:t>\CodeIgniter\Filters\</w:t>
      </w:r>
      <w:proofErr w:type="spellStart"/>
      <w:r w:rsidRPr="003C67D2">
        <w:rPr>
          <w:lang w:val="en-US"/>
        </w:rPr>
        <w:t>DebugToolbar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17F4D5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'honeypot' =&gt; </w:t>
      </w:r>
      <w:proofErr w:type="gramStart"/>
      <w:r w:rsidRPr="003C67D2">
        <w:rPr>
          <w:lang w:val="en-US"/>
        </w:rPr>
        <w:t>\CodeIgniter\Filters\Honeypot::</w:t>
      </w:r>
      <w:proofErr w:type="gramEnd"/>
      <w:r w:rsidRPr="003C67D2">
        <w:rPr>
          <w:lang w:val="en-US"/>
        </w:rPr>
        <w:t>class,</w:t>
      </w:r>
    </w:p>
    <w:p w14:paraId="269D41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79EAF63A" w14:textId="77777777" w:rsidR="003C67D2" w:rsidRPr="003C67D2" w:rsidRDefault="003C67D2" w:rsidP="003C67D2">
      <w:pPr>
        <w:rPr>
          <w:lang w:val="en-US"/>
        </w:rPr>
      </w:pPr>
    </w:p>
    <w:p w14:paraId="45F519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Always applied before every request</w:t>
      </w:r>
    </w:p>
    <w:p w14:paraId="66D610E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globals</w:t>
      </w:r>
      <w:proofErr w:type="spellEnd"/>
      <w:r w:rsidRPr="003C67D2">
        <w:rPr>
          <w:lang w:val="en-US"/>
        </w:rPr>
        <w:t xml:space="preserve"> = [</w:t>
      </w:r>
    </w:p>
    <w:p w14:paraId="3D533C4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'before' =&gt; [</w:t>
      </w:r>
    </w:p>
    <w:p w14:paraId="3D3CE2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//'honeypot'</w:t>
      </w:r>
    </w:p>
    <w:p w14:paraId="63DAD4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// '</w:t>
      </w:r>
      <w:proofErr w:type="spellStart"/>
      <w:r w:rsidRPr="003C67D2">
        <w:rPr>
          <w:lang w:val="en-US"/>
        </w:rPr>
        <w:t>csrf</w:t>
      </w:r>
      <w:proofErr w:type="spellEnd"/>
      <w:r w:rsidRPr="003C67D2">
        <w:rPr>
          <w:lang w:val="en-US"/>
        </w:rPr>
        <w:t>',</w:t>
      </w:r>
    </w:p>
    <w:p w14:paraId="5D2743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6503AA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'after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0EE5DEE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//'toolbar',</w:t>
      </w:r>
    </w:p>
    <w:p w14:paraId="23A5D2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//'honeypot'</w:t>
      </w:r>
    </w:p>
    <w:p w14:paraId="2B8B95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24E33E5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3CDC59AA" w14:textId="77777777" w:rsidR="003C67D2" w:rsidRPr="003C67D2" w:rsidRDefault="003C67D2" w:rsidP="003C67D2">
      <w:pPr>
        <w:rPr>
          <w:lang w:val="en-US"/>
        </w:rPr>
      </w:pPr>
    </w:p>
    <w:p w14:paraId="6C68AD7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Works on all of a particular HTTP method</w:t>
      </w:r>
    </w:p>
    <w:p w14:paraId="06D39ED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// (GET, POST, </w:t>
      </w:r>
      <w:proofErr w:type="spellStart"/>
      <w:r w:rsidRPr="003C67D2">
        <w:rPr>
          <w:lang w:val="en-US"/>
        </w:rPr>
        <w:t>etc</w:t>
      </w:r>
      <w:proofErr w:type="spellEnd"/>
      <w:r w:rsidRPr="003C67D2">
        <w:rPr>
          <w:lang w:val="en-US"/>
        </w:rPr>
        <w:t>) as BEFORE filters only</w:t>
      </w:r>
    </w:p>
    <w:p w14:paraId="7F81C4F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    like: 'post' =&gt; ['CSRF', 'throttle'],</w:t>
      </w:r>
    </w:p>
    <w:p w14:paraId="306E4B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$methods = [];</w:t>
      </w:r>
    </w:p>
    <w:p w14:paraId="12589BA3" w14:textId="77777777" w:rsidR="003C67D2" w:rsidRPr="003C67D2" w:rsidRDefault="003C67D2" w:rsidP="003C67D2">
      <w:pPr>
        <w:rPr>
          <w:lang w:val="en-US"/>
        </w:rPr>
      </w:pPr>
    </w:p>
    <w:p w14:paraId="6C57738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// List filter aliases and any before/after </w:t>
      </w:r>
      <w:proofErr w:type="spellStart"/>
      <w:r w:rsidRPr="003C67D2">
        <w:rPr>
          <w:lang w:val="en-US"/>
        </w:rPr>
        <w:t>uri</w:t>
      </w:r>
      <w:proofErr w:type="spellEnd"/>
      <w:r w:rsidRPr="003C67D2">
        <w:rPr>
          <w:lang w:val="en-US"/>
        </w:rPr>
        <w:t xml:space="preserve"> patterns</w:t>
      </w:r>
    </w:p>
    <w:p w14:paraId="71F7446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that they should run on, like:</w:t>
      </w:r>
    </w:p>
    <w:p w14:paraId="3607045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   '</w:t>
      </w:r>
      <w:proofErr w:type="spellStart"/>
      <w:r w:rsidRPr="003C67D2">
        <w:rPr>
          <w:lang w:val="en-US"/>
        </w:rPr>
        <w:t>isLoggedIn</w:t>
      </w:r>
      <w:proofErr w:type="spellEnd"/>
      <w:r w:rsidRPr="003C67D2">
        <w:rPr>
          <w:lang w:val="en-US"/>
        </w:rPr>
        <w:t>' =&gt; ['before' =&gt; ['account/*', 'profiles/*']],</w:t>
      </w:r>
    </w:p>
    <w:p w14:paraId="463E8C5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public $filters = [];</w:t>
      </w:r>
    </w:p>
    <w:p w14:paraId="689AE6C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19946631" w14:textId="77777777" w:rsidR="003C67D2" w:rsidRPr="003C67D2" w:rsidRDefault="003C67D2" w:rsidP="003C67D2">
      <w:pPr>
        <w:rPr>
          <w:lang w:val="en-US"/>
        </w:rPr>
      </w:pPr>
    </w:p>
    <w:p w14:paraId="0A34884A" w14:textId="77777777" w:rsidR="003C67D2" w:rsidRPr="003C67D2" w:rsidRDefault="003C67D2" w:rsidP="003C67D2">
      <w:pPr>
        <w:rPr>
          <w:lang w:val="en-US"/>
        </w:rPr>
      </w:pPr>
    </w:p>
    <w:p w14:paraId="4DF1DA4D" w14:textId="49EA1DEC" w:rsidR="00232471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16 </w:t>
      </w:r>
      <w:proofErr w:type="spellStart"/>
      <w:r w:rsidRPr="00CC5DBA">
        <w:rPr>
          <w:lang w:val="en-US"/>
        </w:rPr>
        <w:t>ForeignCharacters</w:t>
      </w:r>
      <w:r>
        <w:rPr>
          <w:lang w:val="en-US"/>
        </w:rPr>
        <w:t>.php</w:t>
      </w:r>
      <w:proofErr w:type="spellEnd"/>
    </w:p>
    <w:p w14:paraId="54F7C6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40820D91" w14:textId="77777777" w:rsidR="003C67D2" w:rsidRPr="003C67D2" w:rsidRDefault="003C67D2" w:rsidP="003C67D2">
      <w:pPr>
        <w:rPr>
          <w:lang w:val="en-US"/>
        </w:rPr>
      </w:pPr>
    </w:p>
    <w:p w14:paraId="584F52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</w:t>
      </w:r>
      <w:proofErr w:type="spellStart"/>
      <w:r w:rsidRPr="003C67D2">
        <w:rPr>
          <w:lang w:val="en-US"/>
        </w:rPr>
        <w:t>ForeignCharacters</w:t>
      </w:r>
      <w:proofErr w:type="spellEnd"/>
      <w:r w:rsidRPr="003C67D2">
        <w:rPr>
          <w:lang w:val="en-US"/>
        </w:rPr>
        <w:t xml:space="preserve"> extends \CodeIgniter\Config\</w:t>
      </w:r>
      <w:proofErr w:type="spellStart"/>
      <w:r w:rsidRPr="003C67D2">
        <w:rPr>
          <w:lang w:val="en-US"/>
        </w:rPr>
        <w:t>ForeignCharacters</w:t>
      </w:r>
      <w:proofErr w:type="spellEnd"/>
    </w:p>
    <w:p w14:paraId="761B4A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0FF62A4D" w14:textId="77777777" w:rsidR="003C67D2" w:rsidRPr="003C67D2" w:rsidRDefault="003C67D2" w:rsidP="003C67D2">
      <w:pPr>
        <w:rPr>
          <w:lang w:val="en-US"/>
        </w:rPr>
      </w:pPr>
    </w:p>
    <w:p w14:paraId="71C18C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293D19B1" w14:textId="77777777" w:rsidR="003C67D2" w:rsidRPr="003C67D2" w:rsidRDefault="003C67D2" w:rsidP="003C67D2">
      <w:pPr>
        <w:rPr>
          <w:lang w:val="en-US"/>
        </w:rPr>
      </w:pPr>
    </w:p>
    <w:p w14:paraId="7A73549E" w14:textId="77777777" w:rsidR="003C67D2" w:rsidRPr="003C67D2" w:rsidRDefault="003C67D2" w:rsidP="003C67D2">
      <w:pPr>
        <w:rPr>
          <w:lang w:val="en-US"/>
        </w:rPr>
      </w:pPr>
    </w:p>
    <w:p w14:paraId="226A6272" w14:textId="77777777" w:rsidR="003C67D2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17 </w:t>
      </w:r>
      <w:proofErr w:type="spellStart"/>
      <w:r>
        <w:rPr>
          <w:lang w:val="en-US"/>
        </w:rPr>
        <w:t>Format.php</w:t>
      </w:r>
      <w:proofErr w:type="spellEnd"/>
    </w:p>
    <w:p w14:paraId="18D5389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46E9CBFB" w14:textId="77777777" w:rsidR="003C67D2" w:rsidRPr="003C67D2" w:rsidRDefault="003C67D2" w:rsidP="003C67D2">
      <w:pPr>
        <w:rPr>
          <w:lang w:val="en-US"/>
        </w:rPr>
      </w:pPr>
    </w:p>
    <w:p w14:paraId="12433A1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38178EDE" w14:textId="77777777" w:rsidR="003C67D2" w:rsidRPr="003C67D2" w:rsidRDefault="003C67D2" w:rsidP="003C67D2">
      <w:pPr>
        <w:rPr>
          <w:lang w:val="en-US"/>
        </w:rPr>
      </w:pPr>
    </w:p>
    <w:p w14:paraId="7AD0BBA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Format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34BCE4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4D9D41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24ED3D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3C538AF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Available Response Formats</w:t>
      </w:r>
    </w:p>
    <w:p w14:paraId="6C06902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52D4F60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4EEEED2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When you perform content negotiation with the request, these are the</w:t>
      </w:r>
    </w:p>
    <w:p w14:paraId="3F0D4B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 available formats that your application supports. This is currently</w:t>
      </w:r>
    </w:p>
    <w:p w14:paraId="7C221F1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only used with the API\</w:t>
      </w:r>
      <w:proofErr w:type="spellStart"/>
      <w:r w:rsidRPr="003C67D2">
        <w:rPr>
          <w:lang w:val="en-US"/>
        </w:rPr>
        <w:t>ResponseTrait</w:t>
      </w:r>
      <w:proofErr w:type="spellEnd"/>
      <w:r w:rsidRPr="003C67D2">
        <w:rPr>
          <w:lang w:val="en-US"/>
        </w:rPr>
        <w:t>. A valid Formatter must exist</w:t>
      </w:r>
    </w:p>
    <w:p w14:paraId="440F757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for the specified format.</w:t>
      </w:r>
    </w:p>
    <w:p w14:paraId="201B4F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52BA04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These formats are only checked when the data passed to the </w:t>
      </w:r>
      <w:proofErr w:type="gramStart"/>
      <w:r w:rsidRPr="003C67D2">
        <w:rPr>
          <w:lang w:val="en-US"/>
        </w:rPr>
        <w:t>respond(</w:t>
      </w:r>
      <w:proofErr w:type="gramEnd"/>
      <w:r w:rsidRPr="003C67D2">
        <w:rPr>
          <w:lang w:val="en-US"/>
        </w:rPr>
        <w:t>)</w:t>
      </w:r>
    </w:p>
    <w:p w14:paraId="4550A2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method is an array.</w:t>
      </w:r>
    </w:p>
    <w:p w14:paraId="4164C4F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51E4996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49DD2F2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supportedResponseFormats</w:t>
      </w:r>
      <w:proofErr w:type="spellEnd"/>
      <w:r w:rsidRPr="003C67D2">
        <w:rPr>
          <w:lang w:val="en-US"/>
        </w:rPr>
        <w:t xml:space="preserve"> = [</w:t>
      </w:r>
    </w:p>
    <w:p w14:paraId="4566A9E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'application/</w:t>
      </w:r>
      <w:proofErr w:type="spellStart"/>
      <w:r w:rsidRPr="003C67D2">
        <w:rPr>
          <w:lang w:val="en-US"/>
        </w:rPr>
        <w:t>json</w:t>
      </w:r>
      <w:proofErr w:type="spellEnd"/>
      <w:r w:rsidRPr="003C67D2">
        <w:rPr>
          <w:lang w:val="en-US"/>
        </w:rPr>
        <w:t>',</w:t>
      </w:r>
    </w:p>
    <w:p w14:paraId="0E901E3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'application/xml', // machine-readable XML</w:t>
      </w:r>
    </w:p>
    <w:p w14:paraId="49E3F90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'text/xml', // human-readable XML</w:t>
      </w:r>
    </w:p>
    <w:p w14:paraId="49D53B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144E67C2" w14:textId="77777777" w:rsidR="003C67D2" w:rsidRPr="003C67D2" w:rsidRDefault="003C67D2" w:rsidP="003C67D2">
      <w:pPr>
        <w:rPr>
          <w:lang w:val="en-US"/>
        </w:rPr>
      </w:pPr>
    </w:p>
    <w:p w14:paraId="1EEF33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9A02D8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70FF6E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Formatters</w:t>
      </w:r>
    </w:p>
    <w:p w14:paraId="123B67D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C0C92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596202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Lists the class to use to format responses with of a particular type.</w:t>
      </w:r>
    </w:p>
    <w:p w14:paraId="1FFF3F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For each mime type, list the class that should be used. Formatters</w:t>
      </w:r>
    </w:p>
    <w:p w14:paraId="1E3ACBC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can be retrieved through the </w:t>
      </w:r>
      <w:proofErr w:type="spellStart"/>
      <w:proofErr w:type="gramStart"/>
      <w:r w:rsidRPr="003C67D2">
        <w:rPr>
          <w:lang w:val="en-US"/>
        </w:rPr>
        <w:t>getFormatter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) method.</w:t>
      </w:r>
    </w:p>
    <w:p w14:paraId="50A87B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6AA0EC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3A9698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$formatters = [</w:t>
      </w:r>
    </w:p>
    <w:p w14:paraId="3E5D70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'application/</w:t>
      </w:r>
      <w:proofErr w:type="spellStart"/>
      <w:r w:rsidRPr="003C67D2">
        <w:rPr>
          <w:lang w:val="en-US"/>
        </w:rPr>
        <w:t>json</w:t>
      </w:r>
      <w:proofErr w:type="spellEnd"/>
      <w:r w:rsidRPr="003C67D2">
        <w:rPr>
          <w:lang w:val="en-US"/>
        </w:rPr>
        <w:t xml:space="preserve">' =&gt; </w:t>
      </w:r>
      <w:proofErr w:type="gramStart"/>
      <w:r w:rsidRPr="003C67D2">
        <w:rPr>
          <w:lang w:val="en-US"/>
        </w:rPr>
        <w:t>\CodeIgniter\Format\</w:t>
      </w:r>
      <w:proofErr w:type="spellStart"/>
      <w:r w:rsidRPr="003C67D2">
        <w:rPr>
          <w:lang w:val="en-US"/>
        </w:rPr>
        <w:t>JSONFormatter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21A9376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'application/xml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 xml:space="preserve">&gt; </w:t>
      </w:r>
      <w:proofErr w:type="gramStart"/>
      <w:r w:rsidRPr="003C67D2">
        <w:rPr>
          <w:lang w:val="en-US"/>
        </w:rPr>
        <w:t>\CodeIgniter\Format\</w:t>
      </w:r>
      <w:proofErr w:type="spellStart"/>
      <w:r w:rsidRPr="003C67D2">
        <w:rPr>
          <w:lang w:val="en-US"/>
        </w:rPr>
        <w:t>XMLFormatter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73BE20B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'text/xml'         =&gt; </w:t>
      </w:r>
      <w:proofErr w:type="gramStart"/>
      <w:r w:rsidRPr="003C67D2">
        <w:rPr>
          <w:lang w:val="en-US"/>
        </w:rPr>
        <w:t>\CodeIgniter\Format\</w:t>
      </w:r>
      <w:proofErr w:type="spellStart"/>
      <w:r w:rsidRPr="003C67D2">
        <w:rPr>
          <w:lang w:val="en-US"/>
        </w:rPr>
        <w:t>XMLFormatter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5FF9C0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0B686A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</w:t>
      </w:r>
    </w:p>
    <w:p w14:paraId="3FBEFB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1CCE8FB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3B6C015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Formatters Options</w:t>
      </w:r>
    </w:p>
    <w:p w14:paraId="397C91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7AD61B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02FA62B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Additional Options to adjust default formatters </w:t>
      </w:r>
      <w:proofErr w:type="spellStart"/>
      <w:r w:rsidRPr="003C67D2">
        <w:rPr>
          <w:lang w:val="en-US"/>
        </w:rPr>
        <w:t>behaviour</w:t>
      </w:r>
      <w:proofErr w:type="spellEnd"/>
      <w:r w:rsidRPr="003C67D2">
        <w:rPr>
          <w:lang w:val="en-US"/>
        </w:rPr>
        <w:t>.</w:t>
      </w:r>
    </w:p>
    <w:p w14:paraId="5AAAA81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For each mime type, list the additional options that should be used. </w:t>
      </w:r>
    </w:p>
    <w:p w14:paraId="5FFEE2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504B0E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6A82621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proofErr w:type="gramStart"/>
      <w:r w:rsidRPr="003C67D2">
        <w:rPr>
          <w:lang w:val="en-US"/>
        </w:rPr>
        <w:t>formatterOptions</w:t>
      </w:r>
      <w:proofErr w:type="spellEnd"/>
      <w:r w:rsidRPr="003C67D2">
        <w:rPr>
          <w:lang w:val="en-US"/>
        </w:rPr>
        <w:t xml:space="preserve">  =</w:t>
      </w:r>
      <w:proofErr w:type="gramEnd"/>
      <w:r w:rsidRPr="003C67D2">
        <w:rPr>
          <w:lang w:val="en-US"/>
        </w:rPr>
        <w:t xml:space="preserve"> [</w:t>
      </w:r>
    </w:p>
    <w:p w14:paraId="26F949D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'application/</w:t>
      </w:r>
      <w:proofErr w:type="spellStart"/>
      <w:r w:rsidRPr="003C67D2">
        <w:rPr>
          <w:lang w:val="en-US"/>
        </w:rPr>
        <w:t>json</w:t>
      </w:r>
      <w:proofErr w:type="spellEnd"/>
      <w:r w:rsidRPr="003C67D2">
        <w:rPr>
          <w:lang w:val="en-US"/>
        </w:rPr>
        <w:t>' =&gt; JSON_UNESCAPED_UNICODE | JSON_UNESCAPED_SLASHES,</w:t>
      </w:r>
    </w:p>
    <w:p w14:paraId="4491CBB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'application/xml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0,</w:t>
      </w:r>
    </w:p>
    <w:p w14:paraId="2841F2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'text/xml'         =&gt; 0,</w:t>
      </w:r>
    </w:p>
    <w:p w14:paraId="04F9F36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  </w:t>
      </w:r>
    </w:p>
    <w:p w14:paraId="03FB986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//--------------------------------------------------------------------</w:t>
      </w:r>
    </w:p>
    <w:p w14:paraId="6613578D" w14:textId="77777777" w:rsidR="003C67D2" w:rsidRPr="003C67D2" w:rsidRDefault="003C67D2" w:rsidP="003C67D2">
      <w:pPr>
        <w:rPr>
          <w:lang w:val="en-US"/>
        </w:rPr>
      </w:pPr>
    </w:p>
    <w:p w14:paraId="0F12A0C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8AEC2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A Factory method to return the appropriate formatter for the given mime type.</w:t>
      </w:r>
    </w:p>
    <w:p w14:paraId="437B55C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6D9776E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@param string $mime</w:t>
      </w:r>
    </w:p>
    <w:p w14:paraId="66B98F8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77C401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@return \CodeIgniter\Format\</w:t>
      </w:r>
      <w:proofErr w:type="spellStart"/>
      <w:r w:rsidRPr="003C67D2">
        <w:rPr>
          <w:lang w:val="en-US"/>
        </w:rPr>
        <w:t>FormatterInterface</w:t>
      </w:r>
      <w:proofErr w:type="spellEnd"/>
    </w:p>
    <w:p w14:paraId="357DC5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*/</w:t>
      </w:r>
    </w:p>
    <w:p w14:paraId="3513D8A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public function </w:t>
      </w:r>
      <w:proofErr w:type="spellStart"/>
      <w:proofErr w:type="gramStart"/>
      <w:r w:rsidRPr="003C67D2">
        <w:rPr>
          <w:lang w:val="en-US"/>
        </w:rPr>
        <w:t>getFormatter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string $mime)</w:t>
      </w:r>
    </w:p>
    <w:p w14:paraId="556B61B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{</w:t>
      </w:r>
    </w:p>
    <w:p w14:paraId="1390D4F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if (! </w:t>
      </w:r>
      <w:proofErr w:type="spellStart"/>
      <w:r w:rsidRPr="003C67D2">
        <w:rPr>
          <w:lang w:val="en-US"/>
        </w:rPr>
        <w:t>array_key_</w:t>
      </w:r>
      <w:proofErr w:type="gramStart"/>
      <w:r w:rsidRPr="003C67D2">
        <w:rPr>
          <w:lang w:val="en-US"/>
        </w:rPr>
        <w:t>exists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$mime, $this-&gt;formatters))</w:t>
      </w:r>
    </w:p>
    <w:p w14:paraId="3647E57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{</w:t>
      </w:r>
    </w:p>
    <w:p w14:paraId="7F3C0F13" w14:textId="77777777" w:rsidR="003C67D2" w:rsidRPr="003C67D2" w:rsidRDefault="003C67D2" w:rsidP="003C67D2">
      <w:r w:rsidRPr="2B402B1D">
        <w:t xml:space="preserve">            </w:t>
      </w:r>
      <w:r w:rsidRPr="00E424D8">
        <w:rPr>
          <w:lang w:val="en-US"/>
        </w:rPr>
        <w:t>throw new \</w:t>
      </w:r>
      <w:proofErr w:type="spellStart"/>
      <w:proofErr w:type="gramStart"/>
      <w:r w:rsidRPr="00E424D8">
        <w:rPr>
          <w:lang w:val="en-US"/>
        </w:rPr>
        <w:t>InvalidArgumentException</w:t>
      </w:r>
      <w:proofErr w:type="spellEnd"/>
      <w:r w:rsidRPr="00E424D8">
        <w:rPr>
          <w:lang w:val="en-US"/>
        </w:rPr>
        <w:t>(</w:t>
      </w:r>
      <w:proofErr w:type="gramEnd"/>
      <w:r w:rsidRPr="00E424D8">
        <w:rPr>
          <w:lang w:val="en-US"/>
        </w:rPr>
        <w:t xml:space="preserve">'No Formatter defined for mime type: </w:t>
      </w:r>
      <w:proofErr w:type="gramStart"/>
      <w:r w:rsidRPr="00E424D8">
        <w:rPr>
          <w:lang w:val="en-US"/>
        </w:rPr>
        <w:t>' .</w:t>
      </w:r>
      <w:proofErr w:type="gramEnd"/>
      <w:r w:rsidRPr="00E424D8">
        <w:rPr>
          <w:lang w:val="en-US"/>
        </w:rPr>
        <w:t xml:space="preserve"> </w:t>
      </w:r>
      <w:r w:rsidRPr="2B402B1D">
        <w:t>$mime);</w:t>
      </w:r>
    </w:p>
    <w:p w14:paraId="3E1B593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</w:t>
      </w:r>
    </w:p>
    <w:p w14:paraId="3A3A8300" w14:textId="77777777" w:rsidR="003C67D2" w:rsidRPr="003C67D2" w:rsidRDefault="003C67D2" w:rsidP="003C67D2">
      <w:pPr>
        <w:rPr>
          <w:lang w:val="en-US"/>
        </w:rPr>
      </w:pPr>
    </w:p>
    <w:p w14:paraId="71C05FA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$class = $this-&gt;formatters[$mime];</w:t>
      </w:r>
    </w:p>
    <w:p w14:paraId="7C237764" w14:textId="77777777" w:rsidR="003C67D2" w:rsidRPr="003C67D2" w:rsidRDefault="003C67D2" w:rsidP="003C67D2">
      <w:pPr>
        <w:rPr>
          <w:lang w:val="en-US"/>
        </w:rPr>
      </w:pPr>
    </w:p>
    <w:p w14:paraId="77A827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if (! </w:t>
      </w:r>
      <w:proofErr w:type="spellStart"/>
      <w:r w:rsidRPr="003C67D2">
        <w:rPr>
          <w:lang w:val="en-US"/>
        </w:rPr>
        <w:t>class_exists</w:t>
      </w:r>
      <w:proofErr w:type="spellEnd"/>
      <w:r w:rsidRPr="003C67D2">
        <w:rPr>
          <w:lang w:val="en-US"/>
        </w:rPr>
        <w:t>($class))</w:t>
      </w:r>
    </w:p>
    <w:p w14:paraId="090B895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{</w:t>
      </w:r>
    </w:p>
    <w:p w14:paraId="1A9F91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throw new \</w:t>
      </w:r>
      <w:proofErr w:type="spellStart"/>
      <w:proofErr w:type="gramStart"/>
      <w:r w:rsidRPr="003C67D2">
        <w:rPr>
          <w:lang w:val="en-US"/>
        </w:rPr>
        <w:t>BadMethodCallException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$</w:t>
      </w:r>
      <w:proofErr w:type="gramStart"/>
      <w:r w:rsidRPr="003C67D2">
        <w:rPr>
          <w:lang w:val="en-US"/>
        </w:rPr>
        <w:t>class .</w:t>
      </w:r>
      <w:proofErr w:type="gramEnd"/>
      <w:r w:rsidRPr="003C67D2">
        <w:rPr>
          <w:lang w:val="en-US"/>
        </w:rPr>
        <w:t xml:space="preserve"> ' </w:t>
      </w:r>
      <w:proofErr w:type="gramStart"/>
      <w:r w:rsidRPr="003C67D2">
        <w:rPr>
          <w:lang w:val="en-US"/>
        </w:rPr>
        <w:t>is</w:t>
      </w:r>
      <w:proofErr w:type="gramEnd"/>
      <w:r w:rsidRPr="003C67D2">
        <w:rPr>
          <w:lang w:val="en-US"/>
        </w:rPr>
        <w:t xml:space="preserve"> not a valid Formatter.');</w:t>
      </w:r>
    </w:p>
    <w:p w14:paraId="76A0106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</w:t>
      </w:r>
    </w:p>
    <w:p w14:paraId="75A36B55" w14:textId="77777777" w:rsidR="003C67D2" w:rsidRPr="003C67D2" w:rsidRDefault="003C67D2" w:rsidP="003C67D2">
      <w:pPr>
        <w:rPr>
          <w:lang w:val="en-US"/>
        </w:rPr>
      </w:pPr>
    </w:p>
    <w:p w14:paraId="1959833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return new $</w:t>
      </w:r>
      <w:proofErr w:type="gramStart"/>
      <w:r w:rsidRPr="003C67D2">
        <w:rPr>
          <w:lang w:val="en-US"/>
        </w:rPr>
        <w:t>class(</w:t>
      </w:r>
      <w:proofErr w:type="gramEnd"/>
      <w:r w:rsidRPr="003C67D2">
        <w:rPr>
          <w:lang w:val="en-US"/>
        </w:rPr>
        <w:t>);</w:t>
      </w:r>
    </w:p>
    <w:p w14:paraId="1A0B4E5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}</w:t>
      </w:r>
    </w:p>
    <w:p w14:paraId="3EC82688" w14:textId="77777777" w:rsidR="003C67D2" w:rsidRPr="003C67D2" w:rsidRDefault="003C67D2" w:rsidP="003C67D2">
      <w:pPr>
        <w:rPr>
          <w:lang w:val="en-US"/>
        </w:rPr>
      </w:pPr>
    </w:p>
    <w:p w14:paraId="1F7B16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//--------------------------------------------------------------------</w:t>
      </w:r>
    </w:p>
    <w:p w14:paraId="501E308A" w14:textId="77777777" w:rsidR="003C67D2" w:rsidRPr="003C67D2" w:rsidRDefault="003C67D2" w:rsidP="003C67D2">
      <w:pPr>
        <w:rPr>
          <w:lang w:val="en-US"/>
        </w:rPr>
      </w:pPr>
    </w:p>
    <w:p w14:paraId="3138F2E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70CA65EC" w14:textId="77777777" w:rsidR="003C67D2" w:rsidRPr="003C67D2" w:rsidRDefault="003C67D2" w:rsidP="003C67D2">
      <w:pPr>
        <w:rPr>
          <w:lang w:val="en-US"/>
        </w:rPr>
      </w:pPr>
    </w:p>
    <w:p w14:paraId="729F789E" w14:textId="25896167" w:rsidR="00CC5DBA" w:rsidRPr="00232471" w:rsidRDefault="003C67D2" w:rsidP="003C67D2">
      <w:pPr>
        <w:rPr>
          <w:lang w:val="en-US"/>
        </w:rPr>
      </w:pPr>
      <w:r>
        <w:rPr>
          <w:lang w:val="en-US"/>
        </w:rPr>
        <w:tab/>
      </w:r>
    </w:p>
    <w:p w14:paraId="52EE1261" w14:textId="0A304816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18 </w:t>
      </w:r>
      <w:proofErr w:type="spellStart"/>
      <w:r>
        <w:rPr>
          <w:lang w:val="en-US"/>
        </w:rPr>
        <w:t>Honeypot.php</w:t>
      </w:r>
      <w:proofErr w:type="spellEnd"/>
    </w:p>
    <w:p w14:paraId="5A40B5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7F75C25E" w14:textId="77777777" w:rsidR="003C67D2" w:rsidRPr="003C67D2" w:rsidRDefault="003C67D2" w:rsidP="003C67D2">
      <w:pPr>
        <w:rPr>
          <w:lang w:val="en-US"/>
        </w:rPr>
      </w:pPr>
    </w:p>
    <w:p w14:paraId="63AE8ED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3AAB2107" w14:textId="77777777" w:rsidR="003C67D2" w:rsidRPr="003C67D2" w:rsidRDefault="003C67D2" w:rsidP="003C67D2">
      <w:pPr>
        <w:rPr>
          <w:lang w:val="en-US"/>
        </w:rPr>
      </w:pPr>
    </w:p>
    <w:p w14:paraId="521EEF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Honeypot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07DA83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64E7DAFF" w14:textId="77777777" w:rsidR="003C67D2" w:rsidRPr="003C67D2" w:rsidRDefault="003C67D2" w:rsidP="003C67D2">
      <w:pPr>
        <w:rPr>
          <w:lang w:val="en-US"/>
        </w:rPr>
      </w:pPr>
    </w:p>
    <w:p w14:paraId="2DC94D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1EB180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Makes Honeypot visible or not to human</w:t>
      </w:r>
    </w:p>
    <w:p w14:paraId="1AA9087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61B735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@var </w:t>
      </w:r>
      <w:proofErr w:type="spellStart"/>
      <w:r w:rsidRPr="003C67D2">
        <w:rPr>
          <w:lang w:val="en-US"/>
        </w:rPr>
        <w:t>boolean</w:t>
      </w:r>
      <w:proofErr w:type="spellEnd"/>
    </w:p>
    <w:p w14:paraId="4C9F2CE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118AC6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$hidden = true;</w:t>
      </w:r>
    </w:p>
    <w:p w14:paraId="13DEBD06" w14:textId="77777777" w:rsidR="003C67D2" w:rsidRPr="003C67D2" w:rsidRDefault="003C67D2" w:rsidP="003C67D2">
      <w:pPr>
        <w:rPr>
          <w:lang w:val="en-US"/>
        </w:rPr>
      </w:pPr>
    </w:p>
    <w:p w14:paraId="630640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01D35D3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Honeypot Label Content</w:t>
      </w:r>
    </w:p>
    <w:p w14:paraId="24AC709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0668D1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7E44F6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36C25D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$label = 'Fill This Field';</w:t>
      </w:r>
    </w:p>
    <w:p w14:paraId="597AC1D4" w14:textId="77777777" w:rsidR="003C67D2" w:rsidRPr="003C67D2" w:rsidRDefault="003C67D2" w:rsidP="003C67D2">
      <w:pPr>
        <w:rPr>
          <w:lang w:val="en-US"/>
        </w:rPr>
      </w:pPr>
    </w:p>
    <w:p w14:paraId="556AC6D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7C5C1F3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Honeypot Field Name</w:t>
      </w:r>
    </w:p>
    <w:p w14:paraId="752688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62590C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0D4874D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FB5FDD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$name = 'honeypot';</w:t>
      </w:r>
    </w:p>
    <w:p w14:paraId="73D9113A" w14:textId="77777777" w:rsidR="003C67D2" w:rsidRPr="003C67D2" w:rsidRDefault="003C67D2" w:rsidP="003C67D2">
      <w:pPr>
        <w:rPr>
          <w:lang w:val="en-US"/>
        </w:rPr>
      </w:pPr>
    </w:p>
    <w:p w14:paraId="6976C74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/**</w:t>
      </w:r>
    </w:p>
    <w:p w14:paraId="0CC77C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Honeypot HTML Template</w:t>
      </w:r>
    </w:p>
    <w:p w14:paraId="5C0BC36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4A5414B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16ABA9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5294E7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$template = '&lt;label&gt;{label}&lt;/label&gt;&lt;input type="text" name="{name}" value=""/&gt;';</w:t>
      </w:r>
    </w:p>
    <w:p w14:paraId="35832DAA" w14:textId="77777777" w:rsidR="003C67D2" w:rsidRPr="003C67D2" w:rsidRDefault="003C67D2" w:rsidP="003C67D2">
      <w:pPr>
        <w:rPr>
          <w:lang w:val="en-US"/>
        </w:rPr>
      </w:pPr>
    </w:p>
    <w:p w14:paraId="047BA3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16460A8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Honeypot container</w:t>
      </w:r>
    </w:p>
    <w:p w14:paraId="180E36E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745D2AA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353A81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07643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$container = '&lt;div style="</w:t>
      </w:r>
      <w:proofErr w:type="spellStart"/>
      <w:proofErr w:type="gramStart"/>
      <w:r w:rsidRPr="003C67D2">
        <w:rPr>
          <w:lang w:val="en-US"/>
        </w:rPr>
        <w:t>display:none</w:t>
      </w:r>
      <w:proofErr w:type="spellEnd"/>
      <w:proofErr w:type="gramEnd"/>
      <w:r w:rsidRPr="003C67D2">
        <w:rPr>
          <w:lang w:val="en-US"/>
        </w:rPr>
        <w:t>"&gt;{template}&lt;/div&gt;';</w:t>
      </w:r>
    </w:p>
    <w:p w14:paraId="741280D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04E541ED" w14:textId="77777777" w:rsidR="003C67D2" w:rsidRPr="003C67D2" w:rsidRDefault="003C67D2" w:rsidP="003C67D2">
      <w:pPr>
        <w:rPr>
          <w:lang w:val="en-US"/>
        </w:rPr>
      </w:pPr>
    </w:p>
    <w:p w14:paraId="396C545C" w14:textId="77777777" w:rsidR="003C67D2" w:rsidRPr="003C67D2" w:rsidRDefault="003C67D2" w:rsidP="003C67D2">
      <w:pPr>
        <w:rPr>
          <w:lang w:val="en-US"/>
        </w:rPr>
      </w:pPr>
    </w:p>
    <w:p w14:paraId="5628D607" w14:textId="1BABBA44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19 </w:t>
      </w:r>
      <w:proofErr w:type="spellStart"/>
      <w:r>
        <w:rPr>
          <w:lang w:val="en-US"/>
        </w:rPr>
        <w:t>Images.php</w:t>
      </w:r>
      <w:proofErr w:type="spellEnd"/>
    </w:p>
    <w:p w14:paraId="657B28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40D8EF61" w14:textId="77777777" w:rsidR="003C67D2" w:rsidRPr="003C67D2" w:rsidRDefault="003C67D2" w:rsidP="003C67D2">
      <w:pPr>
        <w:rPr>
          <w:lang w:val="en-US"/>
        </w:rPr>
      </w:pPr>
    </w:p>
    <w:p w14:paraId="5D642AD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66CC4256" w14:textId="77777777" w:rsidR="003C67D2" w:rsidRPr="003C67D2" w:rsidRDefault="003C67D2" w:rsidP="003C67D2">
      <w:pPr>
        <w:rPr>
          <w:lang w:val="en-US"/>
        </w:rPr>
      </w:pPr>
    </w:p>
    <w:p w14:paraId="4519BAF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Images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0726EB9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7B284F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485818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Default handler used if no other handler is specified.</w:t>
      </w:r>
    </w:p>
    <w:p w14:paraId="20C7F9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2A976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 @var string</w:t>
      </w:r>
    </w:p>
    <w:p w14:paraId="2A3701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1B3ACD2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defaultHandler</w:t>
      </w:r>
      <w:proofErr w:type="spellEnd"/>
      <w:r w:rsidRPr="003C67D2">
        <w:rPr>
          <w:lang w:val="en-US"/>
        </w:rPr>
        <w:t xml:space="preserve"> = '</w:t>
      </w:r>
      <w:proofErr w:type="spellStart"/>
      <w:r w:rsidRPr="003C67D2">
        <w:rPr>
          <w:lang w:val="en-US"/>
        </w:rPr>
        <w:t>gd</w:t>
      </w:r>
      <w:proofErr w:type="spellEnd"/>
      <w:r w:rsidRPr="003C67D2">
        <w:rPr>
          <w:lang w:val="en-US"/>
        </w:rPr>
        <w:t>';</w:t>
      </w:r>
    </w:p>
    <w:p w14:paraId="39DC4E1E" w14:textId="77777777" w:rsidR="003C67D2" w:rsidRPr="003C67D2" w:rsidRDefault="003C67D2" w:rsidP="003C67D2">
      <w:pPr>
        <w:rPr>
          <w:lang w:val="en-US"/>
        </w:rPr>
      </w:pPr>
    </w:p>
    <w:p w14:paraId="53ADBAA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4ADE65C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The path to the image library.</w:t>
      </w:r>
    </w:p>
    <w:p w14:paraId="50F30CE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Required for </w:t>
      </w:r>
      <w:proofErr w:type="spellStart"/>
      <w:r w:rsidRPr="003C67D2">
        <w:rPr>
          <w:lang w:val="en-US"/>
        </w:rPr>
        <w:t>ImageMagick</w:t>
      </w:r>
      <w:proofErr w:type="spellEnd"/>
      <w:r w:rsidRPr="003C67D2">
        <w:rPr>
          <w:lang w:val="en-US"/>
        </w:rPr>
        <w:t xml:space="preserve">, </w:t>
      </w:r>
      <w:proofErr w:type="spellStart"/>
      <w:r w:rsidRPr="003C67D2">
        <w:rPr>
          <w:lang w:val="en-US"/>
        </w:rPr>
        <w:t>GraphicsMagick</w:t>
      </w:r>
      <w:proofErr w:type="spellEnd"/>
      <w:r w:rsidRPr="003C67D2">
        <w:rPr>
          <w:lang w:val="en-US"/>
        </w:rPr>
        <w:t xml:space="preserve">, or </w:t>
      </w:r>
      <w:proofErr w:type="spellStart"/>
      <w:r w:rsidRPr="003C67D2">
        <w:rPr>
          <w:lang w:val="en-US"/>
        </w:rPr>
        <w:t>NetPBM</w:t>
      </w:r>
      <w:proofErr w:type="spellEnd"/>
      <w:r w:rsidRPr="003C67D2">
        <w:rPr>
          <w:lang w:val="en-US"/>
        </w:rPr>
        <w:t>.</w:t>
      </w:r>
    </w:p>
    <w:p w14:paraId="17421D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5E73C5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string</w:t>
      </w:r>
    </w:p>
    <w:p w14:paraId="1A7314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4BD7014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libraryPath</w:t>
      </w:r>
      <w:proofErr w:type="spellEnd"/>
      <w:r w:rsidRPr="003C67D2">
        <w:rPr>
          <w:lang w:val="en-US"/>
        </w:rPr>
        <w:t xml:space="preserve"> = '/</w:t>
      </w:r>
      <w:proofErr w:type="spellStart"/>
      <w:r w:rsidRPr="003C67D2">
        <w:rPr>
          <w:lang w:val="en-US"/>
        </w:rPr>
        <w:t>usr</w:t>
      </w:r>
      <w:proofErr w:type="spellEnd"/>
      <w:r w:rsidRPr="003C67D2">
        <w:rPr>
          <w:lang w:val="en-US"/>
        </w:rPr>
        <w:t>/local/bin/convert';</w:t>
      </w:r>
    </w:p>
    <w:p w14:paraId="12583CB0" w14:textId="77777777" w:rsidR="003C67D2" w:rsidRPr="003C67D2" w:rsidRDefault="003C67D2" w:rsidP="003C67D2">
      <w:pPr>
        <w:rPr>
          <w:lang w:val="en-US"/>
        </w:rPr>
      </w:pPr>
    </w:p>
    <w:p w14:paraId="5E1CDB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140FDE8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The available handler classes.</w:t>
      </w:r>
    </w:p>
    <w:p w14:paraId="3FD9A55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BA88D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@var </w:t>
      </w:r>
      <w:proofErr w:type="gramStart"/>
      <w:r w:rsidRPr="003C67D2">
        <w:rPr>
          <w:lang w:val="en-US"/>
        </w:rPr>
        <w:t>\CodeIgniter\Images\Handlers\</w:t>
      </w:r>
      <w:proofErr w:type="spellStart"/>
      <w:r w:rsidRPr="003C67D2">
        <w:rPr>
          <w:lang w:val="en-US"/>
        </w:rPr>
        <w:t>BaseHandler</w:t>
      </w:r>
      <w:proofErr w:type="spellEnd"/>
      <w:r w:rsidRPr="003C67D2">
        <w:rPr>
          <w:lang w:val="en-US"/>
        </w:rPr>
        <w:t>[</w:t>
      </w:r>
      <w:proofErr w:type="gramEnd"/>
      <w:r w:rsidRPr="003C67D2">
        <w:rPr>
          <w:lang w:val="en-US"/>
        </w:rPr>
        <w:t>]</w:t>
      </w:r>
    </w:p>
    <w:p w14:paraId="2C3A663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576FBC7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$handlers = [</w:t>
      </w:r>
    </w:p>
    <w:p w14:paraId="749E30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gd</w:t>
      </w:r>
      <w:proofErr w:type="spellEnd"/>
      <w:r w:rsidRPr="003C67D2">
        <w:rPr>
          <w:lang w:val="en-US"/>
        </w:rPr>
        <w:t xml:space="preserve">'      =&gt; </w:t>
      </w:r>
      <w:proofErr w:type="gramStart"/>
      <w:r w:rsidRPr="003C67D2">
        <w:rPr>
          <w:lang w:val="en-US"/>
        </w:rPr>
        <w:t>\CodeIgniter\Images\Handlers\</w:t>
      </w:r>
      <w:proofErr w:type="spellStart"/>
      <w:r w:rsidRPr="003C67D2">
        <w:rPr>
          <w:lang w:val="en-US"/>
        </w:rPr>
        <w:t>GDHandler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73C2B6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imagick</w:t>
      </w:r>
      <w:proofErr w:type="spellEnd"/>
      <w:r w:rsidRPr="003C67D2">
        <w:rPr>
          <w:lang w:val="en-US"/>
        </w:rPr>
        <w:t xml:space="preserve">' =&gt; </w:t>
      </w:r>
      <w:proofErr w:type="gramStart"/>
      <w:r w:rsidRPr="003C67D2">
        <w:rPr>
          <w:lang w:val="en-US"/>
        </w:rPr>
        <w:t>\CodeIgniter\Images\Handlers\</w:t>
      </w:r>
      <w:proofErr w:type="spellStart"/>
      <w:r w:rsidRPr="003C67D2">
        <w:rPr>
          <w:lang w:val="en-US"/>
        </w:rPr>
        <w:t>ImageMagickHandler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0FDF8B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0DFEB44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7F5703B9" w14:textId="77777777" w:rsidR="003C67D2" w:rsidRPr="003C67D2" w:rsidRDefault="003C67D2" w:rsidP="003C67D2">
      <w:pPr>
        <w:rPr>
          <w:lang w:val="en-US"/>
        </w:rPr>
      </w:pPr>
    </w:p>
    <w:p w14:paraId="6FF27F83" w14:textId="77777777" w:rsidR="003C67D2" w:rsidRPr="003C67D2" w:rsidRDefault="003C67D2" w:rsidP="003C67D2">
      <w:pPr>
        <w:rPr>
          <w:lang w:val="en-US"/>
        </w:rPr>
      </w:pPr>
    </w:p>
    <w:p w14:paraId="4CAA3B55" w14:textId="3DB8EC3C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20 </w:t>
      </w:r>
      <w:proofErr w:type="spellStart"/>
      <w:r>
        <w:rPr>
          <w:lang w:val="en-US"/>
        </w:rPr>
        <w:t>Kint.php</w:t>
      </w:r>
      <w:proofErr w:type="spellEnd"/>
    </w:p>
    <w:p w14:paraId="16488D4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78603980" w14:textId="77777777" w:rsidR="003C67D2" w:rsidRPr="003C67D2" w:rsidRDefault="003C67D2" w:rsidP="003C67D2">
      <w:pPr>
        <w:rPr>
          <w:lang w:val="en-US"/>
        </w:rPr>
      </w:pPr>
    </w:p>
    <w:p w14:paraId="1E8ACE8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4E20C6A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Kint\Renderer\Renderer;</w:t>
      </w:r>
    </w:p>
    <w:p w14:paraId="5A722A25" w14:textId="77777777" w:rsidR="003C67D2" w:rsidRPr="003C67D2" w:rsidRDefault="003C67D2" w:rsidP="003C67D2">
      <w:pPr>
        <w:rPr>
          <w:lang w:val="en-US"/>
        </w:rPr>
      </w:pPr>
    </w:p>
    <w:p w14:paraId="68C7A4B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Kint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4E078B3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1274FC2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2CF919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6B453D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Kint</w:t>
      </w:r>
    </w:p>
    <w:p w14:paraId="5A65CFD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EE359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42DB26E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We use Kint's </w:t>
      </w:r>
      <w:proofErr w:type="spellStart"/>
      <w:r w:rsidRPr="003C67D2">
        <w:rPr>
          <w:lang w:val="en-US"/>
        </w:rPr>
        <w:t>RichRenderer</w:t>
      </w:r>
      <w:proofErr w:type="spellEnd"/>
      <w:r w:rsidRPr="003C67D2">
        <w:rPr>
          <w:lang w:val="en-US"/>
        </w:rPr>
        <w:t xml:space="preserve"> and </w:t>
      </w:r>
      <w:proofErr w:type="spellStart"/>
      <w:r w:rsidRPr="003C67D2">
        <w:rPr>
          <w:lang w:val="en-US"/>
        </w:rPr>
        <w:t>CLIRenderer</w:t>
      </w:r>
      <w:proofErr w:type="spellEnd"/>
      <w:r w:rsidRPr="003C67D2">
        <w:rPr>
          <w:lang w:val="en-US"/>
        </w:rPr>
        <w:t>. This area contains options</w:t>
      </w:r>
    </w:p>
    <w:p w14:paraId="6C71339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that you can set to customize how Kint works for you.</w:t>
      </w:r>
    </w:p>
    <w:p w14:paraId="4DD49A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703E6D2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For details on these settings, see Kint's docs:</w:t>
      </w:r>
    </w:p>
    <w:p w14:paraId="25EE8BF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https://kint-php.github.io/kint/</w:t>
      </w:r>
    </w:p>
    <w:p w14:paraId="4B7C8D6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044A4A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3114B638" w14:textId="77777777" w:rsidR="003C67D2" w:rsidRPr="003C67D2" w:rsidRDefault="003C67D2" w:rsidP="003C67D2">
      <w:pPr>
        <w:rPr>
          <w:lang w:val="en-US"/>
        </w:rPr>
      </w:pPr>
    </w:p>
    <w:p w14:paraId="029F5EA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36FF24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752747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Global Settings</w:t>
      </w:r>
    </w:p>
    <w:p w14:paraId="7EE22E3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4613B58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7D286CEF" w14:textId="77777777" w:rsidR="003C67D2" w:rsidRPr="003C67D2" w:rsidRDefault="003C67D2" w:rsidP="003C67D2">
      <w:pPr>
        <w:rPr>
          <w:lang w:val="en-US"/>
        </w:rPr>
      </w:pPr>
    </w:p>
    <w:p w14:paraId="12E80C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$plugins = null;</w:t>
      </w:r>
    </w:p>
    <w:p w14:paraId="6B23390B" w14:textId="77777777" w:rsidR="003C67D2" w:rsidRPr="003C67D2" w:rsidRDefault="003C67D2" w:rsidP="003C67D2">
      <w:pPr>
        <w:rPr>
          <w:lang w:val="en-US"/>
        </w:rPr>
      </w:pPr>
    </w:p>
    <w:p w14:paraId="415051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maxDepth</w:t>
      </w:r>
      <w:proofErr w:type="spellEnd"/>
      <w:r w:rsidRPr="003C67D2">
        <w:rPr>
          <w:lang w:val="en-US"/>
        </w:rPr>
        <w:t xml:space="preserve"> = 6;</w:t>
      </w:r>
    </w:p>
    <w:p w14:paraId="4154B608" w14:textId="77777777" w:rsidR="003C67D2" w:rsidRPr="003C67D2" w:rsidRDefault="003C67D2" w:rsidP="003C67D2">
      <w:pPr>
        <w:rPr>
          <w:lang w:val="en-US"/>
        </w:rPr>
      </w:pPr>
    </w:p>
    <w:p w14:paraId="69D832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displayCalledFrom</w:t>
      </w:r>
      <w:proofErr w:type="spellEnd"/>
      <w:r w:rsidRPr="003C67D2">
        <w:rPr>
          <w:lang w:val="en-US"/>
        </w:rPr>
        <w:t xml:space="preserve"> = true;</w:t>
      </w:r>
    </w:p>
    <w:p w14:paraId="26204539" w14:textId="77777777" w:rsidR="003C67D2" w:rsidRPr="003C67D2" w:rsidRDefault="003C67D2" w:rsidP="003C67D2">
      <w:pPr>
        <w:rPr>
          <w:lang w:val="en-US"/>
        </w:rPr>
      </w:pPr>
    </w:p>
    <w:p w14:paraId="3F0C62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$expanded = false;</w:t>
      </w:r>
    </w:p>
    <w:p w14:paraId="591DCF07" w14:textId="77777777" w:rsidR="003C67D2" w:rsidRPr="003C67D2" w:rsidRDefault="003C67D2" w:rsidP="003C67D2">
      <w:pPr>
        <w:rPr>
          <w:lang w:val="en-US"/>
        </w:rPr>
      </w:pPr>
    </w:p>
    <w:p w14:paraId="679C12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696FC2D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7F91B56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</w:t>
      </w:r>
      <w:proofErr w:type="spellStart"/>
      <w:r w:rsidRPr="003C67D2">
        <w:rPr>
          <w:lang w:val="en-US"/>
        </w:rPr>
        <w:t>RichRenderer</w:t>
      </w:r>
      <w:proofErr w:type="spellEnd"/>
      <w:r w:rsidRPr="003C67D2">
        <w:rPr>
          <w:lang w:val="en-US"/>
        </w:rPr>
        <w:t xml:space="preserve"> Settings</w:t>
      </w:r>
    </w:p>
    <w:p w14:paraId="13E9E6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F49DA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1F62F2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richTheme</w:t>
      </w:r>
      <w:proofErr w:type="spellEnd"/>
      <w:r w:rsidRPr="003C67D2">
        <w:rPr>
          <w:lang w:val="en-US"/>
        </w:rPr>
        <w:t xml:space="preserve"> = 'aante-light.css';</w:t>
      </w:r>
    </w:p>
    <w:p w14:paraId="3204BDBA" w14:textId="77777777" w:rsidR="003C67D2" w:rsidRPr="003C67D2" w:rsidRDefault="003C67D2" w:rsidP="003C67D2">
      <w:pPr>
        <w:rPr>
          <w:lang w:val="en-US"/>
        </w:rPr>
      </w:pPr>
    </w:p>
    <w:p w14:paraId="7AEF4B1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richFolder</w:t>
      </w:r>
      <w:proofErr w:type="spellEnd"/>
      <w:r w:rsidRPr="003C67D2">
        <w:rPr>
          <w:lang w:val="en-US"/>
        </w:rPr>
        <w:t xml:space="preserve"> = false;</w:t>
      </w:r>
    </w:p>
    <w:p w14:paraId="49213009" w14:textId="77777777" w:rsidR="003C67D2" w:rsidRPr="003C67D2" w:rsidRDefault="003C67D2" w:rsidP="003C67D2">
      <w:pPr>
        <w:rPr>
          <w:lang w:val="en-US"/>
        </w:rPr>
      </w:pPr>
    </w:p>
    <w:p w14:paraId="193CB26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richSort</w:t>
      </w:r>
      <w:proofErr w:type="spellEnd"/>
      <w:r w:rsidRPr="003C67D2">
        <w:rPr>
          <w:lang w:val="en-US"/>
        </w:rPr>
        <w:t xml:space="preserve"> = </w:t>
      </w:r>
      <w:proofErr w:type="gramStart"/>
      <w:r w:rsidRPr="003C67D2">
        <w:rPr>
          <w:lang w:val="en-US"/>
        </w:rPr>
        <w:t>Renderer::</w:t>
      </w:r>
      <w:proofErr w:type="gramEnd"/>
      <w:r w:rsidRPr="003C67D2">
        <w:rPr>
          <w:lang w:val="en-US"/>
        </w:rPr>
        <w:t>SORT_FULL;</w:t>
      </w:r>
    </w:p>
    <w:p w14:paraId="4894A076" w14:textId="77777777" w:rsidR="003C67D2" w:rsidRPr="003C67D2" w:rsidRDefault="003C67D2" w:rsidP="003C67D2">
      <w:pPr>
        <w:rPr>
          <w:lang w:val="en-US"/>
        </w:rPr>
      </w:pPr>
    </w:p>
    <w:p w14:paraId="08DCAB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richObjectPlugins</w:t>
      </w:r>
      <w:proofErr w:type="spellEnd"/>
      <w:r w:rsidRPr="003C67D2">
        <w:rPr>
          <w:lang w:val="en-US"/>
        </w:rPr>
        <w:t xml:space="preserve"> = null;</w:t>
      </w:r>
    </w:p>
    <w:p w14:paraId="14AE3484" w14:textId="77777777" w:rsidR="003C67D2" w:rsidRPr="003C67D2" w:rsidRDefault="003C67D2" w:rsidP="003C67D2">
      <w:pPr>
        <w:rPr>
          <w:lang w:val="en-US"/>
        </w:rPr>
      </w:pPr>
    </w:p>
    <w:p w14:paraId="7A215BD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richTabPlugins</w:t>
      </w:r>
      <w:proofErr w:type="spellEnd"/>
      <w:r w:rsidRPr="003C67D2">
        <w:rPr>
          <w:lang w:val="en-US"/>
        </w:rPr>
        <w:t xml:space="preserve"> = null;</w:t>
      </w:r>
    </w:p>
    <w:p w14:paraId="6CCCD6D7" w14:textId="77777777" w:rsidR="003C67D2" w:rsidRPr="003C67D2" w:rsidRDefault="003C67D2" w:rsidP="003C67D2">
      <w:pPr>
        <w:rPr>
          <w:lang w:val="en-US"/>
        </w:rPr>
      </w:pPr>
    </w:p>
    <w:p w14:paraId="095AD5A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7CC2BED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561FCB7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CLI Settings</w:t>
      </w:r>
    </w:p>
    <w:p w14:paraId="1CCC94C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6F7471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*/</w:t>
      </w:r>
    </w:p>
    <w:p w14:paraId="6129B81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cliColors</w:t>
      </w:r>
      <w:proofErr w:type="spellEnd"/>
      <w:r w:rsidRPr="003C67D2">
        <w:rPr>
          <w:lang w:val="en-US"/>
        </w:rPr>
        <w:t xml:space="preserve"> = true;</w:t>
      </w:r>
    </w:p>
    <w:p w14:paraId="1887E602" w14:textId="77777777" w:rsidR="003C67D2" w:rsidRPr="003C67D2" w:rsidRDefault="003C67D2" w:rsidP="003C67D2">
      <w:pPr>
        <w:rPr>
          <w:lang w:val="en-US"/>
        </w:rPr>
      </w:pPr>
    </w:p>
    <w:p w14:paraId="308F8F2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$cliForceUTF8 = false;</w:t>
      </w:r>
    </w:p>
    <w:p w14:paraId="0E7490E2" w14:textId="77777777" w:rsidR="003C67D2" w:rsidRPr="003C67D2" w:rsidRDefault="003C67D2" w:rsidP="003C67D2">
      <w:pPr>
        <w:rPr>
          <w:lang w:val="en-US"/>
        </w:rPr>
      </w:pPr>
    </w:p>
    <w:p w14:paraId="28E6F84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cliDetectWidth</w:t>
      </w:r>
      <w:proofErr w:type="spellEnd"/>
      <w:r w:rsidRPr="003C67D2">
        <w:rPr>
          <w:lang w:val="en-US"/>
        </w:rPr>
        <w:t xml:space="preserve"> = true;</w:t>
      </w:r>
    </w:p>
    <w:p w14:paraId="3FCFB541" w14:textId="77777777" w:rsidR="003C67D2" w:rsidRPr="003C67D2" w:rsidRDefault="003C67D2" w:rsidP="003C67D2">
      <w:pPr>
        <w:rPr>
          <w:lang w:val="en-US"/>
        </w:rPr>
      </w:pPr>
    </w:p>
    <w:p w14:paraId="1E6942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cliMinWidth</w:t>
      </w:r>
      <w:proofErr w:type="spellEnd"/>
      <w:r w:rsidRPr="003C67D2">
        <w:rPr>
          <w:lang w:val="en-US"/>
        </w:rPr>
        <w:t xml:space="preserve"> = 40;</w:t>
      </w:r>
    </w:p>
    <w:p w14:paraId="473A30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1E73ED56" w14:textId="77777777" w:rsidR="003C67D2" w:rsidRPr="003C67D2" w:rsidRDefault="003C67D2" w:rsidP="003C67D2">
      <w:pPr>
        <w:rPr>
          <w:lang w:val="en-US"/>
        </w:rPr>
      </w:pPr>
    </w:p>
    <w:p w14:paraId="18B427ED" w14:textId="77777777" w:rsidR="003C67D2" w:rsidRPr="003C67D2" w:rsidRDefault="003C67D2" w:rsidP="003C67D2">
      <w:pPr>
        <w:rPr>
          <w:lang w:val="en-US"/>
        </w:rPr>
      </w:pPr>
    </w:p>
    <w:p w14:paraId="66F06515" w14:textId="0A9FAC7A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21 </w:t>
      </w:r>
      <w:proofErr w:type="spellStart"/>
      <w:r>
        <w:rPr>
          <w:lang w:val="en-US"/>
        </w:rPr>
        <w:t>Logger.php</w:t>
      </w:r>
      <w:proofErr w:type="spellEnd"/>
    </w:p>
    <w:p w14:paraId="414E938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7E7E5C55" w14:textId="77777777" w:rsidR="003C67D2" w:rsidRPr="003C67D2" w:rsidRDefault="003C67D2" w:rsidP="003C67D2">
      <w:pPr>
        <w:rPr>
          <w:lang w:val="en-US"/>
        </w:rPr>
      </w:pPr>
    </w:p>
    <w:p w14:paraId="50A9353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066B876E" w14:textId="77777777" w:rsidR="003C67D2" w:rsidRPr="003C67D2" w:rsidRDefault="003C67D2" w:rsidP="003C67D2">
      <w:pPr>
        <w:rPr>
          <w:lang w:val="en-US"/>
        </w:rPr>
      </w:pPr>
    </w:p>
    <w:p w14:paraId="6637318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Logger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6E739B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642AE5D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CBF97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3D2FB6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Error Logging Threshold</w:t>
      </w:r>
    </w:p>
    <w:p w14:paraId="6A8B08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72D60B3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1878D57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You can enable error logging by setting a threshold over zero. The</w:t>
      </w:r>
    </w:p>
    <w:p w14:paraId="6EA2B8C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threshold determines what gets logged. Any values below or equal to the</w:t>
      </w:r>
    </w:p>
    <w:p w14:paraId="7398B0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threshold will be logged. Threshold options are:</w:t>
      </w:r>
    </w:p>
    <w:p w14:paraId="43C9F6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</w:t>
      </w:r>
    </w:p>
    <w:p w14:paraId="3612E46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0 = Disables logging, Error logging TURNED OFF</w:t>
      </w:r>
    </w:p>
    <w:p w14:paraId="0DD0F2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  1 = Emergency </w:t>
      </w:r>
      <w:proofErr w:type="gramStart"/>
      <w:r w:rsidRPr="003C67D2">
        <w:rPr>
          <w:lang w:val="en-US"/>
        </w:rPr>
        <w:t>Messages  -</w:t>
      </w:r>
      <w:proofErr w:type="gramEnd"/>
      <w:r w:rsidRPr="003C67D2">
        <w:rPr>
          <w:lang w:val="en-US"/>
        </w:rPr>
        <w:t xml:space="preserve"> System is unusable</w:t>
      </w:r>
    </w:p>
    <w:p w14:paraId="23E1A94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2 = Alert Messages      - Action Must Be Taken Immediately</w:t>
      </w:r>
    </w:p>
    <w:p w14:paraId="232794C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3 = Critical Messages   - Application component unavailable, unexpected exception.</w:t>
      </w:r>
    </w:p>
    <w:p w14:paraId="408398E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4 = Runtime Errors      - Don't need immediate action, but should be monitored.</w:t>
      </w:r>
    </w:p>
    <w:p w14:paraId="138D53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5 = Warnings               - Exceptional occurrences that are not errors.</w:t>
      </w:r>
    </w:p>
    <w:p w14:paraId="2FCFB61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6 = Notices            - Normal but significant events.</w:t>
      </w:r>
    </w:p>
    <w:p w14:paraId="4E896A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7 = Info             - Interesting events, like user logging in, etc.</w:t>
      </w:r>
    </w:p>
    <w:p w14:paraId="08CA313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8 = Debug                - Detailed debug information.</w:t>
      </w:r>
    </w:p>
    <w:p w14:paraId="4FCDE9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9 = All Messages</w:t>
      </w:r>
    </w:p>
    <w:p w14:paraId="2986EF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38A254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You can also pass an array with threshold levels to show individual error types</w:t>
      </w:r>
    </w:p>
    <w:p w14:paraId="468B4BD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68E8C7E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  </w:t>
      </w:r>
      <w:proofErr w:type="gramStart"/>
      <w:r w:rsidRPr="003C67D2">
        <w:rPr>
          <w:lang w:val="en-US"/>
        </w:rPr>
        <w:t>array(</w:t>
      </w:r>
      <w:proofErr w:type="gramEnd"/>
      <w:r w:rsidRPr="003C67D2">
        <w:rPr>
          <w:lang w:val="en-US"/>
        </w:rPr>
        <w:t>1, 2, 3, 8) = Emergency, Alert, Critical, and Debug messages</w:t>
      </w:r>
    </w:p>
    <w:p w14:paraId="4549B21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37433A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For a live site you'll usually enable Critical or higher (3) to be logged otherwise</w:t>
      </w:r>
    </w:p>
    <w:p w14:paraId="2935DD7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your log files will fill up very fast.</w:t>
      </w:r>
    </w:p>
    <w:p w14:paraId="127E0C6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08AD99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06D9B56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$threshold = 3;</w:t>
      </w:r>
    </w:p>
    <w:p w14:paraId="69100AE6" w14:textId="77777777" w:rsidR="003C67D2" w:rsidRPr="003C67D2" w:rsidRDefault="003C67D2" w:rsidP="003C67D2">
      <w:pPr>
        <w:rPr>
          <w:lang w:val="en-US"/>
        </w:rPr>
      </w:pPr>
    </w:p>
    <w:p w14:paraId="277F10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0A4A9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58004B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Date Format for Logs</w:t>
      </w:r>
    </w:p>
    <w:p w14:paraId="1E6B23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F2C3AF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</w:t>
      </w:r>
    </w:p>
    <w:p w14:paraId="2EDE9A4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Each item that is logged has an associated date. You can use PHP date</w:t>
      </w:r>
    </w:p>
    <w:p w14:paraId="2CD258E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codes to set your own date formatting</w:t>
      </w:r>
    </w:p>
    <w:p w14:paraId="1CA8B8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0FCB72B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0AFC40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dateFormat</w:t>
      </w:r>
      <w:proofErr w:type="spellEnd"/>
      <w:r w:rsidRPr="003C67D2">
        <w:rPr>
          <w:lang w:val="en-US"/>
        </w:rPr>
        <w:t xml:space="preserve"> = 'Y-m-d </w:t>
      </w:r>
      <w:proofErr w:type="gramStart"/>
      <w:r w:rsidRPr="003C67D2">
        <w:rPr>
          <w:lang w:val="en-US"/>
        </w:rPr>
        <w:t>H:i</w:t>
      </w:r>
      <w:proofErr w:type="gramEnd"/>
      <w:r w:rsidRPr="003C67D2">
        <w:rPr>
          <w:lang w:val="en-US"/>
        </w:rPr>
        <w:t>:s';</w:t>
      </w:r>
    </w:p>
    <w:p w14:paraId="0A558BA5" w14:textId="77777777" w:rsidR="003C67D2" w:rsidRPr="003C67D2" w:rsidRDefault="003C67D2" w:rsidP="003C67D2">
      <w:pPr>
        <w:rPr>
          <w:lang w:val="en-US"/>
        </w:rPr>
      </w:pPr>
    </w:p>
    <w:p w14:paraId="0EDADD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7D792FE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2D2F195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Log Handlers</w:t>
      </w:r>
    </w:p>
    <w:p w14:paraId="02EB0A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DEC5A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3F5C984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logging system supports multiple actions to be taken when something</w:t>
      </w:r>
    </w:p>
    <w:p w14:paraId="5E4B57A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is logged. This is done by allowing for multiple Handlers, special classes</w:t>
      </w:r>
    </w:p>
    <w:p w14:paraId="0B6D81E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designed to write the log to their chosen destinations, whether that is</w:t>
      </w:r>
    </w:p>
    <w:p w14:paraId="031E0AB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a file on the </w:t>
      </w:r>
      <w:proofErr w:type="spellStart"/>
      <w:r w:rsidRPr="003C67D2">
        <w:rPr>
          <w:lang w:val="en-US"/>
        </w:rPr>
        <w:t>getServer</w:t>
      </w:r>
      <w:proofErr w:type="spellEnd"/>
      <w:r w:rsidRPr="003C67D2">
        <w:rPr>
          <w:lang w:val="en-US"/>
        </w:rPr>
        <w:t>, a cloud-based service, or even taking actions such</w:t>
      </w:r>
    </w:p>
    <w:p w14:paraId="328CAE2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as emailing the dev team.</w:t>
      </w:r>
    </w:p>
    <w:p w14:paraId="5A01A1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0BA636B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Each handler is defined by the class name used for that handler, and it</w:t>
      </w:r>
    </w:p>
    <w:p w14:paraId="028DAB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MUST implement the CodeIgniter\Log\Handlers\</w:t>
      </w:r>
      <w:proofErr w:type="spellStart"/>
      <w:r w:rsidRPr="003C67D2">
        <w:rPr>
          <w:lang w:val="en-US"/>
        </w:rPr>
        <w:t>HandlerInterface</w:t>
      </w:r>
      <w:proofErr w:type="spellEnd"/>
      <w:r w:rsidRPr="003C67D2">
        <w:rPr>
          <w:lang w:val="en-US"/>
        </w:rPr>
        <w:t xml:space="preserve"> interface.</w:t>
      </w:r>
    </w:p>
    <w:p w14:paraId="0FF171E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3CAA947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value of each key is an array of configuration items that are sent</w:t>
      </w:r>
    </w:p>
    <w:p w14:paraId="770E6DE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to the constructor of each handler. The only required configuration item</w:t>
      </w:r>
    </w:p>
    <w:p w14:paraId="7F9AF4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is the 'handles' element, which must be an array of integer log levels.</w:t>
      </w:r>
    </w:p>
    <w:p w14:paraId="7694A5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This is most easily handled by using the constants defined in the</w:t>
      </w:r>
    </w:p>
    <w:p w14:paraId="3FA2CCE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</w:t>
      </w:r>
      <w:proofErr w:type="spellStart"/>
      <w:r w:rsidRPr="003C67D2">
        <w:rPr>
          <w:lang w:val="en-US"/>
        </w:rPr>
        <w:t>Psr</w:t>
      </w:r>
      <w:proofErr w:type="spellEnd"/>
      <w:r w:rsidRPr="003C67D2">
        <w:rPr>
          <w:lang w:val="en-US"/>
        </w:rPr>
        <w:t>\Log\</w:t>
      </w:r>
      <w:proofErr w:type="spellStart"/>
      <w:r w:rsidRPr="003C67D2">
        <w:rPr>
          <w:lang w:val="en-US"/>
        </w:rPr>
        <w:t>LogLevel</w:t>
      </w:r>
      <w:proofErr w:type="spellEnd"/>
      <w:r w:rsidRPr="003C67D2">
        <w:rPr>
          <w:lang w:val="en-US"/>
        </w:rPr>
        <w:t xml:space="preserve"> class.</w:t>
      </w:r>
    </w:p>
    <w:p w14:paraId="639BBB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</w:t>
      </w:r>
    </w:p>
    <w:p w14:paraId="687F46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Handlers are executed in the order defined in this array, starting with</w:t>
      </w:r>
    </w:p>
    <w:p w14:paraId="75B0ABC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handler on top and continuing down.</w:t>
      </w:r>
    </w:p>
    <w:p w14:paraId="15BBFA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678C3D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0A17876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$handlers = [</w:t>
      </w:r>
    </w:p>
    <w:p w14:paraId="43B1BC74" w14:textId="77777777" w:rsidR="003C67D2" w:rsidRPr="003C67D2" w:rsidRDefault="003C67D2" w:rsidP="003C67D2">
      <w:pPr>
        <w:rPr>
          <w:lang w:val="en-US"/>
        </w:rPr>
      </w:pPr>
    </w:p>
    <w:p w14:paraId="14977FA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//--------------------------------------------------------------------</w:t>
      </w:r>
    </w:p>
    <w:p w14:paraId="1309683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File Handler</w:t>
      </w:r>
    </w:p>
    <w:p w14:paraId="6AEFB61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//--------------------------------------------------------------------</w:t>
      </w:r>
    </w:p>
    <w:p w14:paraId="09293500" w14:textId="77777777" w:rsidR="003C67D2" w:rsidRPr="003C67D2" w:rsidRDefault="003C67D2" w:rsidP="003C67D2">
      <w:pPr>
        <w:rPr>
          <w:lang w:val="en-US"/>
        </w:rPr>
      </w:pPr>
    </w:p>
    <w:p w14:paraId="0CE2ED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'CodeIgniter\Log\Handlers\</w:t>
      </w:r>
      <w:proofErr w:type="spellStart"/>
      <w:r w:rsidRPr="003C67D2">
        <w:rPr>
          <w:lang w:val="en-US"/>
        </w:rPr>
        <w:t>FileHandler</w:t>
      </w:r>
      <w:proofErr w:type="spellEnd"/>
      <w:r w:rsidRPr="003C67D2">
        <w:rPr>
          <w:lang w:val="en-US"/>
        </w:rPr>
        <w:t>' =&gt; [</w:t>
      </w:r>
    </w:p>
    <w:p w14:paraId="78C709A1" w14:textId="77777777" w:rsidR="003C67D2" w:rsidRPr="003C67D2" w:rsidRDefault="003C67D2" w:rsidP="003C67D2">
      <w:pPr>
        <w:rPr>
          <w:lang w:val="en-US"/>
        </w:rPr>
      </w:pPr>
    </w:p>
    <w:p w14:paraId="06C9588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/*</w:t>
      </w:r>
    </w:p>
    <w:p w14:paraId="75551FC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The log levels that this handler will handle.</w:t>
      </w:r>
    </w:p>
    <w:p w14:paraId="5DB224F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*/</w:t>
      </w:r>
    </w:p>
    <w:p w14:paraId="1640C66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'handles'         =&gt; [</w:t>
      </w:r>
    </w:p>
    <w:p w14:paraId="4E088A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'critical',</w:t>
      </w:r>
    </w:p>
    <w:p w14:paraId="38AAC17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'alert',</w:t>
      </w:r>
    </w:p>
    <w:p w14:paraId="09CD8EA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'emergency',</w:t>
      </w:r>
    </w:p>
    <w:p w14:paraId="2DE6B05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'debug',</w:t>
      </w:r>
    </w:p>
    <w:p w14:paraId="0608471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'error',</w:t>
      </w:r>
    </w:p>
    <w:p w14:paraId="069AE6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'info',</w:t>
      </w:r>
    </w:p>
    <w:p w14:paraId="7F8AF8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'notice',</w:t>
      </w:r>
    </w:p>
    <w:p w14:paraId="1172D5B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'warning',</w:t>
      </w:r>
    </w:p>
    <w:p w14:paraId="7D7CE73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],</w:t>
      </w:r>
    </w:p>
    <w:p w14:paraId="3BBE920E" w14:textId="77777777" w:rsidR="003C67D2" w:rsidRPr="003C67D2" w:rsidRDefault="003C67D2" w:rsidP="003C67D2">
      <w:pPr>
        <w:rPr>
          <w:lang w:val="en-US"/>
        </w:rPr>
      </w:pPr>
    </w:p>
    <w:p w14:paraId="18F5E6C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/*</w:t>
      </w:r>
    </w:p>
    <w:p w14:paraId="2CA208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The default filename extension for log files.</w:t>
      </w:r>
    </w:p>
    <w:p w14:paraId="5F1BAC5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An extension of '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 allows for protecting the log files via basic</w:t>
      </w:r>
    </w:p>
    <w:p w14:paraId="43AE983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     * </w:t>
      </w:r>
      <w:proofErr w:type="gramStart"/>
      <w:r w:rsidRPr="003C67D2">
        <w:rPr>
          <w:lang w:val="en-US"/>
        </w:rPr>
        <w:t>scripting</w:t>
      </w:r>
      <w:proofErr w:type="gramEnd"/>
      <w:r w:rsidRPr="003C67D2">
        <w:rPr>
          <w:lang w:val="en-US"/>
        </w:rPr>
        <w:t>, when they are to be stored under a publicly accessible directory.</w:t>
      </w:r>
    </w:p>
    <w:p w14:paraId="1C1221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</w:t>
      </w:r>
    </w:p>
    <w:p w14:paraId="7EADCC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Note: Leaving it blank will default to 'log'.</w:t>
      </w:r>
    </w:p>
    <w:p w14:paraId="6C7C1D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*/</w:t>
      </w:r>
    </w:p>
    <w:p w14:paraId="708B1E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</w:t>
      </w:r>
      <w:proofErr w:type="spellStart"/>
      <w:r w:rsidRPr="003C67D2">
        <w:rPr>
          <w:lang w:val="en-US"/>
        </w:rPr>
        <w:t>fileExtension</w:t>
      </w:r>
      <w:proofErr w:type="spellEnd"/>
      <w:r w:rsidRPr="003C67D2">
        <w:rPr>
          <w:lang w:val="en-US"/>
        </w:rPr>
        <w:t>'   =&gt; '',</w:t>
      </w:r>
    </w:p>
    <w:p w14:paraId="2424F944" w14:textId="77777777" w:rsidR="003C67D2" w:rsidRPr="003C67D2" w:rsidRDefault="003C67D2" w:rsidP="003C67D2">
      <w:pPr>
        <w:rPr>
          <w:lang w:val="en-US"/>
        </w:rPr>
      </w:pPr>
    </w:p>
    <w:p w14:paraId="397B698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/*</w:t>
      </w:r>
    </w:p>
    <w:p w14:paraId="4E8BAF3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The file system permissions to be applied on newly created log files.</w:t>
      </w:r>
    </w:p>
    <w:p w14:paraId="5FCCB42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</w:t>
      </w:r>
    </w:p>
    <w:p w14:paraId="4B2835B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IMPORTANT: This MUST be an integer (no quotes) and you MUST use octal</w:t>
      </w:r>
    </w:p>
    <w:p w14:paraId="60A105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     * </w:t>
      </w:r>
      <w:proofErr w:type="gramStart"/>
      <w:r w:rsidRPr="003C67D2">
        <w:rPr>
          <w:lang w:val="en-US"/>
        </w:rPr>
        <w:t>integer</w:t>
      </w:r>
      <w:proofErr w:type="gramEnd"/>
      <w:r w:rsidRPr="003C67D2">
        <w:rPr>
          <w:lang w:val="en-US"/>
        </w:rPr>
        <w:t xml:space="preserve"> notation (i.e. 0700, 0644, etc.)</w:t>
      </w:r>
    </w:p>
    <w:p w14:paraId="1C6446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*/</w:t>
      </w:r>
    </w:p>
    <w:p w14:paraId="4DE5BF6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</w:t>
      </w:r>
      <w:proofErr w:type="spellStart"/>
      <w:r w:rsidRPr="003C67D2">
        <w:rPr>
          <w:lang w:val="en-US"/>
        </w:rPr>
        <w:t>filePermissions</w:t>
      </w:r>
      <w:proofErr w:type="spellEnd"/>
      <w:r w:rsidRPr="003C67D2">
        <w:rPr>
          <w:lang w:val="en-US"/>
        </w:rPr>
        <w:t>' =&gt; 0644,</w:t>
      </w:r>
    </w:p>
    <w:p w14:paraId="01ECF16B" w14:textId="77777777" w:rsidR="003C67D2" w:rsidRPr="003C67D2" w:rsidRDefault="003C67D2" w:rsidP="003C67D2">
      <w:pPr>
        <w:rPr>
          <w:lang w:val="en-US"/>
        </w:rPr>
      </w:pPr>
    </w:p>
    <w:p w14:paraId="79F65A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/*</w:t>
      </w:r>
    </w:p>
    <w:p w14:paraId="7AF24FC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Logging Directory Path</w:t>
      </w:r>
    </w:p>
    <w:p w14:paraId="3CEB6B1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</w:t>
      </w:r>
    </w:p>
    <w:p w14:paraId="2E79586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     * By default, logs are written to </w:t>
      </w:r>
      <w:proofErr w:type="gramStart"/>
      <w:r w:rsidRPr="003C67D2">
        <w:rPr>
          <w:lang w:val="en-US"/>
        </w:rPr>
        <w:t>WRITEPATH .</w:t>
      </w:r>
      <w:proofErr w:type="gramEnd"/>
      <w:r w:rsidRPr="003C67D2">
        <w:rPr>
          <w:lang w:val="en-US"/>
        </w:rPr>
        <w:t xml:space="preserve"> 'logs/'</w:t>
      </w:r>
    </w:p>
    <w:p w14:paraId="004166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 Specify a different destination here, if desired.</w:t>
      </w:r>
    </w:p>
    <w:p w14:paraId="681731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*/</w:t>
      </w:r>
    </w:p>
    <w:p w14:paraId="5CD692B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'path'            =&gt; '',</w:t>
      </w:r>
    </w:p>
    <w:p w14:paraId="2EC6B64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184B355C" w14:textId="77777777" w:rsidR="003C67D2" w:rsidRPr="003C67D2" w:rsidRDefault="003C67D2" w:rsidP="003C67D2">
      <w:pPr>
        <w:rPr>
          <w:lang w:val="en-US"/>
        </w:rPr>
      </w:pPr>
    </w:p>
    <w:p w14:paraId="184AB8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/**</w:t>
      </w:r>
    </w:p>
    <w:p w14:paraId="0583BC5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 * The </w:t>
      </w:r>
      <w:proofErr w:type="spellStart"/>
      <w:r w:rsidRPr="003C67D2">
        <w:rPr>
          <w:lang w:val="en-US"/>
        </w:rPr>
        <w:t>ChromeLoggerHandler</w:t>
      </w:r>
      <w:proofErr w:type="spellEnd"/>
      <w:r w:rsidRPr="003C67D2">
        <w:rPr>
          <w:lang w:val="en-US"/>
        </w:rPr>
        <w:t xml:space="preserve"> requires the use of the Chrome web browser</w:t>
      </w:r>
    </w:p>
    <w:p w14:paraId="29DC30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 * </w:t>
      </w:r>
      <w:proofErr w:type="gramStart"/>
      <w:r w:rsidRPr="003C67D2">
        <w:rPr>
          <w:lang w:val="en-US"/>
        </w:rPr>
        <w:t>and</w:t>
      </w:r>
      <w:proofErr w:type="gramEnd"/>
      <w:r w:rsidRPr="003C67D2">
        <w:rPr>
          <w:lang w:val="en-US"/>
        </w:rPr>
        <w:t xml:space="preserve"> the </w:t>
      </w:r>
      <w:proofErr w:type="spellStart"/>
      <w:r w:rsidRPr="003C67D2">
        <w:rPr>
          <w:lang w:val="en-US"/>
        </w:rPr>
        <w:t>ChromeLogger</w:t>
      </w:r>
      <w:proofErr w:type="spellEnd"/>
      <w:r w:rsidRPr="003C67D2">
        <w:rPr>
          <w:lang w:val="en-US"/>
        </w:rPr>
        <w:t xml:space="preserve"> extension. Uncomment this block to use it.</w:t>
      </w:r>
    </w:p>
    <w:p w14:paraId="7F5031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*/</w:t>
      </w:r>
    </w:p>
    <w:p w14:paraId="427F42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     'CodeIgniter\Log\Handlers\</w:t>
      </w:r>
      <w:proofErr w:type="spellStart"/>
      <w:r w:rsidRPr="003C67D2">
        <w:rPr>
          <w:lang w:val="en-US"/>
        </w:rPr>
        <w:t>ChromeLoggerHandler</w:t>
      </w:r>
      <w:proofErr w:type="spellEnd"/>
      <w:r w:rsidRPr="003C67D2">
        <w:rPr>
          <w:lang w:val="en-US"/>
        </w:rPr>
        <w:t>' =&gt; [</w:t>
      </w:r>
    </w:p>
    <w:p w14:paraId="272E48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         /*</w:t>
      </w:r>
    </w:p>
    <w:p w14:paraId="3598C7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          * The log levels that this handler will handle.</w:t>
      </w:r>
    </w:p>
    <w:p w14:paraId="412B752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          */</w:t>
      </w:r>
    </w:p>
    <w:p w14:paraId="3B3A8E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         'handles' =&gt; ['critical', 'alert', 'emergency', 'debug',</w:t>
      </w:r>
    </w:p>
    <w:p w14:paraId="5068284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                       'error', 'info', 'notice', 'warning'],</w:t>
      </w:r>
    </w:p>
    <w:p w14:paraId="46DDA49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     ]</w:t>
      </w:r>
    </w:p>
    <w:p w14:paraId="4000710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6BFBEA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3A66312F" w14:textId="77777777" w:rsidR="003C67D2" w:rsidRPr="003C67D2" w:rsidRDefault="003C67D2" w:rsidP="003C67D2">
      <w:pPr>
        <w:rPr>
          <w:lang w:val="en-US"/>
        </w:rPr>
      </w:pPr>
    </w:p>
    <w:p w14:paraId="415F531F" w14:textId="77777777" w:rsidR="003C67D2" w:rsidRPr="003C67D2" w:rsidRDefault="003C67D2" w:rsidP="003C67D2">
      <w:pPr>
        <w:rPr>
          <w:lang w:val="en-US"/>
        </w:rPr>
      </w:pPr>
    </w:p>
    <w:p w14:paraId="3C6362C0" w14:textId="601450F7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22 </w:t>
      </w:r>
      <w:proofErr w:type="spellStart"/>
      <w:r>
        <w:rPr>
          <w:lang w:val="en-US"/>
        </w:rPr>
        <w:t>Migrations.php</w:t>
      </w:r>
      <w:proofErr w:type="spellEnd"/>
    </w:p>
    <w:p w14:paraId="55F4E43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2EE490AA" w14:textId="77777777" w:rsidR="003C67D2" w:rsidRPr="003C67D2" w:rsidRDefault="003C67D2" w:rsidP="003C67D2">
      <w:pPr>
        <w:rPr>
          <w:lang w:val="en-US"/>
        </w:rPr>
      </w:pPr>
    </w:p>
    <w:p w14:paraId="118E8C7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24AEBE38" w14:textId="77777777" w:rsidR="003C67D2" w:rsidRPr="003C67D2" w:rsidRDefault="003C67D2" w:rsidP="003C67D2">
      <w:pPr>
        <w:rPr>
          <w:lang w:val="en-US"/>
        </w:rPr>
      </w:pPr>
    </w:p>
    <w:p w14:paraId="5EC424C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Migrations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25C426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711678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061D03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221E62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Enable/Disable Migrations</w:t>
      </w:r>
    </w:p>
    <w:p w14:paraId="02B6F6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|--------------------------------------------------------------------------</w:t>
      </w:r>
    </w:p>
    <w:p w14:paraId="401ECA0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78388F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Migrations are enabled by default for security reasons.</w:t>
      </w:r>
    </w:p>
    <w:p w14:paraId="2CED1F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You should enable migrations whenever you intend to do a schema migration</w:t>
      </w:r>
    </w:p>
    <w:p w14:paraId="1FCD97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and disable it back when you're done.</w:t>
      </w:r>
    </w:p>
    <w:p w14:paraId="2D3EEE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62423E6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225FF9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$enabled = true;</w:t>
      </w:r>
    </w:p>
    <w:p w14:paraId="56F8B95B" w14:textId="77777777" w:rsidR="003C67D2" w:rsidRPr="003C67D2" w:rsidRDefault="003C67D2" w:rsidP="003C67D2">
      <w:pPr>
        <w:rPr>
          <w:lang w:val="en-US"/>
        </w:rPr>
      </w:pPr>
    </w:p>
    <w:p w14:paraId="1EEBBB6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481A5C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CC2909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Migrations table</w:t>
      </w:r>
    </w:p>
    <w:p w14:paraId="1F312E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3CDEED5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4F43C0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This is the name of the table that will store the current migrations state.</w:t>
      </w:r>
    </w:p>
    <w:p w14:paraId="752B9B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When migrations </w:t>
      </w:r>
      <w:proofErr w:type="gramStart"/>
      <w:r w:rsidRPr="003C67D2">
        <w:rPr>
          <w:lang w:val="en-US"/>
        </w:rPr>
        <w:t>runs</w:t>
      </w:r>
      <w:proofErr w:type="gramEnd"/>
      <w:r w:rsidRPr="003C67D2">
        <w:rPr>
          <w:lang w:val="en-US"/>
        </w:rPr>
        <w:t xml:space="preserve"> it will store in a database table which migration</w:t>
      </w:r>
    </w:p>
    <w:p w14:paraId="24F2888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level the system is at. It then compares the migration level in this</w:t>
      </w:r>
    </w:p>
    <w:p w14:paraId="076BB67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table to the $config['</w:t>
      </w:r>
      <w:proofErr w:type="spellStart"/>
      <w:r w:rsidRPr="003C67D2">
        <w:rPr>
          <w:lang w:val="en-US"/>
        </w:rPr>
        <w:t>migration_version</w:t>
      </w:r>
      <w:proofErr w:type="spellEnd"/>
      <w:r w:rsidRPr="003C67D2">
        <w:rPr>
          <w:lang w:val="en-US"/>
        </w:rPr>
        <w:t>'] if they are not the same it</w:t>
      </w:r>
    </w:p>
    <w:p w14:paraId="4A44123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will migrate up. This must be set.</w:t>
      </w:r>
    </w:p>
    <w:p w14:paraId="307C25D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25C4A31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03B178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$table = 'migrations';</w:t>
      </w:r>
    </w:p>
    <w:p w14:paraId="4A5979FA" w14:textId="77777777" w:rsidR="003C67D2" w:rsidRPr="003C67D2" w:rsidRDefault="003C67D2" w:rsidP="003C67D2">
      <w:pPr>
        <w:rPr>
          <w:lang w:val="en-US"/>
        </w:rPr>
      </w:pPr>
    </w:p>
    <w:p w14:paraId="65A941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293B7D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6A4D05E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Timestamp Format</w:t>
      </w:r>
    </w:p>
    <w:p w14:paraId="27E874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|--------------------------------------------------------------------------</w:t>
      </w:r>
    </w:p>
    <w:p w14:paraId="1BBC614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24EC65E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This is the format that will be used when creating new migrations</w:t>
      </w:r>
    </w:p>
    <w:p w14:paraId="1C0D9C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using the cli command:</w:t>
      </w:r>
    </w:p>
    <w:p w14:paraId="5144DD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  &gt; 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spark </w:t>
      </w:r>
      <w:proofErr w:type="spellStart"/>
      <w:proofErr w:type="gramStart"/>
      <w:r w:rsidRPr="003C67D2">
        <w:rPr>
          <w:lang w:val="en-US"/>
        </w:rPr>
        <w:t>migrate:create</w:t>
      </w:r>
      <w:proofErr w:type="spellEnd"/>
      <w:proofErr w:type="gramEnd"/>
    </w:p>
    <w:p w14:paraId="59FB1B6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11585CA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Typical formats:</w:t>
      </w:r>
    </w:p>
    <w:p w14:paraId="05E61DC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  </w:t>
      </w:r>
      <w:proofErr w:type="spellStart"/>
      <w:r w:rsidRPr="003C67D2">
        <w:rPr>
          <w:lang w:val="en-US"/>
        </w:rPr>
        <w:t>YmdHis</w:t>
      </w:r>
      <w:proofErr w:type="spellEnd"/>
      <w:r w:rsidRPr="003C67D2">
        <w:rPr>
          <w:lang w:val="en-US"/>
        </w:rPr>
        <w:t>_</w:t>
      </w:r>
    </w:p>
    <w:p w14:paraId="6811F3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  Y-m-d-His_</w:t>
      </w:r>
    </w:p>
    <w:p w14:paraId="13B282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  </w:t>
      </w:r>
      <w:proofErr w:type="spellStart"/>
      <w:r w:rsidRPr="003C67D2">
        <w:rPr>
          <w:lang w:val="en-US"/>
        </w:rPr>
        <w:t>Y_m_d_His</w:t>
      </w:r>
      <w:proofErr w:type="spellEnd"/>
      <w:r w:rsidRPr="003C67D2">
        <w:rPr>
          <w:lang w:val="en-US"/>
        </w:rPr>
        <w:t>_</w:t>
      </w:r>
    </w:p>
    <w:p w14:paraId="424B96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68EB48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2539635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timestampFormat</w:t>
      </w:r>
      <w:proofErr w:type="spellEnd"/>
      <w:r w:rsidRPr="003C67D2">
        <w:rPr>
          <w:lang w:val="en-US"/>
        </w:rPr>
        <w:t xml:space="preserve"> = 'Y-m-d-His_';</w:t>
      </w:r>
    </w:p>
    <w:p w14:paraId="25A4B0F0" w14:textId="77777777" w:rsidR="003C67D2" w:rsidRPr="003C67D2" w:rsidRDefault="003C67D2" w:rsidP="003C67D2">
      <w:pPr>
        <w:rPr>
          <w:lang w:val="en-US"/>
        </w:rPr>
      </w:pPr>
    </w:p>
    <w:p w14:paraId="3A24A0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2A3712F5" w14:textId="77777777" w:rsidR="003C67D2" w:rsidRPr="003C67D2" w:rsidRDefault="003C67D2" w:rsidP="003C67D2">
      <w:pPr>
        <w:rPr>
          <w:lang w:val="en-US"/>
        </w:rPr>
      </w:pPr>
    </w:p>
    <w:p w14:paraId="34E838FE" w14:textId="54E9C18C" w:rsidR="003C67D2" w:rsidRDefault="003C67D2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 xml:space="preserve">23 </w:t>
      </w:r>
      <w:proofErr w:type="spellStart"/>
      <w:r>
        <w:rPr>
          <w:lang w:val="en-US"/>
        </w:rPr>
        <w:t>Mimes.php</w:t>
      </w:r>
      <w:proofErr w:type="spellEnd"/>
    </w:p>
    <w:p w14:paraId="78B9512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786C26AD" w14:textId="77777777" w:rsidR="003C67D2" w:rsidRPr="003C67D2" w:rsidRDefault="003C67D2" w:rsidP="003C67D2">
      <w:pPr>
        <w:rPr>
          <w:lang w:val="en-US"/>
        </w:rPr>
      </w:pPr>
    </w:p>
    <w:p w14:paraId="6814BA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</w:t>
      </w:r>
    </w:p>
    <w:p w14:paraId="7E41B48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-------------------------------------------------------------------</w:t>
      </w:r>
    </w:p>
    <w:p w14:paraId="39B693D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MIME TYPES</w:t>
      </w:r>
    </w:p>
    <w:p w14:paraId="2C51F3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-------------------------------------------------------------------</w:t>
      </w:r>
    </w:p>
    <w:p w14:paraId="5EEE944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This file contains an array of mime types.  It is used by the</w:t>
      </w:r>
    </w:p>
    <w:p w14:paraId="01BC3FF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Upload class to help identify allowed file types.</w:t>
      </w:r>
    </w:p>
    <w:p w14:paraId="2DEDBE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</w:t>
      </w:r>
    </w:p>
    <w:p w14:paraId="14B58FF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 xml:space="preserve">| When more than one variation for an extension </w:t>
      </w:r>
      <w:proofErr w:type="gramStart"/>
      <w:r w:rsidRPr="003C67D2">
        <w:rPr>
          <w:lang w:val="en-US"/>
        </w:rPr>
        <w:t>exist</w:t>
      </w:r>
      <w:proofErr w:type="gramEnd"/>
      <w:r w:rsidRPr="003C67D2">
        <w:rPr>
          <w:lang w:val="en-US"/>
        </w:rPr>
        <w:t xml:space="preserve"> (like jpg, jpeg, </w:t>
      </w:r>
      <w:proofErr w:type="spellStart"/>
      <w:r w:rsidRPr="003C67D2">
        <w:rPr>
          <w:lang w:val="en-US"/>
        </w:rPr>
        <w:t>etc</w:t>
      </w:r>
      <w:proofErr w:type="spellEnd"/>
      <w:r w:rsidRPr="003C67D2">
        <w:rPr>
          <w:lang w:val="en-US"/>
        </w:rPr>
        <w:t>)</w:t>
      </w:r>
    </w:p>
    <w:p w14:paraId="14617AF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the most common one should be first in the array to aid the guess*</w:t>
      </w:r>
    </w:p>
    <w:p w14:paraId="7AB6DC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methods. The same applies when more than one mime-type exists for a</w:t>
      </w:r>
    </w:p>
    <w:p w14:paraId="543AB4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 single extension.</w:t>
      </w:r>
    </w:p>
    <w:p w14:paraId="6B39CB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|</w:t>
      </w:r>
    </w:p>
    <w:p w14:paraId="234548D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*/</w:t>
      </w:r>
    </w:p>
    <w:p w14:paraId="3408FF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class Mimes</w:t>
      </w:r>
    </w:p>
    <w:p w14:paraId="583CF5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35AA0D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7DB43D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Map of extensions to mime types.</w:t>
      </w:r>
    </w:p>
    <w:p w14:paraId="11C59BF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64FC3F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array</w:t>
      </w:r>
    </w:p>
    <w:p w14:paraId="3C19E8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48E72D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static $mimes = [</w:t>
      </w:r>
    </w:p>
    <w:p w14:paraId="67CB98B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hqx</w:t>
      </w:r>
      <w:proofErr w:type="spellEnd"/>
      <w:r w:rsidRPr="003C67D2">
        <w:rPr>
          <w:lang w:val="en-US"/>
        </w:rPr>
        <w:t>'   =&gt; [</w:t>
      </w:r>
    </w:p>
    <w:p w14:paraId="08ADC5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'application/mac-binhex40',</w:t>
      </w:r>
    </w:p>
    <w:p w14:paraId="0D6C414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'application/mac-</w:t>
      </w:r>
      <w:proofErr w:type="spellStart"/>
      <w:r w:rsidRPr="003C67D2">
        <w:rPr>
          <w:lang w:val="en-US"/>
        </w:rPr>
        <w:t>binhex</w:t>
      </w:r>
      <w:proofErr w:type="spellEnd"/>
      <w:r w:rsidRPr="003C67D2">
        <w:rPr>
          <w:lang w:val="en-US"/>
        </w:rPr>
        <w:t>',</w:t>
      </w:r>
    </w:p>
    <w:p w14:paraId="0D1159A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'application/x-binhex40',</w:t>
      </w:r>
    </w:p>
    <w:p w14:paraId="6DA8FD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'application/x-mac-binhex40',</w:t>
      </w:r>
    </w:p>
    <w:p w14:paraId="071BEE1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58ACB7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cpt</w:t>
      </w:r>
      <w:proofErr w:type="spellEnd"/>
      <w:r w:rsidRPr="003C67D2">
        <w:rPr>
          <w:lang w:val="en-US"/>
        </w:rPr>
        <w:t>'   =&gt; 'application/mac-</w:t>
      </w:r>
      <w:proofErr w:type="spellStart"/>
      <w:r w:rsidRPr="003C67D2">
        <w:rPr>
          <w:lang w:val="en-US"/>
        </w:rPr>
        <w:t>compactpro</w:t>
      </w:r>
      <w:proofErr w:type="spellEnd"/>
      <w:r w:rsidRPr="003C67D2">
        <w:rPr>
          <w:lang w:val="en-US"/>
        </w:rPr>
        <w:t>',</w:t>
      </w:r>
    </w:p>
    <w:p w14:paraId="48AB800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'csv'   =&gt; [</w:t>
      </w:r>
    </w:p>
    <w:p w14:paraId="765B351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'text/csv',</w:t>
      </w:r>
    </w:p>
    <w:p w14:paraId="241024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'text/x-comma-separated-values',</w:t>
      </w:r>
    </w:p>
    <w:p w14:paraId="1A501D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'text/comma-separated-values',</w:t>
      </w:r>
    </w:p>
    <w:p w14:paraId="0E92A61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'application/octet-stream',</w:t>
      </w:r>
    </w:p>
    <w:p w14:paraId="2AFAC1E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    'application/vnd.ms-excel',</w:t>
      </w:r>
    </w:p>
    <w:p w14:paraId="70EDBD4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'application/x-csv',</w:t>
      </w:r>
    </w:p>
    <w:p w14:paraId="6B83C22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'text/x-csv',</w:t>
      </w:r>
    </w:p>
    <w:p w14:paraId="38BD5A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'application/csv',</w:t>
      </w:r>
    </w:p>
    <w:p w14:paraId="533711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'application/excel',</w:t>
      </w:r>
    </w:p>
    <w:p w14:paraId="02953B7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vnd.msexcel</w:t>
      </w:r>
      <w:proofErr w:type="spellEnd"/>
      <w:r w:rsidRPr="003C67D2">
        <w:rPr>
          <w:lang w:val="en-US"/>
        </w:rPr>
        <w:t>',</w:t>
      </w:r>
    </w:p>
    <w:p w14:paraId="321743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41756A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07CDFF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'bin'   =&gt; [</w:t>
      </w:r>
    </w:p>
    <w:p w14:paraId="61AA1E6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macbinary</w:t>
      </w:r>
      <w:proofErr w:type="spellEnd"/>
      <w:r w:rsidRPr="003C67D2">
        <w:rPr>
          <w:lang w:val="en-US"/>
        </w:rPr>
        <w:t>',</w:t>
      </w:r>
    </w:p>
    <w:p w14:paraId="565DAE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'application/mac-binary',</w:t>
      </w:r>
    </w:p>
    <w:p w14:paraId="62ED4DB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'application/octet-stream',</w:t>
      </w:r>
    </w:p>
    <w:p w14:paraId="44CAAA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'application/x-binary',</w:t>
      </w:r>
    </w:p>
    <w:p w14:paraId="2DFF1F2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macbinary</w:t>
      </w:r>
      <w:proofErr w:type="spellEnd"/>
      <w:r w:rsidRPr="003C67D2">
        <w:rPr>
          <w:lang w:val="en-US"/>
        </w:rPr>
        <w:t>',</w:t>
      </w:r>
    </w:p>
    <w:p w14:paraId="2F5BBD4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6D79A5B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dms'</w:t>
      </w:r>
      <w:proofErr w:type="spellEnd"/>
      <w:r w:rsidRPr="003C67D2">
        <w:rPr>
          <w:lang w:val="en-US"/>
        </w:rPr>
        <w:t xml:space="preserve">   =&gt; 'application/octet-stream',</w:t>
      </w:r>
    </w:p>
    <w:p w14:paraId="6ED70B2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lha</w:t>
      </w:r>
      <w:proofErr w:type="spellEnd"/>
      <w:r w:rsidRPr="003C67D2">
        <w:rPr>
          <w:lang w:val="en-US"/>
        </w:rPr>
        <w:t>'   =&gt; 'application/octet-stream',</w:t>
      </w:r>
    </w:p>
    <w:p w14:paraId="4AD502C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lzh</w:t>
      </w:r>
      <w:proofErr w:type="spellEnd"/>
      <w:r w:rsidRPr="003C67D2">
        <w:rPr>
          <w:lang w:val="en-US"/>
        </w:rPr>
        <w:t>'   =&gt; 'application/octet-stream',</w:t>
      </w:r>
    </w:p>
    <w:p w14:paraId="68D8A47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'exe'   =&gt; [</w:t>
      </w:r>
    </w:p>
    <w:p w14:paraId="5A2A8C6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'application/octet-stream',</w:t>
      </w:r>
    </w:p>
    <w:p w14:paraId="2D59FC9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msdownload</w:t>
      </w:r>
      <w:proofErr w:type="spellEnd"/>
      <w:r w:rsidRPr="003C67D2">
        <w:rPr>
          <w:lang w:val="en-US"/>
        </w:rPr>
        <w:t>',</w:t>
      </w:r>
    </w:p>
    <w:p w14:paraId="703C72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A1351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class'</w:t>
      </w:r>
      <w:proofErr w:type="spellEnd"/>
      <w:r w:rsidRPr="003C67D2">
        <w:rPr>
          <w:lang w:val="en-US"/>
        </w:rPr>
        <w:t xml:space="preserve"> =&gt; 'application/octet-stream',</w:t>
      </w:r>
    </w:p>
    <w:p w14:paraId="3228ECB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psd</w:t>
      </w:r>
      <w:proofErr w:type="spellEnd"/>
      <w:r w:rsidRPr="003C67D2">
        <w:rPr>
          <w:lang w:val="en-US"/>
        </w:rPr>
        <w:t>'   =&gt; [</w:t>
      </w:r>
    </w:p>
    <w:p w14:paraId="670E01F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'application/x-photoshop',</w:t>
      </w:r>
    </w:p>
    <w:p w14:paraId="1F6D76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vnd.adobe.photoshop</w:t>
      </w:r>
      <w:proofErr w:type="spellEnd"/>
      <w:r w:rsidRPr="003C67D2">
        <w:rPr>
          <w:lang w:val="en-US"/>
        </w:rPr>
        <w:t>',</w:t>
      </w:r>
    </w:p>
    <w:p w14:paraId="4558D7C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],</w:t>
      </w:r>
    </w:p>
    <w:p w14:paraId="7C5BC62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'so'    =&gt; 'application/octet-stream',</w:t>
      </w:r>
    </w:p>
    <w:p w14:paraId="67CEFC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'sea'   =&gt; 'application/octet-stream',</w:t>
      </w:r>
    </w:p>
    <w:p w14:paraId="0AC504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dll</w:t>
      </w:r>
      <w:proofErr w:type="spellEnd"/>
      <w:r w:rsidRPr="003C67D2">
        <w:rPr>
          <w:lang w:val="en-US"/>
        </w:rPr>
        <w:t>'   =&gt; 'application/octet-stream',</w:t>
      </w:r>
    </w:p>
    <w:p w14:paraId="434BE13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oda</w:t>
      </w:r>
      <w:proofErr w:type="spellEnd"/>
      <w:r w:rsidRPr="003C67D2">
        <w:rPr>
          <w:lang w:val="en-US"/>
        </w:rPr>
        <w:t>'   =&gt; 'application/</w:t>
      </w:r>
      <w:proofErr w:type="spellStart"/>
      <w:r w:rsidRPr="003C67D2">
        <w:rPr>
          <w:lang w:val="en-US"/>
        </w:rPr>
        <w:t>oda</w:t>
      </w:r>
      <w:proofErr w:type="spellEnd"/>
      <w:r w:rsidRPr="003C67D2">
        <w:rPr>
          <w:lang w:val="en-US"/>
        </w:rPr>
        <w:t>',</w:t>
      </w:r>
    </w:p>
    <w:p w14:paraId="510C1F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'pdf'   =&gt; [</w:t>
      </w:r>
    </w:p>
    <w:p w14:paraId="59198D6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'application/pdf',</w:t>
      </w:r>
    </w:p>
    <w:p w14:paraId="4452D71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'application/force-download',</w:t>
      </w:r>
    </w:p>
    <w:p w14:paraId="3911DD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'application/x-download',</w:t>
      </w:r>
    </w:p>
    <w:p w14:paraId="7D61C8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'binary/octet-stream',</w:t>
      </w:r>
    </w:p>
    <w:p w14:paraId="2B65FC6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2918A4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'ai'    =&gt; [</w:t>
      </w:r>
    </w:p>
    <w:p w14:paraId="2472DE3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'application/pdf',</w:t>
      </w:r>
    </w:p>
    <w:p w14:paraId="65C30F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'application/postscript',</w:t>
      </w:r>
    </w:p>
    <w:p w14:paraId="0737F6C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902FB6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'eps'   =&gt; 'application/postscript',</w:t>
      </w:r>
    </w:p>
    <w:p w14:paraId="5272458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ps'</w:t>
      </w:r>
      <w:proofErr w:type="spellEnd"/>
      <w:r w:rsidRPr="003C67D2">
        <w:rPr>
          <w:lang w:val="en-US"/>
        </w:rPr>
        <w:t xml:space="preserve">    =&gt; 'application/postscript',</w:t>
      </w:r>
    </w:p>
    <w:p w14:paraId="04E11F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smi</w:t>
      </w:r>
      <w:proofErr w:type="spellEnd"/>
      <w:r w:rsidRPr="003C67D2">
        <w:rPr>
          <w:lang w:val="en-US"/>
        </w:rPr>
        <w:t>'   =&gt; 'application/</w:t>
      </w:r>
      <w:proofErr w:type="spellStart"/>
      <w:r w:rsidRPr="003C67D2">
        <w:rPr>
          <w:lang w:val="en-US"/>
        </w:rPr>
        <w:t>smil</w:t>
      </w:r>
      <w:proofErr w:type="spellEnd"/>
      <w:r w:rsidRPr="003C67D2">
        <w:rPr>
          <w:lang w:val="en-US"/>
        </w:rPr>
        <w:t>',</w:t>
      </w:r>
    </w:p>
    <w:p w14:paraId="4B7346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smil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'application/</w:t>
      </w:r>
      <w:proofErr w:type="spellStart"/>
      <w:r w:rsidRPr="003C67D2">
        <w:rPr>
          <w:lang w:val="en-US"/>
        </w:rPr>
        <w:t>smil</w:t>
      </w:r>
      <w:proofErr w:type="spellEnd"/>
      <w:r w:rsidRPr="003C67D2">
        <w:rPr>
          <w:lang w:val="en-US"/>
        </w:rPr>
        <w:t>',</w:t>
      </w:r>
    </w:p>
    <w:p w14:paraId="205D86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mif</w:t>
      </w:r>
      <w:proofErr w:type="spellEnd"/>
      <w:r w:rsidRPr="003C67D2">
        <w:rPr>
          <w:lang w:val="en-US"/>
        </w:rPr>
        <w:t>'   =&gt; 'application/</w:t>
      </w:r>
      <w:proofErr w:type="spellStart"/>
      <w:r w:rsidRPr="003C67D2">
        <w:rPr>
          <w:lang w:val="en-US"/>
        </w:rPr>
        <w:t>vnd.mif</w:t>
      </w:r>
      <w:proofErr w:type="spellEnd"/>
      <w:r w:rsidRPr="003C67D2">
        <w:rPr>
          <w:lang w:val="en-US"/>
        </w:rPr>
        <w:t>',</w:t>
      </w:r>
    </w:p>
    <w:p w14:paraId="3F07D1E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xls</w:t>
      </w:r>
      <w:proofErr w:type="spellEnd"/>
      <w:r w:rsidRPr="003C67D2">
        <w:rPr>
          <w:lang w:val="en-US"/>
        </w:rPr>
        <w:t>'   =&gt; [</w:t>
      </w:r>
    </w:p>
    <w:p w14:paraId="2A0CC7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'application/vnd.ms-excel',</w:t>
      </w:r>
    </w:p>
    <w:p w14:paraId="47406E5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msexcel</w:t>
      </w:r>
      <w:proofErr w:type="spellEnd"/>
      <w:r w:rsidRPr="003C67D2">
        <w:rPr>
          <w:lang w:val="en-US"/>
        </w:rPr>
        <w:t>',</w:t>
      </w:r>
    </w:p>
    <w:p w14:paraId="0DD5FD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msexcel</w:t>
      </w:r>
      <w:proofErr w:type="spellEnd"/>
      <w:r w:rsidRPr="003C67D2">
        <w:rPr>
          <w:lang w:val="en-US"/>
        </w:rPr>
        <w:t>',</w:t>
      </w:r>
    </w:p>
    <w:p w14:paraId="65701D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ms</w:t>
      </w:r>
      <w:proofErr w:type="spellEnd"/>
      <w:r w:rsidRPr="003C67D2">
        <w:rPr>
          <w:lang w:val="en-US"/>
        </w:rPr>
        <w:t>-excel',</w:t>
      </w:r>
    </w:p>
    <w:p w14:paraId="192D3A9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'application/x-excel',</w:t>
      </w:r>
    </w:p>
    <w:p w14:paraId="772CDC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    'application/x-</w:t>
      </w:r>
      <w:proofErr w:type="spellStart"/>
      <w:r w:rsidRPr="003C67D2">
        <w:rPr>
          <w:lang w:val="en-US"/>
        </w:rPr>
        <w:t>dos_ms_excel</w:t>
      </w:r>
      <w:proofErr w:type="spellEnd"/>
      <w:r w:rsidRPr="003C67D2">
        <w:rPr>
          <w:lang w:val="en-US"/>
        </w:rPr>
        <w:t>',</w:t>
      </w:r>
    </w:p>
    <w:p w14:paraId="0F1E09F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xls</w:t>
      </w:r>
      <w:proofErr w:type="spellEnd"/>
      <w:r w:rsidRPr="003C67D2">
        <w:rPr>
          <w:lang w:val="en-US"/>
        </w:rPr>
        <w:t>',</w:t>
      </w:r>
    </w:p>
    <w:p w14:paraId="0E72378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xls</w:t>
      </w:r>
      <w:proofErr w:type="spellEnd"/>
      <w:r w:rsidRPr="003C67D2">
        <w:rPr>
          <w:lang w:val="en-US"/>
        </w:rPr>
        <w:t>',</w:t>
      </w:r>
    </w:p>
    <w:p w14:paraId="4EC82EB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'application/excel',</w:t>
      </w:r>
    </w:p>
    <w:p w14:paraId="70B547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'application/download',</w:t>
      </w:r>
    </w:p>
    <w:p w14:paraId="7580E5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'application/vnd.ms-office',</w:t>
      </w:r>
    </w:p>
    <w:p w14:paraId="6CFFA9B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271E24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A6923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'ppt'   =&gt; [</w:t>
      </w:r>
    </w:p>
    <w:p w14:paraId="3E7CEE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'application/vnd.ms-</w:t>
      </w:r>
      <w:proofErr w:type="spellStart"/>
      <w:r w:rsidRPr="003C67D2">
        <w:rPr>
          <w:lang w:val="en-US"/>
        </w:rPr>
        <w:t>powerpoint</w:t>
      </w:r>
      <w:proofErr w:type="spellEnd"/>
      <w:r w:rsidRPr="003C67D2">
        <w:rPr>
          <w:lang w:val="en-US"/>
        </w:rPr>
        <w:t>',</w:t>
      </w:r>
    </w:p>
    <w:p w14:paraId="59E721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powerpoint</w:t>
      </w:r>
      <w:proofErr w:type="spellEnd"/>
      <w:r w:rsidRPr="003C67D2">
        <w:rPr>
          <w:lang w:val="en-US"/>
        </w:rPr>
        <w:t>',</w:t>
      </w:r>
    </w:p>
    <w:p w14:paraId="12EE2A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'application/vnd.ms-office',</w:t>
      </w:r>
    </w:p>
    <w:p w14:paraId="55E72F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211D90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62F6BB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'pptx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64439BD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'application/vnd.openxmlformats-officedocument.presentationml.presentation',</w:t>
      </w:r>
    </w:p>
    <w:p w14:paraId="10BDD9C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'application/x-zip',</w:t>
      </w:r>
    </w:p>
    <w:p w14:paraId="5E585EE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'application/zip',</w:t>
      </w:r>
    </w:p>
    <w:p w14:paraId="7F3D221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675302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wbxml</w:t>
      </w:r>
      <w:proofErr w:type="spellEnd"/>
      <w:r w:rsidRPr="003C67D2">
        <w:rPr>
          <w:lang w:val="en-US"/>
        </w:rPr>
        <w:t>' =&gt; 'application/</w:t>
      </w:r>
      <w:proofErr w:type="spellStart"/>
      <w:r w:rsidRPr="003C67D2">
        <w:rPr>
          <w:lang w:val="en-US"/>
        </w:rPr>
        <w:t>wbxml</w:t>
      </w:r>
      <w:proofErr w:type="spellEnd"/>
      <w:r w:rsidRPr="003C67D2">
        <w:rPr>
          <w:lang w:val="en-US"/>
        </w:rPr>
        <w:t>',</w:t>
      </w:r>
    </w:p>
    <w:p w14:paraId="769524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wmlc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'application/</w:t>
      </w:r>
      <w:proofErr w:type="spellStart"/>
      <w:r w:rsidRPr="003C67D2">
        <w:rPr>
          <w:lang w:val="en-US"/>
        </w:rPr>
        <w:t>wmlc</w:t>
      </w:r>
      <w:proofErr w:type="spellEnd"/>
      <w:r w:rsidRPr="003C67D2">
        <w:rPr>
          <w:lang w:val="en-US"/>
        </w:rPr>
        <w:t>',</w:t>
      </w:r>
    </w:p>
    <w:p w14:paraId="52A9F1D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dcr</w:t>
      </w:r>
      <w:proofErr w:type="spellEnd"/>
      <w:r w:rsidRPr="003C67D2">
        <w:rPr>
          <w:lang w:val="en-US"/>
        </w:rPr>
        <w:t>'   =&gt; 'application/x-director',</w:t>
      </w:r>
    </w:p>
    <w:p w14:paraId="5CAF09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dir</w:t>
      </w:r>
      <w:proofErr w:type="spellEnd"/>
      <w:r w:rsidRPr="003C67D2">
        <w:rPr>
          <w:lang w:val="en-US"/>
        </w:rPr>
        <w:t>'   =&gt; 'application/x-director',</w:t>
      </w:r>
    </w:p>
    <w:p w14:paraId="4207FDB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dxr</w:t>
      </w:r>
      <w:proofErr w:type="spellEnd"/>
      <w:r w:rsidRPr="003C67D2">
        <w:rPr>
          <w:lang w:val="en-US"/>
        </w:rPr>
        <w:t>'   =&gt; 'application/x-director',</w:t>
      </w:r>
    </w:p>
    <w:p w14:paraId="479D65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'dvi'   =&gt; 'application/x-dvi',</w:t>
      </w:r>
    </w:p>
    <w:p w14:paraId="7C3D119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gtar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'application/x-</w:t>
      </w:r>
      <w:proofErr w:type="spellStart"/>
      <w:r w:rsidRPr="003C67D2">
        <w:rPr>
          <w:lang w:val="en-US"/>
        </w:rPr>
        <w:t>gtar</w:t>
      </w:r>
      <w:proofErr w:type="spellEnd"/>
      <w:r w:rsidRPr="003C67D2">
        <w:rPr>
          <w:lang w:val="en-US"/>
        </w:rPr>
        <w:t>',</w:t>
      </w:r>
    </w:p>
    <w:p w14:paraId="4DD93BC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</w:t>
      </w:r>
      <w:proofErr w:type="spellStart"/>
      <w:r w:rsidRPr="003C67D2">
        <w:rPr>
          <w:lang w:val="en-US"/>
        </w:rPr>
        <w:t>gz</w:t>
      </w:r>
      <w:proofErr w:type="spellEnd"/>
      <w:r w:rsidRPr="003C67D2">
        <w:rPr>
          <w:lang w:val="en-US"/>
        </w:rPr>
        <w:t>'    =&gt; 'application/x-</w:t>
      </w:r>
      <w:proofErr w:type="spellStart"/>
      <w:r w:rsidRPr="003C67D2">
        <w:rPr>
          <w:lang w:val="en-US"/>
        </w:rPr>
        <w:t>gzip</w:t>
      </w:r>
      <w:proofErr w:type="spellEnd"/>
      <w:r w:rsidRPr="003C67D2">
        <w:rPr>
          <w:lang w:val="en-US"/>
        </w:rPr>
        <w:t>',</w:t>
      </w:r>
    </w:p>
    <w:p w14:paraId="21D629D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gzip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'application/x-</w:t>
      </w:r>
      <w:proofErr w:type="spellStart"/>
      <w:r w:rsidRPr="003C67D2">
        <w:rPr>
          <w:lang w:val="en-US"/>
        </w:rPr>
        <w:t>gzip</w:t>
      </w:r>
      <w:proofErr w:type="spellEnd"/>
      <w:r w:rsidRPr="003C67D2">
        <w:rPr>
          <w:lang w:val="en-US"/>
        </w:rPr>
        <w:t>',</w:t>
      </w:r>
    </w:p>
    <w:p w14:paraId="3010D97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   =&gt; [</w:t>
      </w:r>
    </w:p>
    <w:p w14:paraId="11730C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05B8865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'application/x-httpd-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1307334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16477C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4F895D3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63C9D8C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'application/x-httpd-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-source',</w:t>
      </w:r>
    </w:p>
    <w:p w14:paraId="518F17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990D97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'php4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'application/x-httpd-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44F32A0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'php3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'application/x-httpd-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3F9F53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phtml</w:t>
      </w:r>
      <w:proofErr w:type="spellEnd"/>
      <w:r w:rsidRPr="003C67D2">
        <w:rPr>
          <w:lang w:val="en-US"/>
        </w:rPr>
        <w:t>' =&gt; 'application/x-httpd-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',</w:t>
      </w:r>
    </w:p>
    <w:p w14:paraId="5E5C38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phps</w:t>
      </w:r>
      <w:proofErr w:type="gramStart"/>
      <w:r w:rsidRPr="003C67D2">
        <w:rPr>
          <w:lang w:val="en-US"/>
        </w:rPr>
        <w:t>'</w:t>
      </w:r>
      <w:proofErr w:type="spellEnd"/>
      <w:r w:rsidRPr="003C67D2">
        <w:rPr>
          <w:lang w:val="en-US"/>
        </w:rPr>
        <w:t xml:space="preserve">  =</w:t>
      </w:r>
      <w:proofErr w:type="gramEnd"/>
      <w:r w:rsidRPr="003C67D2">
        <w:rPr>
          <w:lang w:val="en-US"/>
        </w:rPr>
        <w:t>&gt; 'application/x-httpd-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>-source',</w:t>
      </w:r>
    </w:p>
    <w:p w14:paraId="12E8B61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js'</w:t>
      </w:r>
      <w:proofErr w:type="spellEnd"/>
      <w:r w:rsidRPr="003C67D2">
        <w:rPr>
          <w:lang w:val="en-US"/>
        </w:rPr>
        <w:t xml:space="preserve">    =&gt; [</w:t>
      </w:r>
    </w:p>
    <w:p w14:paraId="049F76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javascript</w:t>
      </w:r>
      <w:proofErr w:type="spellEnd"/>
      <w:r w:rsidRPr="003C67D2">
        <w:rPr>
          <w:lang w:val="en-US"/>
        </w:rPr>
        <w:t>',</w:t>
      </w:r>
    </w:p>
    <w:p w14:paraId="7481237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193B97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1E26637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swf</w:t>
      </w:r>
      <w:proofErr w:type="spellEnd"/>
      <w:r w:rsidRPr="003C67D2">
        <w:rPr>
          <w:lang w:val="en-US"/>
        </w:rPr>
        <w:t>'   =&gt; 'application/x-shockwave-flash',</w:t>
      </w:r>
    </w:p>
    <w:p w14:paraId="41C2B7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'sit'   =&gt; 'application/x-</w:t>
      </w:r>
      <w:proofErr w:type="spellStart"/>
      <w:r w:rsidRPr="003C67D2">
        <w:rPr>
          <w:lang w:val="en-US"/>
        </w:rPr>
        <w:t>stuffit</w:t>
      </w:r>
      <w:proofErr w:type="spellEnd"/>
      <w:r w:rsidRPr="003C67D2">
        <w:rPr>
          <w:lang w:val="en-US"/>
        </w:rPr>
        <w:t>',</w:t>
      </w:r>
    </w:p>
    <w:p w14:paraId="660D53D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'tar'   =&gt; 'application/x-tar',</w:t>
      </w:r>
    </w:p>
    <w:p w14:paraId="28556F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tgz</w:t>
      </w:r>
      <w:proofErr w:type="spellEnd"/>
      <w:r w:rsidRPr="003C67D2">
        <w:rPr>
          <w:lang w:val="en-US"/>
        </w:rPr>
        <w:t>'   =&gt; [</w:t>
      </w:r>
    </w:p>
    <w:p w14:paraId="709C29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'application/x-tar',</w:t>
      </w:r>
    </w:p>
    <w:p w14:paraId="31F4D5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gzip</w:t>
      </w:r>
      <w:proofErr w:type="spellEnd"/>
      <w:r w:rsidRPr="003C67D2">
        <w:rPr>
          <w:lang w:val="en-US"/>
        </w:rPr>
        <w:t>-compressed',</w:t>
      </w:r>
    </w:p>
    <w:p w14:paraId="18A056D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A30040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'z'     =&gt; 'application/x-compress',</w:t>
      </w:r>
    </w:p>
    <w:p w14:paraId="7F17EB9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</w:t>
      </w:r>
      <w:proofErr w:type="spellStart"/>
      <w:r w:rsidRPr="003C67D2">
        <w:rPr>
          <w:lang w:val="en-US"/>
        </w:rPr>
        <w:t>xhtml</w:t>
      </w:r>
      <w:proofErr w:type="spellEnd"/>
      <w:r w:rsidRPr="003C67D2">
        <w:rPr>
          <w:lang w:val="en-US"/>
        </w:rPr>
        <w:t>' =&gt; 'application/</w:t>
      </w:r>
      <w:proofErr w:type="spellStart"/>
      <w:r w:rsidRPr="003C67D2">
        <w:rPr>
          <w:lang w:val="en-US"/>
        </w:rPr>
        <w:t>xhtml+xml</w:t>
      </w:r>
      <w:proofErr w:type="spellEnd"/>
      <w:r w:rsidRPr="003C67D2">
        <w:rPr>
          <w:lang w:val="en-US"/>
        </w:rPr>
        <w:t>',</w:t>
      </w:r>
    </w:p>
    <w:p w14:paraId="53B5F8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xht</w:t>
      </w:r>
      <w:proofErr w:type="spellEnd"/>
      <w:r w:rsidRPr="003C67D2">
        <w:rPr>
          <w:lang w:val="en-US"/>
        </w:rPr>
        <w:t>'   =&gt; 'application/</w:t>
      </w:r>
      <w:proofErr w:type="spellStart"/>
      <w:r w:rsidRPr="003C67D2">
        <w:rPr>
          <w:lang w:val="en-US"/>
        </w:rPr>
        <w:t>xhtml+xml</w:t>
      </w:r>
      <w:proofErr w:type="spellEnd"/>
      <w:r w:rsidRPr="003C67D2">
        <w:rPr>
          <w:lang w:val="en-US"/>
        </w:rPr>
        <w:t>',</w:t>
      </w:r>
    </w:p>
    <w:p w14:paraId="07107D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'zip'   =&gt; [</w:t>
      </w:r>
    </w:p>
    <w:p w14:paraId="1EBBB87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'application/x-zip',</w:t>
      </w:r>
    </w:p>
    <w:p w14:paraId="22A0EFD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'application/zip',</w:t>
      </w:r>
    </w:p>
    <w:p w14:paraId="131D1A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'application/x-zip-compressed',</w:t>
      </w:r>
    </w:p>
    <w:p w14:paraId="5E8B272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'application/s-compressed',</w:t>
      </w:r>
    </w:p>
    <w:p w14:paraId="1B69EA6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'multipart/x-zip',</w:t>
      </w:r>
    </w:p>
    <w:p w14:paraId="4952F0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DD797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rar</w:t>
      </w:r>
      <w:proofErr w:type="spellEnd"/>
      <w:r w:rsidRPr="003C67D2">
        <w:rPr>
          <w:lang w:val="en-US"/>
        </w:rPr>
        <w:t>'   =&gt; [</w:t>
      </w:r>
    </w:p>
    <w:p w14:paraId="22EA30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rar</w:t>
      </w:r>
      <w:proofErr w:type="spellEnd"/>
      <w:r w:rsidRPr="003C67D2">
        <w:rPr>
          <w:lang w:val="en-US"/>
        </w:rPr>
        <w:t>',</w:t>
      </w:r>
    </w:p>
    <w:p w14:paraId="0D64226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rar</w:t>
      </w:r>
      <w:proofErr w:type="spellEnd"/>
      <w:r w:rsidRPr="003C67D2">
        <w:rPr>
          <w:lang w:val="en-US"/>
        </w:rPr>
        <w:t>',</w:t>
      </w:r>
    </w:p>
    <w:p w14:paraId="5587D0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rar</w:t>
      </w:r>
      <w:proofErr w:type="spellEnd"/>
      <w:r w:rsidRPr="003C67D2">
        <w:rPr>
          <w:lang w:val="en-US"/>
        </w:rPr>
        <w:t>-compressed',</w:t>
      </w:r>
    </w:p>
    <w:p w14:paraId="56479916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],</w:t>
      </w:r>
    </w:p>
    <w:p w14:paraId="13C8D5CF" w14:textId="77777777" w:rsidR="003C67D2" w:rsidRPr="003C67D2" w:rsidRDefault="003C67D2" w:rsidP="003C67D2">
      <w:r w:rsidRPr="003C67D2">
        <w:t>        '</w:t>
      </w:r>
      <w:proofErr w:type="spellStart"/>
      <w:r w:rsidRPr="003C67D2">
        <w:t>mid</w:t>
      </w:r>
      <w:proofErr w:type="spellEnd"/>
      <w:r w:rsidRPr="003C67D2">
        <w:t>'   =&gt; 'audio/</w:t>
      </w:r>
      <w:proofErr w:type="spellStart"/>
      <w:r w:rsidRPr="003C67D2">
        <w:t>midi</w:t>
      </w:r>
      <w:proofErr w:type="spellEnd"/>
      <w:r w:rsidRPr="003C67D2">
        <w:t>',</w:t>
      </w:r>
    </w:p>
    <w:p w14:paraId="1ABF207F" w14:textId="77777777" w:rsidR="003C67D2" w:rsidRPr="003C67D2" w:rsidRDefault="003C67D2" w:rsidP="003C67D2">
      <w:r w:rsidRPr="003C67D2">
        <w:t>        '</w:t>
      </w:r>
      <w:proofErr w:type="spellStart"/>
      <w:r w:rsidRPr="003C67D2">
        <w:t>midi</w:t>
      </w:r>
      <w:proofErr w:type="spellEnd"/>
      <w:proofErr w:type="gramStart"/>
      <w:r w:rsidRPr="003C67D2">
        <w:t>'  =</w:t>
      </w:r>
      <w:proofErr w:type="gramEnd"/>
      <w:r w:rsidRPr="003C67D2">
        <w:t>&gt; 'audio/</w:t>
      </w:r>
      <w:proofErr w:type="spellStart"/>
      <w:r w:rsidRPr="003C67D2">
        <w:t>midi</w:t>
      </w:r>
      <w:proofErr w:type="spellEnd"/>
      <w:r w:rsidRPr="003C67D2">
        <w:t>',</w:t>
      </w:r>
    </w:p>
    <w:p w14:paraId="314E67C1" w14:textId="77777777" w:rsidR="003C67D2" w:rsidRPr="003C67D2" w:rsidRDefault="003C67D2" w:rsidP="003C67D2">
      <w:r w:rsidRPr="003C67D2">
        <w:t>        '</w:t>
      </w:r>
      <w:proofErr w:type="spellStart"/>
      <w:r w:rsidRPr="003C67D2">
        <w:t>mpga</w:t>
      </w:r>
      <w:proofErr w:type="spellEnd"/>
      <w:proofErr w:type="gramStart"/>
      <w:r w:rsidRPr="003C67D2">
        <w:t>'  =</w:t>
      </w:r>
      <w:proofErr w:type="gramEnd"/>
      <w:r w:rsidRPr="003C67D2">
        <w:t>&gt; 'audio/</w:t>
      </w:r>
      <w:proofErr w:type="spellStart"/>
      <w:r w:rsidRPr="003C67D2">
        <w:t>mpeg</w:t>
      </w:r>
      <w:proofErr w:type="spellEnd"/>
      <w:r w:rsidRPr="003C67D2">
        <w:t>',</w:t>
      </w:r>
    </w:p>
    <w:p w14:paraId="27EF12C2" w14:textId="77777777" w:rsidR="003C67D2" w:rsidRPr="003C67D2" w:rsidRDefault="003C67D2" w:rsidP="003C67D2">
      <w:r w:rsidRPr="003C67D2">
        <w:t>        'mp2'   =&gt; 'audio/</w:t>
      </w:r>
      <w:proofErr w:type="spellStart"/>
      <w:r w:rsidRPr="003C67D2">
        <w:t>mpeg</w:t>
      </w:r>
      <w:proofErr w:type="spellEnd"/>
      <w:r w:rsidRPr="003C67D2">
        <w:t>',</w:t>
      </w:r>
    </w:p>
    <w:p w14:paraId="19AF666F" w14:textId="77777777" w:rsidR="003C67D2" w:rsidRPr="003C67D2" w:rsidRDefault="003C67D2" w:rsidP="003C67D2">
      <w:r w:rsidRPr="003C67D2">
        <w:t>        'mp3'   =&gt; [</w:t>
      </w:r>
    </w:p>
    <w:p w14:paraId="78F96E83" w14:textId="77777777" w:rsidR="003C67D2" w:rsidRPr="003C67D2" w:rsidRDefault="003C67D2" w:rsidP="003C67D2">
      <w:r w:rsidRPr="003C67D2">
        <w:t>            'audio/</w:t>
      </w:r>
      <w:proofErr w:type="spellStart"/>
      <w:r w:rsidRPr="003C67D2">
        <w:t>mpeg</w:t>
      </w:r>
      <w:proofErr w:type="spellEnd"/>
      <w:r w:rsidRPr="003C67D2">
        <w:t>',</w:t>
      </w:r>
    </w:p>
    <w:p w14:paraId="14118EA7" w14:textId="77777777" w:rsidR="003C67D2" w:rsidRPr="003C67D2" w:rsidRDefault="003C67D2" w:rsidP="003C67D2">
      <w:r w:rsidRPr="003C67D2">
        <w:t>            'audio/</w:t>
      </w:r>
      <w:proofErr w:type="spellStart"/>
      <w:r w:rsidRPr="003C67D2">
        <w:t>mpg</w:t>
      </w:r>
      <w:proofErr w:type="spellEnd"/>
      <w:r w:rsidRPr="003C67D2">
        <w:t>',</w:t>
      </w:r>
    </w:p>
    <w:p w14:paraId="009A6846" w14:textId="77777777" w:rsidR="003C67D2" w:rsidRPr="003C67D2" w:rsidRDefault="003C67D2" w:rsidP="003C67D2">
      <w:r w:rsidRPr="003C67D2">
        <w:t>            'audio/mpeg3',</w:t>
      </w:r>
    </w:p>
    <w:p w14:paraId="3E9F0379" w14:textId="77777777" w:rsidR="003C67D2" w:rsidRPr="003C67D2" w:rsidRDefault="003C67D2" w:rsidP="003C67D2">
      <w:r w:rsidRPr="003C67D2">
        <w:t>            'audio/mp3',</w:t>
      </w:r>
    </w:p>
    <w:p w14:paraId="7554FBB7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],</w:t>
      </w:r>
    </w:p>
    <w:p w14:paraId="5849A11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aif</w:t>
      </w:r>
      <w:proofErr w:type="spellEnd"/>
      <w:r w:rsidRPr="003C67D2">
        <w:rPr>
          <w:lang w:val="en-US"/>
        </w:rPr>
        <w:t>'   =&gt; [</w:t>
      </w:r>
    </w:p>
    <w:p w14:paraId="1BB5510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'audio/x-</w:t>
      </w:r>
      <w:proofErr w:type="spellStart"/>
      <w:r w:rsidRPr="003C67D2">
        <w:rPr>
          <w:lang w:val="en-US"/>
        </w:rPr>
        <w:t>aiff</w:t>
      </w:r>
      <w:proofErr w:type="spellEnd"/>
      <w:r w:rsidRPr="003C67D2">
        <w:rPr>
          <w:lang w:val="en-US"/>
        </w:rPr>
        <w:t>',</w:t>
      </w:r>
    </w:p>
    <w:p w14:paraId="15F1A4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    'audio/</w:t>
      </w:r>
      <w:proofErr w:type="spellStart"/>
      <w:r w:rsidRPr="003C67D2">
        <w:rPr>
          <w:lang w:val="en-US"/>
        </w:rPr>
        <w:t>aiff</w:t>
      </w:r>
      <w:proofErr w:type="spellEnd"/>
      <w:r w:rsidRPr="003C67D2">
        <w:rPr>
          <w:lang w:val="en-US"/>
        </w:rPr>
        <w:t>',</w:t>
      </w:r>
    </w:p>
    <w:p w14:paraId="7237F68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67F8B45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aiff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4B2B42A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'audio/x-</w:t>
      </w:r>
      <w:proofErr w:type="spellStart"/>
      <w:r w:rsidRPr="003C67D2">
        <w:rPr>
          <w:lang w:val="en-US"/>
        </w:rPr>
        <w:t>aiff</w:t>
      </w:r>
      <w:proofErr w:type="spellEnd"/>
      <w:r w:rsidRPr="003C67D2">
        <w:rPr>
          <w:lang w:val="en-US"/>
        </w:rPr>
        <w:t>',</w:t>
      </w:r>
    </w:p>
    <w:p w14:paraId="55A8BA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'audio/</w:t>
      </w:r>
      <w:proofErr w:type="spellStart"/>
      <w:r w:rsidRPr="003C67D2">
        <w:rPr>
          <w:lang w:val="en-US"/>
        </w:rPr>
        <w:t>aiff</w:t>
      </w:r>
      <w:proofErr w:type="spellEnd"/>
      <w:r w:rsidRPr="003C67D2">
        <w:rPr>
          <w:lang w:val="en-US"/>
        </w:rPr>
        <w:t>',</w:t>
      </w:r>
    </w:p>
    <w:p w14:paraId="4502566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5B8A3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aifc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'audio/x-</w:t>
      </w:r>
      <w:proofErr w:type="spellStart"/>
      <w:r w:rsidRPr="003C67D2">
        <w:rPr>
          <w:lang w:val="en-US"/>
        </w:rPr>
        <w:t>aiff</w:t>
      </w:r>
      <w:proofErr w:type="spellEnd"/>
      <w:r w:rsidRPr="003C67D2">
        <w:rPr>
          <w:lang w:val="en-US"/>
        </w:rPr>
        <w:t>',</w:t>
      </w:r>
    </w:p>
    <w:p w14:paraId="1772A92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'ram'   =&gt; 'audio/x-</w:t>
      </w:r>
      <w:proofErr w:type="spellStart"/>
      <w:r w:rsidRPr="003C67D2">
        <w:rPr>
          <w:lang w:val="en-US"/>
        </w:rPr>
        <w:t>pn</w:t>
      </w:r>
      <w:proofErr w:type="spellEnd"/>
      <w:r w:rsidRPr="003C67D2">
        <w:rPr>
          <w:lang w:val="en-US"/>
        </w:rPr>
        <w:t>-</w:t>
      </w:r>
      <w:proofErr w:type="spellStart"/>
      <w:r w:rsidRPr="003C67D2">
        <w:rPr>
          <w:lang w:val="en-US"/>
        </w:rPr>
        <w:t>realaudio</w:t>
      </w:r>
      <w:proofErr w:type="spellEnd"/>
      <w:r w:rsidRPr="003C67D2">
        <w:rPr>
          <w:lang w:val="en-US"/>
        </w:rPr>
        <w:t>',</w:t>
      </w:r>
    </w:p>
    <w:p w14:paraId="24D017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'rm'    =&gt; 'audio/x-</w:t>
      </w:r>
      <w:proofErr w:type="spellStart"/>
      <w:r w:rsidRPr="003C67D2">
        <w:rPr>
          <w:lang w:val="en-US"/>
        </w:rPr>
        <w:t>pn</w:t>
      </w:r>
      <w:proofErr w:type="spellEnd"/>
      <w:r w:rsidRPr="003C67D2">
        <w:rPr>
          <w:lang w:val="en-US"/>
        </w:rPr>
        <w:t>-</w:t>
      </w:r>
      <w:proofErr w:type="spellStart"/>
      <w:r w:rsidRPr="003C67D2">
        <w:rPr>
          <w:lang w:val="en-US"/>
        </w:rPr>
        <w:t>realaudio</w:t>
      </w:r>
      <w:proofErr w:type="spellEnd"/>
      <w:r w:rsidRPr="003C67D2">
        <w:rPr>
          <w:lang w:val="en-US"/>
        </w:rPr>
        <w:t>',</w:t>
      </w:r>
    </w:p>
    <w:p w14:paraId="5E23987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'rpm'   =&gt; 'audio/x-</w:t>
      </w:r>
      <w:proofErr w:type="spellStart"/>
      <w:r w:rsidRPr="003C67D2">
        <w:rPr>
          <w:lang w:val="en-US"/>
        </w:rPr>
        <w:t>pn</w:t>
      </w:r>
      <w:proofErr w:type="spellEnd"/>
      <w:r w:rsidRPr="003C67D2">
        <w:rPr>
          <w:lang w:val="en-US"/>
        </w:rPr>
        <w:t>-</w:t>
      </w:r>
      <w:proofErr w:type="spellStart"/>
      <w:r w:rsidRPr="003C67D2">
        <w:rPr>
          <w:lang w:val="en-US"/>
        </w:rPr>
        <w:t>realaudio</w:t>
      </w:r>
      <w:proofErr w:type="spellEnd"/>
      <w:r w:rsidRPr="003C67D2">
        <w:rPr>
          <w:lang w:val="en-US"/>
        </w:rPr>
        <w:t>-plugin',</w:t>
      </w:r>
    </w:p>
    <w:p w14:paraId="169DFCAE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'</w:t>
      </w:r>
      <w:proofErr w:type="spellStart"/>
      <w:r w:rsidRPr="003C67D2">
        <w:t>ra</w:t>
      </w:r>
      <w:proofErr w:type="spellEnd"/>
      <w:r w:rsidRPr="003C67D2">
        <w:t>'    =&gt; 'audio/x-</w:t>
      </w:r>
      <w:proofErr w:type="spellStart"/>
      <w:r w:rsidRPr="003C67D2">
        <w:t>realaudio</w:t>
      </w:r>
      <w:proofErr w:type="spellEnd"/>
      <w:r w:rsidRPr="003C67D2">
        <w:t>',</w:t>
      </w:r>
    </w:p>
    <w:p w14:paraId="45F3700F" w14:textId="77777777" w:rsidR="003C67D2" w:rsidRPr="003C67D2" w:rsidRDefault="003C67D2" w:rsidP="003C67D2">
      <w:r w:rsidRPr="003C67D2">
        <w:t>        '</w:t>
      </w:r>
      <w:proofErr w:type="spellStart"/>
      <w:r w:rsidRPr="003C67D2">
        <w:t>rv</w:t>
      </w:r>
      <w:proofErr w:type="spellEnd"/>
      <w:r w:rsidRPr="003C67D2">
        <w:t>'    =&gt; 'video/</w:t>
      </w:r>
      <w:proofErr w:type="spellStart"/>
      <w:r w:rsidRPr="003C67D2">
        <w:t>vnd.rn-realvideo</w:t>
      </w:r>
      <w:proofErr w:type="spellEnd"/>
      <w:r w:rsidRPr="003C67D2">
        <w:t>',</w:t>
      </w:r>
    </w:p>
    <w:p w14:paraId="271EC8EA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'wav'   =&gt; [</w:t>
      </w:r>
    </w:p>
    <w:p w14:paraId="630E8E3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'audio/x-wav',</w:t>
      </w:r>
    </w:p>
    <w:p w14:paraId="4072288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'audio/wave',</w:t>
      </w:r>
    </w:p>
    <w:p w14:paraId="768969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'audio/wav',</w:t>
      </w:r>
    </w:p>
    <w:p w14:paraId="108F354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60FB58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'bmp'   =&gt; [</w:t>
      </w:r>
    </w:p>
    <w:p w14:paraId="2570CF7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'image/bmp',</w:t>
      </w:r>
    </w:p>
    <w:p w14:paraId="73D2F9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'image/x-bmp',</w:t>
      </w:r>
    </w:p>
    <w:p w14:paraId="7FBFEF6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'image/x-bitmap',</w:t>
      </w:r>
    </w:p>
    <w:p w14:paraId="014F3E2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</w:t>
      </w:r>
      <w:proofErr w:type="spellStart"/>
      <w:r w:rsidRPr="003C67D2">
        <w:rPr>
          <w:lang w:val="en-US"/>
        </w:rPr>
        <w:t>xbitmap</w:t>
      </w:r>
      <w:proofErr w:type="spellEnd"/>
      <w:r w:rsidRPr="003C67D2">
        <w:rPr>
          <w:lang w:val="en-US"/>
        </w:rPr>
        <w:t>',</w:t>
      </w:r>
    </w:p>
    <w:p w14:paraId="5810E10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'image/x-win-bitmap',</w:t>
      </w:r>
    </w:p>
    <w:p w14:paraId="1A9652A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'image/x-windows-bmp',</w:t>
      </w:r>
    </w:p>
    <w:p w14:paraId="13ED35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ms</w:t>
      </w:r>
      <w:proofErr w:type="spellEnd"/>
      <w:r w:rsidRPr="003C67D2">
        <w:rPr>
          <w:lang w:val="en-US"/>
        </w:rPr>
        <w:t>-bmp',</w:t>
      </w:r>
    </w:p>
    <w:p w14:paraId="0E2079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</w:t>
      </w:r>
      <w:proofErr w:type="spellStart"/>
      <w:r w:rsidRPr="003C67D2">
        <w:rPr>
          <w:lang w:val="en-US"/>
        </w:rPr>
        <w:t>ms</w:t>
      </w:r>
      <w:proofErr w:type="spellEnd"/>
      <w:r w:rsidRPr="003C67D2">
        <w:rPr>
          <w:lang w:val="en-US"/>
        </w:rPr>
        <w:t>-bmp',</w:t>
      </w:r>
    </w:p>
    <w:p w14:paraId="0EDA100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    'application/bmp',</w:t>
      </w:r>
    </w:p>
    <w:p w14:paraId="5EA6D2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'application/x-bmp',</w:t>
      </w:r>
    </w:p>
    <w:p w14:paraId="40F2345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'application/x-win-bitmap',</w:t>
      </w:r>
    </w:p>
    <w:p w14:paraId="26CF42C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8419D3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'gif'   =&gt; 'image/gif',</w:t>
      </w:r>
    </w:p>
    <w:p w14:paraId="083927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'jpg'   =&gt; [</w:t>
      </w:r>
    </w:p>
    <w:p w14:paraId="13A9DE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'image/jpeg',</w:t>
      </w:r>
    </w:p>
    <w:p w14:paraId="76CFA20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pjpeg</w:t>
      </w:r>
      <w:proofErr w:type="spellEnd"/>
      <w:r w:rsidRPr="003C67D2">
        <w:rPr>
          <w:lang w:val="en-US"/>
        </w:rPr>
        <w:t>',</w:t>
      </w:r>
    </w:p>
    <w:p w14:paraId="1686EB7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102F0E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'jpeg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78E0466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'image/jpeg',</w:t>
      </w:r>
    </w:p>
    <w:p w14:paraId="4EFA97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pjpeg</w:t>
      </w:r>
      <w:proofErr w:type="spellEnd"/>
      <w:r w:rsidRPr="003C67D2">
        <w:rPr>
          <w:lang w:val="en-US"/>
        </w:rPr>
        <w:t>',</w:t>
      </w:r>
    </w:p>
    <w:p w14:paraId="7E852E4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64DFAD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jpe</w:t>
      </w:r>
      <w:proofErr w:type="spellEnd"/>
      <w:r w:rsidRPr="003C67D2">
        <w:rPr>
          <w:lang w:val="en-US"/>
        </w:rPr>
        <w:t>'   =&gt; [</w:t>
      </w:r>
    </w:p>
    <w:p w14:paraId="089DE7C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'image/jpeg',</w:t>
      </w:r>
    </w:p>
    <w:p w14:paraId="2CD24C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pjpeg</w:t>
      </w:r>
      <w:proofErr w:type="spellEnd"/>
      <w:r w:rsidRPr="003C67D2">
        <w:rPr>
          <w:lang w:val="en-US"/>
        </w:rPr>
        <w:t>',</w:t>
      </w:r>
    </w:p>
    <w:p w14:paraId="1ABDACB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9973E8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'jp2'   =&gt; [</w:t>
      </w:r>
    </w:p>
    <w:p w14:paraId="3A4658F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37CF13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1E31E26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7AC7897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53F1AA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92E29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'j2k'   =&gt; [</w:t>
      </w:r>
    </w:p>
    <w:p w14:paraId="7B0B83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03B8F3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69725B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6321DC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250638E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AC1AC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jpf</w:t>
      </w:r>
      <w:proofErr w:type="spellEnd"/>
      <w:r w:rsidRPr="003C67D2">
        <w:rPr>
          <w:lang w:val="en-US"/>
        </w:rPr>
        <w:t>'   =&gt; [</w:t>
      </w:r>
    </w:p>
    <w:p w14:paraId="730DB3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6FADBB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76F86B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334662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2E4150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1AB3DB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'jpg2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00F477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3D9D14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4E277BB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5BC2EAC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5FB5F4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627CC6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   =&gt; [</w:t>
      </w:r>
    </w:p>
    <w:p w14:paraId="67C76E7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68E5A17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4C707B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123B974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13267B3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651EE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   =&gt; [</w:t>
      </w:r>
    </w:p>
    <w:p w14:paraId="503E732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06D4BF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2AC6D99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2995AE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6E5247A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],</w:t>
      </w:r>
    </w:p>
    <w:p w14:paraId="659364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'mj2'   =&gt; [</w:t>
      </w:r>
    </w:p>
    <w:p w14:paraId="6293A5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554C6A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6FAA700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7898747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0BB7DA0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273359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'mjp2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77F083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'image/jp2',</w:t>
      </w:r>
    </w:p>
    <w:p w14:paraId="60EA72D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'video/mj2',</w:t>
      </w:r>
    </w:p>
    <w:p w14:paraId="1D44C02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jpx</w:t>
      </w:r>
      <w:proofErr w:type="spellEnd"/>
      <w:r w:rsidRPr="003C67D2">
        <w:rPr>
          <w:lang w:val="en-US"/>
        </w:rPr>
        <w:t>',</w:t>
      </w:r>
    </w:p>
    <w:p w14:paraId="718B8EE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jpm</w:t>
      </w:r>
      <w:proofErr w:type="spellEnd"/>
      <w:r w:rsidRPr="003C67D2">
        <w:rPr>
          <w:lang w:val="en-US"/>
        </w:rPr>
        <w:t>',</w:t>
      </w:r>
    </w:p>
    <w:p w14:paraId="11F5F0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2313CF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png</w:t>
      </w:r>
      <w:proofErr w:type="spellEnd"/>
      <w:r w:rsidRPr="003C67D2">
        <w:rPr>
          <w:lang w:val="en-US"/>
        </w:rPr>
        <w:t>'   =&gt; [</w:t>
      </w:r>
    </w:p>
    <w:p w14:paraId="4A1C4EE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png</w:t>
      </w:r>
      <w:proofErr w:type="spellEnd"/>
      <w:r w:rsidRPr="003C67D2">
        <w:rPr>
          <w:lang w:val="en-US"/>
        </w:rPr>
        <w:t>',</w:t>
      </w:r>
    </w:p>
    <w:p w14:paraId="3B0CAA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</w:t>
      </w:r>
      <w:proofErr w:type="spellStart"/>
      <w:r w:rsidRPr="003C67D2">
        <w:rPr>
          <w:lang w:val="en-US"/>
        </w:rPr>
        <w:t>png</w:t>
      </w:r>
      <w:proofErr w:type="spellEnd"/>
      <w:r w:rsidRPr="003C67D2">
        <w:rPr>
          <w:lang w:val="en-US"/>
        </w:rPr>
        <w:t>',</w:t>
      </w:r>
    </w:p>
    <w:p w14:paraId="70011F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6278DA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tif</w:t>
      </w:r>
      <w:proofErr w:type="spellEnd"/>
      <w:r w:rsidRPr="003C67D2">
        <w:rPr>
          <w:lang w:val="en-US"/>
        </w:rPr>
        <w:t>'   =&gt; 'image/tiff',</w:t>
      </w:r>
    </w:p>
    <w:p w14:paraId="667206A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'tiff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'image/tiff',</w:t>
      </w:r>
    </w:p>
    <w:p w14:paraId="3F7502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css</w:t>
      </w:r>
      <w:proofErr w:type="spellEnd"/>
      <w:r w:rsidRPr="003C67D2">
        <w:rPr>
          <w:lang w:val="en-US"/>
        </w:rPr>
        <w:t>'   =&gt; [</w:t>
      </w:r>
    </w:p>
    <w:p w14:paraId="06F031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</w:t>
      </w:r>
      <w:proofErr w:type="spellStart"/>
      <w:r w:rsidRPr="003C67D2">
        <w:rPr>
          <w:lang w:val="en-US"/>
        </w:rPr>
        <w:t>css</w:t>
      </w:r>
      <w:proofErr w:type="spellEnd"/>
      <w:r w:rsidRPr="003C67D2">
        <w:rPr>
          <w:lang w:val="en-US"/>
        </w:rPr>
        <w:t>',</w:t>
      </w:r>
    </w:p>
    <w:p w14:paraId="47A2C1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49F6BF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1A0C05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'html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5A3441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'text/html',</w:t>
      </w:r>
    </w:p>
    <w:p w14:paraId="21D1EA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0D21F7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],</w:t>
      </w:r>
    </w:p>
    <w:p w14:paraId="6B0F972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htm</w:t>
      </w:r>
      <w:proofErr w:type="spellEnd"/>
      <w:r w:rsidRPr="003C67D2">
        <w:rPr>
          <w:lang w:val="en-US"/>
        </w:rPr>
        <w:t>'   =&gt; [</w:t>
      </w:r>
    </w:p>
    <w:p w14:paraId="5026561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'text/html',</w:t>
      </w:r>
    </w:p>
    <w:p w14:paraId="69C1565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391A4B5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0C8BB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shtml</w:t>
      </w:r>
      <w:proofErr w:type="spellEnd"/>
      <w:r w:rsidRPr="003C67D2">
        <w:rPr>
          <w:lang w:val="en-US"/>
        </w:rPr>
        <w:t>' =&gt; [</w:t>
      </w:r>
    </w:p>
    <w:p w14:paraId="6FD9324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'text/html',</w:t>
      </w:r>
    </w:p>
    <w:p w14:paraId="7A6A14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5294C2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2FE79C3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'txt'   =&gt; 'text/plain',</w:t>
      </w:r>
    </w:p>
    <w:p w14:paraId="635FCC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'text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'text/plain',</w:t>
      </w:r>
    </w:p>
    <w:p w14:paraId="6D346BD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'log'   =&gt; [</w:t>
      </w:r>
    </w:p>
    <w:p w14:paraId="0F1AED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171CF1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'text/x-log',</w:t>
      </w:r>
    </w:p>
    <w:p w14:paraId="4C64961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9DEBC4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rtx</w:t>
      </w:r>
      <w:proofErr w:type="spellEnd"/>
      <w:r w:rsidRPr="003C67D2">
        <w:rPr>
          <w:lang w:val="en-US"/>
        </w:rPr>
        <w:t>'   =&gt; 'text/</w:t>
      </w:r>
      <w:proofErr w:type="spellStart"/>
      <w:r w:rsidRPr="003C67D2">
        <w:rPr>
          <w:lang w:val="en-US"/>
        </w:rPr>
        <w:t>richtext</w:t>
      </w:r>
      <w:proofErr w:type="spellEnd"/>
      <w:r w:rsidRPr="003C67D2">
        <w:rPr>
          <w:lang w:val="en-US"/>
        </w:rPr>
        <w:t>',</w:t>
      </w:r>
    </w:p>
    <w:p w14:paraId="00E909E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'rtf'   =&gt; 'text/rtf',</w:t>
      </w:r>
    </w:p>
    <w:p w14:paraId="072D487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'xml'   =&gt; [</w:t>
      </w:r>
    </w:p>
    <w:p w14:paraId="6F41F8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'application/xml',</w:t>
      </w:r>
    </w:p>
    <w:p w14:paraId="50F510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'text/xml',</w:t>
      </w:r>
    </w:p>
    <w:p w14:paraId="64827CF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7D0098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1AE443C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xsl</w:t>
      </w:r>
      <w:proofErr w:type="spellEnd"/>
      <w:r w:rsidRPr="003C67D2">
        <w:rPr>
          <w:lang w:val="en-US"/>
        </w:rPr>
        <w:t>'   =&gt; [</w:t>
      </w:r>
    </w:p>
    <w:p w14:paraId="4208C2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'application/xml',</w:t>
      </w:r>
    </w:p>
    <w:p w14:paraId="652D6FB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</w:t>
      </w:r>
      <w:proofErr w:type="spellStart"/>
      <w:r w:rsidRPr="003C67D2">
        <w:rPr>
          <w:lang w:val="en-US"/>
        </w:rPr>
        <w:t>xsl</w:t>
      </w:r>
      <w:proofErr w:type="spellEnd"/>
      <w:r w:rsidRPr="003C67D2">
        <w:rPr>
          <w:lang w:val="en-US"/>
        </w:rPr>
        <w:t>',</w:t>
      </w:r>
    </w:p>
    <w:p w14:paraId="1B240A2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'text/xml',</w:t>
      </w:r>
    </w:p>
    <w:p w14:paraId="50A6ADB2" w14:textId="77777777" w:rsidR="003C67D2" w:rsidRPr="000062B9" w:rsidRDefault="003C67D2" w:rsidP="003C67D2">
      <w:r w:rsidRPr="003C67D2">
        <w:rPr>
          <w:lang w:val="en-US"/>
        </w:rPr>
        <w:lastRenderedPageBreak/>
        <w:t xml:space="preserve">        </w:t>
      </w:r>
      <w:r w:rsidRPr="000062B9">
        <w:t>],</w:t>
      </w:r>
    </w:p>
    <w:p w14:paraId="25626799" w14:textId="77777777" w:rsidR="003C67D2" w:rsidRPr="000062B9" w:rsidRDefault="003C67D2" w:rsidP="003C67D2">
      <w:r w:rsidRPr="000062B9">
        <w:t>        '</w:t>
      </w:r>
      <w:proofErr w:type="spellStart"/>
      <w:r w:rsidRPr="000062B9">
        <w:t>mpeg</w:t>
      </w:r>
      <w:proofErr w:type="spellEnd"/>
      <w:proofErr w:type="gramStart"/>
      <w:r w:rsidRPr="000062B9">
        <w:t>'  =</w:t>
      </w:r>
      <w:proofErr w:type="gramEnd"/>
      <w:r w:rsidRPr="000062B9">
        <w:t>&gt; 'video/</w:t>
      </w:r>
      <w:proofErr w:type="spellStart"/>
      <w:r w:rsidRPr="000062B9">
        <w:t>mpeg</w:t>
      </w:r>
      <w:proofErr w:type="spellEnd"/>
      <w:r w:rsidRPr="000062B9">
        <w:t>',</w:t>
      </w:r>
    </w:p>
    <w:p w14:paraId="4B2D1B91" w14:textId="77777777" w:rsidR="003C67D2" w:rsidRPr="003C67D2" w:rsidRDefault="003C67D2" w:rsidP="003C67D2">
      <w:r w:rsidRPr="000062B9">
        <w:t xml:space="preserve">        </w:t>
      </w:r>
      <w:r w:rsidRPr="003C67D2">
        <w:t>'</w:t>
      </w:r>
      <w:proofErr w:type="spellStart"/>
      <w:r w:rsidRPr="003C67D2">
        <w:t>mpg</w:t>
      </w:r>
      <w:proofErr w:type="spellEnd"/>
      <w:r w:rsidRPr="003C67D2">
        <w:t>'   =&gt; 'video/</w:t>
      </w:r>
      <w:proofErr w:type="spellStart"/>
      <w:r w:rsidRPr="003C67D2">
        <w:t>mpeg</w:t>
      </w:r>
      <w:proofErr w:type="spellEnd"/>
      <w:r w:rsidRPr="003C67D2">
        <w:t>',</w:t>
      </w:r>
    </w:p>
    <w:p w14:paraId="1C87725A" w14:textId="77777777" w:rsidR="003C67D2" w:rsidRPr="003C67D2" w:rsidRDefault="003C67D2" w:rsidP="003C67D2">
      <w:r w:rsidRPr="003C67D2">
        <w:t>        '</w:t>
      </w:r>
      <w:proofErr w:type="spellStart"/>
      <w:r w:rsidRPr="003C67D2">
        <w:t>mpe</w:t>
      </w:r>
      <w:proofErr w:type="spellEnd"/>
      <w:r w:rsidRPr="003C67D2">
        <w:t>'   =&gt; 'video/</w:t>
      </w:r>
      <w:proofErr w:type="spellStart"/>
      <w:r w:rsidRPr="003C67D2">
        <w:t>mpeg</w:t>
      </w:r>
      <w:proofErr w:type="spellEnd"/>
      <w:r w:rsidRPr="003C67D2">
        <w:t>',</w:t>
      </w:r>
    </w:p>
    <w:p w14:paraId="133AB706" w14:textId="77777777" w:rsidR="003C67D2" w:rsidRPr="003C67D2" w:rsidRDefault="003C67D2" w:rsidP="003C67D2">
      <w:r w:rsidRPr="003C67D2">
        <w:t>        '</w:t>
      </w:r>
      <w:proofErr w:type="spellStart"/>
      <w:r w:rsidRPr="003C67D2">
        <w:t>qt</w:t>
      </w:r>
      <w:proofErr w:type="spellEnd"/>
      <w:r w:rsidRPr="003C67D2">
        <w:t>'    =&gt; 'video/</w:t>
      </w:r>
      <w:proofErr w:type="spellStart"/>
      <w:r w:rsidRPr="003C67D2">
        <w:t>quicktime</w:t>
      </w:r>
      <w:proofErr w:type="spellEnd"/>
      <w:r w:rsidRPr="003C67D2">
        <w:t>',</w:t>
      </w:r>
    </w:p>
    <w:p w14:paraId="4E8C09DD" w14:textId="77777777" w:rsidR="003C67D2" w:rsidRPr="003C67D2" w:rsidRDefault="003C67D2" w:rsidP="003C67D2">
      <w:r w:rsidRPr="003C67D2">
        <w:t>        '</w:t>
      </w:r>
      <w:proofErr w:type="spellStart"/>
      <w:r w:rsidRPr="003C67D2">
        <w:t>mov</w:t>
      </w:r>
      <w:proofErr w:type="spellEnd"/>
      <w:r w:rsidRPr="003C67D2">
        <w:t>'   =&gt; 'video/</w:t>
      </w:r>
      <w:proofErr w:type="spellStart"/>
      <w:r w:rsidRPr="003C67D2">
        <w:t>quicktime</w:t>
      </w:r>
      <w:proofErr w:type="spellEnd"/>
      <w:r w:rsidRPr="003C67D2">
        <w:t>',</w:t>
      </w:r>
    </w:p>
    <w:p w14:paraId="6D635553" w14:textId="77777777" w:rsidR="003C67D2" w:rsidRPr="003C67D2" w:rsidRDefault="003C67D2" w:rsidP="003C67D2">
      <w:r w:rsidRPr="003C67D2">
        <w:t>        '</w:t>
      </w:r>
      <w:proofErr w:type="spellStart"/>
      <w:r w:rsidRPr="003C67D2">
        <w:t>avi</w:t>
      </w:r>
      <w:proofErr w:type="spellEnd"/>
      <w:r w:rsidRPr="003C67D2">
        <w:t>'   =&gt; [</w:t>
      </w:r>
    </w:p>
    <w:p w14:paraId="16CD3C87" w14:textId="77777777" w:rsidR="003C67D2" w:rsidRPr="003C67D2" w:rsidRDefault="003C67D2" w:rsidP="003C67D2">
      <w:r w:rsidRPr="003C67D2">
        <w:t>            'video/x-</w:t>
      </w:r>
      <w:proofErr w:type="spellStart"/>
      <w:r w:rsidRPr="003C67D2">
        <w:t>msvideo</w:t>
      </w:r>
      <w:proofErr w:type="spellEnd"/>
      <w:r w:rsidRPr="003C67D2">
        <w:t>',</w:t>
      </w:r>
    </w:p>
    <w:p w14:paraId="5A97C5C2" w14:textId="77777777" w:rsidR="003C67D2" w:rsidRPr="000062B9" w:rsidRDefault="003C67D2" w:rsidP="003C67D2">
      <w:pPr>
        <w:rPr>
          <w:lang w:val="en-US"/>
        </w:rPr>
      </w:pPr>
      <w:r w:rsidRPr="003C67D2">
        <w:t xml:space="preserve">            </w:t>
      </w:r>
      <w:r w:rsidRPr="000062B9">
        <w:rPr>
          <w:lang w:val="en-US"/>
        </w:rPr>
        <w:t>'video/</w:t>
      </w:r>
      <w:proofErr w:type="spellStart"/>
      <w:r w:rsidRPr="000062B9">
        <w:rPr>
          <w:lang w:val="en-US"/>
        </w:rPr>
        <w:t>msvideo</w:t>
      </w:r>
      <w:proofErr w:type="spellEnd"/>
      <w:r w:rsidRPr="000062B9">
        <w:rPr>
          <w:lang w:val="en-US"/>
        </w:rPr>
        <w:t>',</w:t>
      </w:r>
    </w:p>
    <w:p w14:paraId="0B8A7E98" w14:textId="77777777" w:rsidR="003C67D2" w:rsidRPr="003C67D2" w:rsidRDefault="003C67D2" w:rsidP="003C67D2">
      <w:pPr>
        <w:rPr>
          <w:lang w:val="en-US"/>
        </w:rPr>
      </w:pPr>
      <w:r w:rsidRPr="000062B9">
        <w:rPr>
          <w:lang w:val="en-US"/>
        </w:rPr>
        <w:t xml:space="preserve">            </w:t>
      </w:r>
      <w:r w:rsidRPr="003C67D2">
        <w:rPr>
          <w:lang w:val="en-US"/>
        </w:rPr>
        <w:t>'video/avi',</w:t>
      </w:r>
    </w:p>
    <w:p w14:paraId="5B273BE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troff</w:t>
      </w:r>
      <w:proofErr w:type="spellEnd"/>
      <w:r w:rsidRPr="003C67D2">
        <w:rPr>
          <w:lang w:val="en-US"/>
        </w:rPr>
        <w:t>-</w:t>
      </w:r>
      <w:proofErr w:type="spellStart"/>
      <w:r w:rsidRPr="003C67D2">
        <w:rPr>
          <w:lang w:val="en-US"/>
        </w:rPr>
        <w:t>msvideo</w:t>
      </w:r>
      <w:proofErr w:type="spellEnd"/>
      <w:r w:rsidRPr="003C67D2">
        <w:rPr>
          <w:lang w:val="en-US"/>
        </w:rPr>
        <w:t>',</w:t>
      </w:r>
    </w:p>
    <w:p w14:paraId="0B31C69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F9D49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'movie' =&gt; 'video/x-</w:t>
      </w:r>
      <w:proofErr w:type="spellStart"/>
      <w:r w:rsidRPr="003C67D2">
        <w:rPr>
          <w:lang w:val="en-US"/>
        </w:rPr>
        <w:t>sgi</w:t>
      </w:r>
      <w:proofErr w:type="spellEnd"/>
      <w:r w:rsidRPr="003C67D2">
        <w:rPr>
          <w:lang w:val="en-US"/>
        </w:rPr>
        <w:t>-movie',</w:t>
      </w:r>
    </w:p>
    <w:p w14:paraId="201E821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'doc'   =&gt; [</w:t>
      </w:r>
    </w:p>
    <w:p w14:paraId="4D71E6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25A0D7C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'application/vnd.ms-office',</w:t>
      </w:r>
    </w:p>
    <w:p w14:paraId="2682EF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8342E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'docx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54F931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'application/vnd.openxmlformats-officedocument.wordprocessingml.document',</w:t>
      </w:r>
    </w:p>
    <w:p w14:paraId="76E57D2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'application/zip',</w:t>
      </w:r>
    </w:p>
    <w:p w14:paraId="5CFF89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5248EE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'application/x-zip',</w:t>
      </w:r>
    </w:p>
    <w:p w14:paraId="52FFCE2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3A94876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'dot'   =&gt; [</w:t>
      </w:r>
    </w:p>
    <w:p w14:paraId="6F1B876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0E2781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'application/vnd.ms-office',</w:t>
      </w:r>
    </w:p>
    <w:p w14:paraId="1C98F21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],</w:t>
      </w:r>
    </w:p>
    <w:p w14:paraId="328C4B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dotx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4B2FA97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'application/vnd.openxmlformats-officedocument.wordprocessingml.document',</w:t>
      </w:r>
    </w:p>
    <w:p w14:paraId="7E863F6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'application/zip',</w:t>
      </w:r>
    </w:p>
    <w:p w14:paraId="7F3B638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2467124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213529F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'xlsx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0F9728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'application/vnd.openxmlformats-officedocument.spreadsheetml.sheet',</w:t>
      </w:r>
    </w:p>
    <w:p w14:paraId="34F196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'application/zip',</w:t>
      </w:r>
    </w:p>
    <w:p w14:paraId="333A6E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'application/vnd.ms-excel',</w:t>
      </w:r>
    </w:p>
    <w:p w14:paraId="63B306F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661EB1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'application/x-zip',</w:t>
      </w:r>
    </w:p>
    <w:p w14:paraId="427E2D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DB02A7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'word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6A5A60B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msword</w:t>
      </w:r>
      <w:proofErr w:type="spellEnd"/>
      <w:r w:rsidRPr="003C67D2">
        <w:rPr>
          <w:lang w:val="en-US"/>
        </w:rPr>
        <w:t>',</w:t>
      </w:r>
    </w:p>
    <w:p w14:paraId="283D10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'application/octet-stream',</w:t>
      </w:r>
    </w:p>
    <w:p w14:paraId="49B24E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88C38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'xl'    =&gt; 'application/excel',</w:t>
      </w:r>
    </w:p>
    <w:p w14:paraId="167230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eml</w:t>
      </w:r>
      <w:proofErr w:type="spellEnd"/>
      <w:r w:rsidRPr="003C67D2">
        <w:rPr>
          <w:lang w:val="en-US"/>
        </w:rPr>
        <w:t>'   =&gt; 'message/rfc822',</w:t>
      </w:r>
    </w:p>
    <w:p w14:paraId="35B79C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json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6000DC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json</w:t>
      </w:r>
      <w:proofErr w:type="spellEnd"/>
      <w:r w:rsidRPr="003C67D2">
        <w:rPr>
          <w:lang w:val="en-US"/>
        </w:rPr>
        <w:t>',</w:t>
      </w:r>
    </w:p>
    <w:p w14:paraId="1C06B97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</w:t>
      </w:r>
      <w:proofErr w:type="spellStart"/>
      <w:r w:rsidRPr="003C67D2">
        <w:rPr>
          <w:lang w:val="en-US"/>
        </w:rPr>
        <w:t>json</w:t>
      </w:r>
      <w:proofErr w:type="spellEnd"/>
      <w:r w:rsidRPr="003C67D2">
        <w:rPr>
          <w:lang w:val="en-US"/>
        </w:rPr>
        <w:t>',</w:t>
      </w:r>
    </w:p>
    <w:p w14:paraId="4905BC6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C1ABC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pem</w:t>
      </w:r>
      <w:proofErr w:type="spellEnd"/>
      <w:r w:rsidRPr="003C67D2">
        <w:rPr>
          <w:lang w:val="en-US"/>
        </w:rPr>
        <w:t>'   =&gt; [</w:t>
      </w:r>
    </w:p>
    <w:p w14:paraId="28C318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'application/x-x509-user-cert',</w:t>
      </w:r>
    </w:p>
    <w:p w14:paraId="5F9D04B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pem</w:t>
      </w:r>
      <w:proofErr w:type="spellEnd"/>
      <w:r w:rsidRPr="003C67D2">
        <w:rPr>
          <w:lang w:val="en-US"/>
        </w:rPr>
        <w:t>-file',</w:t>
      </w:r>
    </w:p>
    <w:p w14:paraId="25C9B5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    'application/octet-stream',</w:t>
      </w:r>
    </w:p>
    <w:p w14:paraId="4639102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162DDC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'p10'   =&gt; [</w:t>
      </w:r>
    </w:p>
    <w:p w14:paraId="78691C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'application/x-pkcs10',</w:t>
      </w:r>
    </w:p>
    <w:p w14:paraId="737988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'application/pkcs10',</w:t>
      </w:r>
    </w:p>
    <w:p w14:paraId="187DDA2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2F25BF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'p12'   =&gt; 'application/x-pkcs12',</w:t>
      </w:r>
    </w:p>
    <w:p w14:paraId="563B6AC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'p7a'   =&gt; 'application/x-pkcs7-signature',</w:t>
      </w:r>
    </w:p>
    <w:p w14:paraId="407BDE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'p7c'   =&gt; [</w:t>
      </w:r>
    </w:p>
    <w:p w14:paraId="6B2168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'application/pkcs7-mime',</w:t>
      </w:r>
    </w:p>
    <w:p w14:paraId="7BC03F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'application/x-pkcs7-mime',</w:t>
      </w:r>
    </w:p>
    <w:p w14:paraId="19473BD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CCE720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'p7m'   =&gt; [</w:t>
      </w:r>
    </w:p>
    <w:p w14:paraId="76F8693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'application/pkcs7-mime',</w:t>
      </w:r>
    </w:p>
    <w:p w14:paraId="32E9C0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'application/x-pkcs7-mime',</w:t>
      </w:r>
    </w:p>
    <w:p w14:paraId="4C80F33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09FEBB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'p7r'   =&gt; 'application/x-pkcs7-certreqresp',</w:t>
      </w:r>
    </w:p>
    <w:p w14:paraId="0C7969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'p7s'   =&gt; 'application/pkcs7-signature',</w:t>
      </w:r>
    </w:p>
    <w:p w14:paraId="28C761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crt</w:t>
      </w:r>
      <w:proofErr w:type="spellEnd"/>
      <w:r w:rsidRPr="003C67D2">
        <w:rPr>
          <w:lang w:val="en-US"/>
        </w:rPr>
        <w:t>'   =&gt; [</w:t>
      </w:r>
    </w:p>
    <w:p w14:paraId="03F6BCB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'application/x-x509-ca-cert',</w:t>
      </w:r>
    </w:p>
    <w:p w14:paraId="2BB16A9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'application/x-x509-user-cert',</w:t>
      </w:r>
    </w:p>
    <w:p w14:paraId="505283E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pkix</w:t>
      </w:r>
      <w:proofErr w:type="spellEnd"/>
      <w:r w:rsidRPr="003C67D2">
        <w:rPr>
          <w:lang w:val="en-US"/>
        </w:rPr>
        <w:t>-cert',</w:t>
      </w:r>
    </w:p>
    <w:p w14:paraId="089B5AD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AF796E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crl</w:t>
      </w:r>
      <w:proofErr w:type="spellEnd"/>
      <w:r w:rsidRPr="003C67D2">
        <w:rPr>
          <w:lang w:val="en-US"/>
        </w:rPr>
        <w:t>'   =&gt; [</w:t>
      </w:r>
    </w:p>
    <w:p w14:paraId="1764343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pkix-crl</w:t>
      </w:r>
      <w:proofErr w:type="spellEnd"/>
      <w:r w:rsidRPr="003C67D2">
        <w:rPr>
          <w:lang w:val="en-US"/>
        </w:rPr>
        <w:t>',</w:t>
      </w:r>
    </w:p>
    <w:p w14:paraId="7A3413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pkcs-crl</w:t>
      </w:r>
      <w:proofErr w:type="spellEnd"/>
      <w:r w:rsidRPr="003C67D2">
        <w:rPr>
          <w:lang w:val="en-US"/>
        </w:rPr>
        <w:t>',</w:t>
      </w:r>
    </w:p>
    <w:p w14:paraId="3AD150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],</w:t>
      </w:r>
    </w:p>
    <w:p w14:paraId="0B0E5C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'der'   =&gt; 'application/x-x509-ca-cert',</w:t>
      </w:r>
    </w:p>
    <w:p w14:paraId="410AB5B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kdb</w:t>
      </w:r>
      <w:proofErr w:type="spellEnd"/>
      <w:r w:rsidRPr="003C67D2">
        <w:rPr>
          <w:lang w:val="en-US"/>
        </w:rPr>
        <w:t>'   =&gt; 'application/octet-stream',</w:t>
      </w:r>
    </w:p>
    <w:p w14:paraId="52E9B2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pgp</w:t>
      </w:r>
      <w:proofErr w:type="spellEnd"/>
      <w:r w:rsidRPr="003C67D2">
        <w:rPr>
          <w:lang w:val="en-US"/>
        </w:rPr>
        <w:t>'   =&gt; 'application/</w:t>
      </w:r>
      <w:proofErr w:type="spellStart"/>
      <w:r w:rsidRPr="003C67D2">
        <w:rPr>
          <w:lang w:val="en-US"/>
        </w:rPr>
        <w:t>pgp</w:t>
      </w:r>
      <w:proofErr w:type="spellEnd"/>
      <w:r w:rsidRPr="003C67D2">
        <w:rPr>
          <w:lang w:val="en-US"/>
        </w:rPr>
        <w:t>',</w:t>
      </w:r>
    </w:p>
    <w:p w14:paraId="6A6079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gpg</w:t>
      </w:r>
      <w:proofErr w:type="spellEnd"/>
      <w:r w:rsidRPr="003C67D2">
        <w:rPr>
          <w:lang w:val="en-US"/>
        </w:rPr>
        <w:t>'   =&gt; 'application/</w:t>
      </w:r>
      <w:proofErr w:type="spellStart"/>
      <w:r w:rsidRPr="003C67D2">
        <w:rPr>
          <w:lang w:val="en-US"/>
        </w:rPr>
        <w:t>gpg</w:t>
      </w:r>
      <w:proofErr w:type="spellEnd"/>
      <w:r w:rsidRPr="003C67D2">
        <w:rPr>
          <w:lang w:val="en-US"/>
        </w:rPr>
        <w:t>-keys',</w:t>
      </w:r>
    </w:p>
    <w:p w14:paraId="12271E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sst</w:t>
      </w:r>
      <w:proofErr w:type="spellEnd"/>
      <w:r w:rsidRPr="003C67D2">
        <w:rPr>
          <w:lang w:val="en-US"/>
        </w:rPr>
        <w:t>'   =&gt; 'application/octet-stream',</w:t>
      </w:r>
    </w:p>
    <w:p w14:paraId="01D0E9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csr</w:t>
      </w:r>
      <w:proofErr w:type="spellEnd"/>
      <w:r w:rsidRPr="003C67D2">
        <w:rPr>
          <w:lang w:val="en-US"/>
        </w:rPr>
        <w:t>'   =&gt; 'application/octet-stream',</w:t>
      </w:r>
    </w:p>
    <w:p w14:paraId="4698E4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rsa</w:t>
      </w:r>
      <w:proofErr w:type="spellEnd"/>
      <w:r w:rsidRPr="003C67D2">
        <w:rPr>
          <w:lang w:val="en-US"/>
        </w:rPr>
        <w:t>'   =&gt; 'application/x-pkcs7',</w:t>
      </w:r>
    </w:p>
    <w:p w14:paraId="728B886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cer</w:t>
      </w:r>
      <w:proofErr w:type="spellEnd"/>
      <w:r w:rsidRPr="003C67D2">
        <w:rPr>
          <w:lang w:val="en-US"/>
        </w:rPr>
        <w:t>'   =&gt; [</w:t>
      </w:r>
    </w:p>
    <w:p w14:paraId="6DFC46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pkix</w:t>
      </w:r>
      <w:proofErr w:type="spellEnd"/>
      <w:r w:rsidRPr="003C67D2">
        <w:rPr>
          <w:lang w:val="en-US"/>
        </w:rPr>
        <w:t>-cert',</w:t>
      </w:r>
    </w:p>
    <w:p w14:paraId="0228DB1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'application/x-x509-ca-cert',</w:t>
      </w:r>
    </w:p>
    <w:p w14:paraId="7469C550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],</w:t>
      </w:r>
    </w:p>
    <w:p w14:paraId="18C3849B" w14:textId="77777777" w:rsidR="003C67D2" w:rsidRPr="003C67D2" w:rsidRDefault="003C67D2" w:rsidP="003C67D2">
      <w:r w:rsidRPr="003C67D2">
        <w:t>        '3g2'   =&gt; 'video/3gpp2',</w:t>
      </w:r>
    </w:p>
    <w:p w14:paraId="1FC2E023" w14:textId="77777777" w:rsidR="003C67D2" w:rsidRPr="003C67D2" w:rsidRDefault="003C67D2" w:rsidP="003C67D2">
      <w:r w:rsidRPr="003C67D2">
        <w:t>        '3gp'   =&gt; [</w:t>
      </w:r>
    </w:p>
    <w:p w14:paraId="121D708A" w14:textId="77777777" w:rsidR="003C67D2" w:rsidRPr="003C67D2" w:rsidRDefault="003C67D2" w:rsidP="003C67D2">
      <w:r w:rsidRPr="003C67D2">
        <w:t>            'video/3gp',</w:t>
      </w:r>
    </w:p>
    <w:p w14:paraId="0E731F19" w14:textId="77777777" w:rsidR="003C67D2" w:rsidRPr="003C67D2" w:rsidRDefault="003C67D2" w:rsidP="003C67D2">
      <w:r w:rsidRPr="003C67D2">
        <w:t>            'video/3gpp',</w:t>
      </w:r>
    </w:p>
    <w:p w14:paraId="717CC810" w14:textId="77777777" w:rsidR="003C67D2" w:rsidRPr="003C67D2" w:rsidRDefault="003C67D2" w:rsidP="003C67D2">
      <w:r w:rsidRPr="003C67D2">
        <w:t>        ],</w:t>
      </w:r>
    </w:p>
    <w:p w14:paraId="5B1400AD" w14:textId="77777777" w:rsidR="003C67D2" w:rsidRPr="003C67D2" w:rsidRDefault="003C67D2" w:rsidP="003C67D2">
      <w:r w:rsidRPr="003C67D2">
        <w:t>        'mp4'   =&gt; 'video/mp4',</w:t>
      </w:r>
    </w:p>
    <w:p w14:paraId="296AD839" w14:textId="77777777" w:rsidR="003C67D2" w:rsidRPr="003C67D2" w:rsidRDefault="003C67D2" w:rsidP="003C67D2">
      <w:r w:rsidRPr="003C67D2">
        <w:t>        'm4a'   =&gt; 'audio/x-m4a',</w:t>
      </w:r>
    </w:p>
    <w:p w14:paraId="02F5C15A" w14:textId="77777777" w:rsidR="003C67D2" w:rsidRPr="003C67D2" w:rsidRDefault="003C67D2" w:rsidP="003C67D2">
      <w:r w:rsidRPr="003C67D2">
        <w:t>        'f4v'   =&gt; [</w:t>
      </w:r>
    </w:p>
    <w:p w14:paraId="2907477A" w14:textId="77777777" w:rsidR="003C67D2" w:rsidRPr="003C67D2" w:rsidRDefault="003C67D2" w:rsidP="003C67D2">
      <w:r w:rsidRPr="003C67D2">
        <w:t>            'video/mp4',</w:t>
      </w:r>
    </w:p>
    <w:p w14:paraId="174DEC7D" w14:textId="77777777" w:rsidR="003C67D2" w:rsidRPr="003C67D2" w:rsidRDefault="003C67D2" w:rsidP="003C67D2">
      <w:r w:rsidRPr="003C67D2">
        <w:t>            'video/x-f4v',</w:t>
      </w:r>
    </w:p>
    <w:p w14:paraId="237647BC" w14:textId="77777777" w:rsidR="003C67D2" w:rsidRPr="003C67D2" w:rsidRDefault="003C67D2" w:rsidP="003C67D2">
      <w:r w:rsidRPr="003C67D2">
        <w:t>        ],</w:t>
      </w:r>
    </w:p>
    <w:p w14:paraId="0BAAC65A" w14:textId="77777777" w:rsidR="003C67D2" w:rsidRPr="003C67D2" w:rsidRDefault="003C67D2" w:rsidP="003C67D2">
      <w:r w:rsidRPr="003C67D2">
        <w:t>        '</w:t>
      </w:r>
      <w:proofErr w:type="spellStart"/>
      <w:r w:rsidRPr="003C67D2">
        <w:t>flv</w:t>
      </w:r>
      <w:proofErr w:type="spellEnd"/>
      <w:r w:rsidRPr="003C67D2">
        <w:t>'   =&gt; 'video/x-</w:t>
      </w:r>
      <w:proofErr w:type="spellStart"/>
      <w:r w:rsidRPr="003C67D2">
        <w:t>flv</w:t>
      </w:r>
      <w:proofErr w:type="spellEnd"/>
      <w:r w:rsidRPr="003C67D2">
        <w:t>',</w:t>
      </w:r>
    </w:p>
    <w:p w14:paraId="31881003" w14:textId="77777777" w:rsidR="003C67D2" w:rsidRPr="003C67D2" w:rsidRDefault="003C67D2" w:rsidP="003C67D2">
      <w:r w:rsidRPr="003C67D2">
        <w:t>        '</w:t>
      </w:r>
      <w:proofErr w:type="spellStart"/>
      <w:r w:rsidRPr="003C67D2">
        <w:t>webm</w:t>
      </w:r>
      <w:proofErr w:type="spellEnd"/>
      <w:proofErr w:type="gramStart"/>
      <w:r w:rsidRPr="003C67D2">
        <w:t>'  =</w:t>
      </w:r>
      <w:proofErr w:type="gramEnd"/>
      <w:r w:rsidRPr="003C67D2">
        <w:t>&gt; 'video/</w:t>
      </w:r>
      <w:proofErr w:type="spellStart"/>
      <w:r w:rsidRPr="003C67D2">
        <w:t>webm</w:t>
      </w:r>
      <w:proofErr w:type="spellEnd"/>
      <w:r w:rsidRPr="003C67D2">
        <w:t>',</w:t>
      </w:r>
    </w:p>
    <w:p w14:paraId="4BDB0819" w14:textId="77777777" w:rsidR="003C67D2" w:rsidRPr="003C67D2" w:rsidRDefault="003C67D2" w:rsidP="003C67D2">
      <w:r w:rsidRPr="003C67D2">
        <w:t>        '</w:t>
      </w:r>
      <w:proofErr w:type="spellStart"/>
      <w:r w:rsidRPr="003C67D2">
        <w:t>aac</w:t>
      </w:r>
      <w:proofErr w:type="spellEnd"/>
      <w:r w:rsidRPr="003C67D2">
        <w:t>'   =&gt; 'audio/x-</w:t>
      </w:r>
      <w:proofErr w:type="spellStart"/>
      <w:r w:rsidRPr="003C67D2">
        <w:t>acc</w:t>
      </w:r>
      <w:proofErr w:type="spellEnd"/>
      <w:r w:rsidRPr="003C67D2">
        <w:t>',</w:t>
      </w:r>
    </w:p>
    <w:p w14:paraId="2CD28C16" w14:textId="77777777" w:rsidR="003C67D2" w:rsidRPr="003C67D2" w:rsidRDefault="003C67D2" w:rsidP="003C67D2">
      <w:r w:rsidRPr="003C67D2">
        <w:lastRenderedPageBreak/>
        <w:t>        'm4u'   =&gt; '</w:t>
      </w:r>
      <w:proofErr w:type="spellStart"/>
      <w:r w:rsidRPr="003C67D2">
        <w:t>application</w:t>
      </w:r>
      <w:proofErr w:type="spellEnd"/>
      <w:r w:rsidRPr="003C67D2">
        <w:t>/</w:t>
      </w:r>
      <w:proofErr w:type="spellStart"/>
      <w:r w:rsidRPr="003C67D2">
        <w:t>vnd.mpegurl</w:t>
      </w:r>
      <w:proofErr w:type="spellEnd"/>
      <w:r w:rsidRPr="003C67D2">
        <w:t>',</w:t>
      </w:r>
    </w:p>
    <w:p w14:paraId="2454FC24" w14:textId="77777777" w:rsidR="003C67D2" w:rsidRPr="003C67D2" w:rsidRDefault="003C67D2" w:rsidP="003C67D2">
      <w:r w:rsidRPr="003C67D2">
        <w:t>        'm3u'   =&gt; '</w:t>
      </w:r>
      <w:proofErr w:type="spellStart"/>
      <w:r w:rsidRPr="003C67D2">
        <w:t>text</w:t>
      </w:r>
      <w:proofErr w:type="spellEnd"/>
      <w:r w:rsidRPr="003C67D2">
        <w:t>/</w:t>
      </w:r>
      <w:proofErr w:type="spellStart"/>
      <w:r w:rsidRPr="003C67D2">
        <w:t>plain</w:t>
      </w:r>
      <w:proofErr w:type="spellEnd"/>
      <w:r w:rsidRPr="003C67D2">
        <w:t>',</w:t>
      </w:r>
    </w:p>
    <w:p w14:paraId="6B59A3E1" w14:textId="77777777" w:rsidR="003C67D2" w:rsidRPr="003C67D2" w:rsidRDefault="003C67D2" w:rsidP="003C67D2">
      <w:r w:rsidRPr="003C67D2">
        <w:t>        '</w:t>
      </w:r>
      <w:proofErr w:type="spellStart"/>
      <w:r w:rsidRPr="003C67D2">
        <w:t>xspf</w:t>
      </w:r>
      <w:proofErr w:type="spellEnd"/>
      <w:proofErr w:type="gramStart"/>
      <w:r w:rsidRPr="003C67D2">
        <w:t>'  =</w:t>
      </w:r>
      <w:proofErr w:type="gramEnd"/>
      <w:r w:rsidRPr="003C67D2">
        <w:t>&gt; '</w:t>
      </w:r>
      <w:proofErr w:type="spellStart"/>
      <w:r w:rsidRPr="003C67D2">
        <w:t>application</w:t>
      </w:r>
      <w:proofErr w:type="spellEnd"/>
      <w:r w:rsidRPr="003C67D2">
        <w:t>/</w:t>
      </w:r>
      <w:proofErr w:type="spellStart"/>
      <w:r w:rsidRPr="003C67D2">
        <w:t>xspf+xml</w:t>
      </w:r>
      <w:proofErr w:type="spellEnd"/>
      <w:r w:rsidRPr="003C67D2">
        <w:t>',</w:t>
      </w:r>
    </w:p>
    <w:p w14:paraId="68F0CE6B" w14:textId="77777777" w:rsidR="003C67D2" w:rsidRPr="000062B9" w:rsidRDefault="003C67D2" w:rsidP="003C67D2">
      <w:r w:rsidRPr="003C67D2">
        <w:t xml:space="preserve">        </w:t>
      </w:r>
      <w:r w:rsidRPr="000062B9">
        <w:t>'</w:t>
      </w:r>
      <w:proofErr w:type="spellStart"/>
      <w:r w:rsidRPr="000062B9">
        <w:t>vlc</w:t>
      </w:r>
      <w:proofErr w:type="spellEnd"/>
      <w:r w:rsidRPr="000062B9">
        <w:t>'   =&gt; '</w:t>
      </w:r>
      <w:proofErr w:type="spellStart"/>
      <w:r w:rsidRPr="000062B9">
        <w:t>application</w:t>
      </w:r>
      <w:proofErr w:type="spellEnd"/>
      <w:r w:rsidRPr="000062B9">
        <w:t>/</w:t>
      </w:r>
      <w:proofErr w:type="spellStart"/>
      <w:r w:rsidRPr="000062B9">
        <w:t>videolan</w:t>
      </w:r>
      <w:proofErr w:type="spellEnd"/>
      <w:r w:rsidRPr="000062B9">
        <w:t>',</w:t>
      </w:r>
    </w:p>
    <w:p w14:paraId="792BDD6C" w14:textId="77777777" w:rsidR="003C67D2" w:rsidRPr="000062B9" w:rsidRDefault="003C67D2" w:rsidP="003C67D2">
      <w:r w:rsidRPr="000062B9">
        <w:t>        '</w:t>
      </w:r>
      <w:proofErr w:type="spellStart"/>
      <w:r w:rsidRPr="000062B9">
        <w:t>wmv</w:t>
      </w:r>
      <w:proofErr w:type="spellEnd"/>
      <w:r w:rsidRPr="000062B9">
        <w:t>'   =&gt; [</w:t>
      </w:r>
    </w:p>
    <w:p w14:paraId="22DA706C" w14:textId="77777777" w:rsidR="003C67D2" w:rsidRPr="000062B9" w:rsidRDefault="003C67D2" w:rsidP="003C67D2">
      <w:r w:rsidRPr="000062B9">
        <w:t>            'video/x-ms-</w:t>
      </w:r>
      <w:proofErr w:type="spellStart"/>
      <w:r w:rsidRPr="000062B9">
        <w:t>wmv</w:t>
      </w:r>
      <w:proofErr w:type="spellEnd"/>
      <w:r w:rsidRPr="000062B9">
        <w:t>',</w:t>
      </w:r>
    </w:p>
    <w:p w14:paraId="3117A033" w14:textId="77777777" w:rsidR="003C67D2" w:rsidRPr="003C67D2" w:rsidRDefault="003C67D2" w:rsidP="003C67D2">
      <w:r w:rsidRPr="000062B9">
        <w:t xml:space="preserve">            </w:t>
      </w:r>
      <w:r w:rsidRPr="003C67D2">
        <w:t>'video/x-ms-</w:t>
      </w:r>
      <w:proofErr w:type="spellStart"/>
      <w:r w:rsidRPr="003C67D2">
        <w:t>asf</w:t>
      </w:r>
      <w:proofErr w:type="spellEnd"/>
      <w:r w:rsidRPr="003C67D2">
        <w:t>',</w:t>
      </w:r>
    </w:p>
    <w:p w14:paraId="72698A82" w14:textId="77777777" w:rsidR="003C67D2" w:rsidRPr="003C67D2" w:rsidRDefault="003C67D2" w:rsidP="003C67D2">
      <w:r w:rsidRPr="003C67D2">
        <w:t>        ],</w:t>
      </w:r>
    </w:p>
    <w:p w14:paraId="55F39017" w14:textId="77777777" w:rsidR="003C67D2" w:rsidRPr="003C67D2" w:rsidRDefault="003C67D2" w:rsidP="003C67D2">
      <w:r w:rsidRPr="003C67D2">
        <w:t>        '</w:t>
      </w:r>
      <w:proofErr w:type="spellStart"/>
      <w:r w:rsidRPr="003C67D2">
        <w:t>au</w:t>
      </w:r>
      <w:proofErr w:type="spellEnd"/>
      <w:r w:rsidRPr="003C67D2">
        <w:t>'    =&gt; 'audio/x-</w:t>
      </w:r>
      <w:proofErr w:type="spellStart"/>
      <w:r w:rsidRPr="003C67D2">
        <w:t>au</w:t>
      </w:r>
      <w:proofErr w:type="spellEnd"/>
      <w:r w:rsidRPr="003C67D2">
        <w:t>',</w:t>
      </w:r>
    </w:p>
    <w:p w14:paraId="7BEBADB9" w14:textId="77777777" w:rsidR="003C67D2" w:rsidRPr="000062B9" w:rsidRDefault="003C67D2" w:rsidP="003C67D2">
      <w:r w:rsidRPr="003C67D2">
        <w:t xml:space="preserve">        </w:t>
      </w:r>
      <w:r w:rsidRPr="000062B9">
        <w:t>'ac3'   =&gt; 'audio/ac3',</w:t>
      </w:r>
    </w:p>
    <w:p w14:paraId="1B749D94" w14:textId="77777777" w:rsidR="003C67D2" w:rsidRPr="000062B9" w:rsidRDefault="003C67D2" w:rsidP="003C67D2">
      <w:r w:rsidRPr="000062B9">
        <w:t>        '</w:t>
      </w:r>
      <w:proofErr w:type="spellStart"/>
      <w:r w:rsidRPr="000062B9">
        <w:t>flac</w:t>
      </w:r>
      <w:proofErr w:type="spellEnd"/>
      <w:proofErr w:type="gramStart"/>
      <w:r w:rsidRPr="000062B9">
        <w:t>'  =</w:t>
      </w:r>
      <w:proofErr w:type="gramEnd"/>
      <w:r w:rsidRPr="000062B9">
        <w:t>&gt; 'audio/x-</w:t>
      </w:r>
      <w:proofErr w:type="spellStart"/>
      <w:r w:rsidRPr="000062B9">
        <w:t>flac</w:t>
      </w:r>
      <w:proofErr w:type="spellEnd"/>
      <w:r w:rsidRPr="000062B9">
        <w:t>',</w:t>
      </w:r>
    </w:p>
    <w:p w14:paraId="63CDE48C" w14:textId="77777777" w:rsidR="003C67D2" w:rsidRPr="000062B9" w:rsidRDefault="003C67D2" w:rsidP="003C67D2">
      <w:r w:rsidRPr="000062B9">
        <w:t>        '</w:t>
      </w:r>
      <w:proofErr w:type="spellStart"/>
      <w:r w:rsidRPr="000062B9">
        <w:t>ogg</w:t>
      </w:r>
      <w:proofErr w:type="spellEnd"/>
      <w:r w:rsidRPr="000062B9">
        <w:t>'   =&gt; [</w:t>
      </w:r>
    </w:p>
    <w:p w14:paraId="6CC5A806" w14:textId="77777777" w:rsidR="003C67D2" w:rsidRPr="003C67D2" w:rsidRDefault="003C67D2" w:rsidP="003C67D2">
      <w:pPr>
        <w:rPr>
          <w:lang w:val="en-US"/>
        </w:rPr>
      </w:pPr>
      <w:r w:rsidRPr="000062B9">
        <w:t xml:space="preserve">            </w:t>
      </w:r>
      <w:r w:rsidRPr="003C67D2">
        <w:rPr>
          <w:lang w:val="en-US"/>
        </w:rPr>
        <w:t>'audio/</w:t>
      </w:r>
      <w:proofErr w:type="spellStart"/>
      <w:r w:rsidRPr="003C67D2">
        <w:rPr>
          <w:lang w:val="en-US"/>
        </w:rPr>
        <w:t>ogg</w:t>
      </w:r>
      <w:proofErr w:type="spellEnd"/>
      <w:r w:rsidRPr="003C67D2">
        <w:rPr>
          <w:lang w:val="en-US"/>
        </w:rPr>
        <w:t>',</w:t>
      </w:r>
    </w:p>
    <w:p w14:paraId="75CBCD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'video/</w:t>
      </w:r>
      <w:proofErr w:type="spellStart"/>
      <w:r w:rsidRPr="003C67D2">
        <w:rPr>
          <w:lang w:val="en-US"/>
        </w:rPr>
        <w:t>ogg</w:t>
      </w:r>
      <w:proofErr w:type="spellEnd"/>
      <w:r w:rsidRPr="003C67D2">
        <w:rPr>
          <w:lang w:val="en-US"/>
        </w:rPr>
        <w:t>',</w:t>
      </w:r>
    </w:p>
    <w:p w14:paraId="26A56F7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ogg</w:t>
      </w:r>
      <w:proofErr w:type="spellEnd"/>
      <w:r w:rsidRPr="003C67D2">
        <w:rPr>
          <w:lang w:val="en-US"/>
        </w:rPr>
        <w:t>',</w:t>
      </w:r>
    </w:p>
    <w:p w14:paraId="33B26D3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5F14C5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kmz</w:t>
      </w:r>
      <w:proofErr w:type="spellEnd"/>
      <w:r w:rsidRPr="003C67D2">
        <w:rPr>
          <w:lang w:val="en-US"/>
        </w:rPr>
        <w:t>'   =&gt; [</w:t>
      </w:r>
    </w:p>
    <w:p w14:paraId="3AE0F6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vnd.google-earth.kmz</w:t>
      </w:r>
      <w:proofErr w:type="spellEnd"/>
      <w:r w:rsidRPr="003C67D2">
        <w:rPr>
          <w:lang w:val="en-US"/>
        </w:rPr>
        <w:t>',</w:t>
      </w:r>
    </w:p>
    <w:p w14:paraId="636357E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'application/zip',</w:t>
      </w:r>
    </w:p>
    <w:p w14:paraId="753047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'application/x-zip',</w:t>
      </w:r>
    </w:p>
    <w:p w14:paraId="5822D3E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B2738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kml</w:t>
      </w:r>
      <w:proofErr w:type="spellEnd"/>
      <w:r w:rsidRPr="003C67D2">
        <w:rPr>
          <w:lang w:val="en-US"/>
        </w:rPr>
        <w:t>'   =&gt; [</w:t>
      </w:r>
    </w:p>
    <w:p w14:paraId="3ABDD6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vnd.google-earth.kml+xml</w:t>
      </w:r>
      <w:proofErr w:type="spellEnd"/>
      <w:r w:rsidRPr="003C67D2">
        <w:rPr>
          <w:lang w:val="en-US"/>
        </w:rPr>
        <w:t>',</w:t>
      </w:r>
    </w:p>
    <w:p w14:paraId="1FEAE4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'application/xml',</w:t>
      </w:r>
    </w:p>
    <w:p w14:paraId="115237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'text/xml',</w:t>
      </w:r>
    </w:p>
    <w:p w14:paraId="1A20690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686911A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</w:t>
      </w:r>
      <w:proofErr w:type="spellStart"/>
      <w:r w:rsidRPr="003C67D2">
        <w:rPr>
          <w:lang w:val="en-US"/>
        </w:rPr>
        <w:t>ics'</w:t>
      </w:r>
      <w:proofErr w:type="spellEnd"/>
      <w:r w:rsidRPr="003C67D2">
        <w:rPr>
          <w:lang w:val="en-US"/>
        </w:rPr>
        <w:t xml:space="preserve">   =&gt; 'text/calendar',</w:t>
      </w:r>
    </w:p>
    <w:p w14:paraId="21D6CF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ical</w:t>
      </w:r>
      <w:proofErr w:type="spellEnd"/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'text/calendar',</w:t>
      </w:r>
    </w:p>
    <w:p w14:paraId="48DC31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zsh</w:t>
      </w:r>
      <w:proofErr w:type="spellEnd"/>
      <w:r w:rsidRPr="003C67D2">
        <w:rPr>
          <w:lang w:val="en-US"/>
        </w:rPr>
        <w:t>'   =&gt; 'text/x-</w:t>
      </w:r>
      <w:proofErr w:type="spellStart"/>
      <w:r w:rsidRPr="003C67D2">
        <w:rPr>
          <w:lang w:val="en-US"/>
        </w:rPr>
        <w:t>scriptzsh</w:t>
      </w:r>
      <w:proofErr w:type="spellEnd"/>
      <w:r w:rsidRPr="003C67D2">
        <w:rPr>
          <w:lang w:val="en-US"/>
        </w:rPr>
        <w:t>',</w:t>
      </w:r>
    </w:p>
    <w:p w14:paraId="4259D0B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'7zip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[</w:t>
      </w:r>
    </w:p>
    <w:p w14:paraId="0AA806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'application/x-compressed',</w:t>
      </w:r>
    </w:p>
    <w:p w14:paraId="6B1B5F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'application/x-zip-compressed',</w:t>
      </w:r>
    </w:p>
    <w:p w14:paraId="142E020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'application/zip',</w:t>
      </w:r>
    </w:p>
    <w:p w14:paraId="440FF9B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'multipart/x-zip',</w:t>
      </w:r>
    </w:p>
    <w:p w14:paraId="33ECC0E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1CB0E6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cdr</w:t>
      </w:r>
      <w:proofErr w:type="spellEnd"/>
      <w:r w:rsidRPr="003C67D2">
        <w:rPr>
          <w:lang w:val="en-US"/>
        </w:rPr>
        <w:t>'   =&gt; [</w:t>
      </w:r>
    </w:p>
    <w:p w14:paraId="499A2A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cdr</w:t>
      </w:r>
      <w:proofErr w:type="spellEnd"/>
      <w:r w:rsidRPr="003C67D2">
        <w:rPr>
          <w:lang w:val="en-US"/>
        </w:rPr>
        <w:t>',</w:t>
      </w:r>
    </w:p>
    <w:p w14:paraId="3A5FA80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</w:t>
      </w:r>
      <w:proofErr w:type="spellStart"/>
      <w:r w:rsidRPr="003C67D2">
        <w:rPr>
          <w:lang w:val="en-US"/>
        </w:rPr>
        <w:t>coreldraw</w:t>
      </w:r>
      <w:proofErr w:type="spellEnd"/>
      <w:r w:rsidRPr="003C67D2">
        <w:rPr>
          <w:lang w:val="en-US"/>
        </w:rPr>
        <w:t>',</w:t>
      </w:r>
    </w:p>
    <w:p w14:paraId="02BF27D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cdr</w:t>
      </w:r>
      <w:proofErr w:type="spellEnd"/>
      <w:r w:rsidRPr="003C67D2">
        <w:rPr>
          <w:lang w:val="en-US"/>
        </w:rPr>
        <w:t>',</w:t>
      </w:r>
    </w:p>
    <w:p w14:paraId="7A66FA4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</w:t>
      </w:r>
      <w:proofErr w:type="spellStart"/>
      <w:r w:rsidRPr="003C67D2">
        <w:rPr>
          <w:lang w:val="en-US"/>
        </w:rPr>
        <w:t>coreldraw</w:t>
      </w:r>
      <w:proofErr w:type="spellEnd"/>
      <w:r w:rsidRPr="003C67D2">
        <w:rPr>
          <w:lang w:val="en-US"/>
        </w:rPr>
        <w:t>',</w:t>
      </w:r>
    </w:p>
    <w:p w14:paraId="5B9D4E7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cdr</w:t>
      </w:r>
      <w:proofErr w:type="spellEnd"/>
      <w:r w:rsidRPr="003C67D2">
        <w:rPr>
          <w:lang w:val="en-US"/>
        </w:rPr>
        <w:t>',</w:t>
      </w:r>
    </w:p>
    <w:p w14:paraId="3CD80A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</w:t>
      </w:r>
      <w:proofErr w:type="spellStart"/>
      <w:r w:rsidRPr="003C67D2">
        <w:rPr>
          <w:lang w:val="en-US"/>
        </w:rPr>
        <w:t>cdr</w:t>
      </w:r>
      <w:proofErr w:type="spellEnd"/>
      <w:r w:rsidRPr="003C67D2">
        <w:rPr>
          <w:lang w:val="en-US"/>
        </w:rPr>
        <w:t>',</w:t>
      </w:r>
    </w:p>
    <w:p w14:paraId="4721CB6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</w:t>
      </w:r>
      <w:proofErr w:type="spellStart"/>
      <w:proofErr w:type="gramStart"/>
      <w:r w:rsidRPr="003C67D2">
        <w:rPr>
          <w:lang w:val="en-US"/>
        </w:rPr>
        <w:t>zz</w:t>
      </w:r>
      <w:proofErr w:type="spellEnd"/>
      <w:proofErr w:type="gramEnd"/>
      <w:r w:rsidRPr="003C67D2">
        <w:rPr>
          <w:lang w:val="en-US"/>
        </w:rPr>
        <w:t>-application/</w:t>
      </w:r>
      <w:proofErr w:type="spellStart"/>
      <w:r w:rsidRPr="003C67D2">
        <w:rPr>
          <w:lang w:val="en-US"/>
        </w:rPr>
        <w:t>zz-winassoc-cdr</w:t>
      </w:r>
      <w:proofErr w:type="spellEnd"/>
      <w:r w:rsidRPr="003C67D2">
        <w:rPr>
          <w:lang w:val="en-US"/>
        </w:rPr>
        <w:t>',</w:t>
      </w:r>
    </w:p>
    <w:p w14:paraId="768441B2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],</w:t>
      </w:r>
    </w:p>
    <w:p w14:paraId="4AD9345D" w14:textId="77777777" w:rsidR="003C67D2" w:rsidRPr="003C67D2" w:rsidRDefault="003C67D2" w:rsidP="003C67D2">
      <w:r w:rsidRPr="003C67D2">
        <w:t>        '</w:t>
      </w:r>
      <w:proofErr w:type="spellStart"/>
      <w:r w:rsidRPr="003C67D2">
        <w:t>wma</w:t>
      </w:r>
      <w:proofErr w:type="spellEnd"/>
      <w:r w:rsidRPr="003C67D2">
        <w:t>'   =&gt; [</w:t>
      </w:r>
    </w:p>
    <w:p w14:paraId="09BAA071" w14:textId="77777777" w:rsidR="003C67D2" w:rsidRPr="003C67D2" w:rsidRDefault="003C67D2" w:rsidP="003C67D2">
      <w:r w:rsidRPr="003C67D2">
        <w:t>            'audio/x-ms-</w:t>
      </w:r>
      <w:proofErr w:type="spellStart"/>
      <w:r w:rsidRPr="003C67D2">
        <w:t>wma</w:t>
      </w:r>
      <w:proofErr w:type="spellEnd"/>
      <w:r w:rsidRPr="003C67D2">
        <w:t>',</w:t>
      </w:r>
    </w:p>
    <w:p w14:paraId="57A9BB8F" w14:textId="77777777" w:rsidR="003C67D2" w:rsidRPr="003C67D2" w:rsidRDefault="003C67D2" w:rsidP="003C67D2">
      <w:r w:rsidRPr="003C67D2">
        <w:t>            'video/x-ms-</w:t>
      </w:r>
      <w:proofErr w:type="spellStart"/>
      <w:r w:rsidRPr="003C67D2">
        <w:t>asf</w:t>
      </w:r>
      <w:proofErr w:type="spellEnd"/>
      <w:r w:rsidRPr="003C67D2">
        <w:t>',</w:t>
      </w:r>
    </w:p>
    <w:p w14:paraId="258D32BE" w14:textId="77777777" w:rsidR="003C67D2" w:rsidRPr="003C67D2" w:rsidRDefault="003C67D2" w:rsidP="003C67D2">
      <w:r w:rsidRPr="003C67D2">
        <w:t>        ],</w:t>
      </w:r>
    </w:p>
    <w:p w14:paraId="34E07C0A" w14:textId="77777777" w:rsidR="003C67D2" w:rsidRPr="003C67D2" w:rsidRDefault="003C67D2" w:rsidP="003C67D2">
      <w:r w:rsidRPr="003C67D2">
        <w:t>        '</w:t>
      </w:r>
      <w:proofErr w:type="spellStart"/>
      <w:r w:rsidRPr="003C67D2">
        <w:t>jar</w:t>
      </w:r>
      <w:proofErr w:type="spellEnd"/>
      <w:r w:rsidRPr="003C67D2">
        <w:t>'   =&gt; [</w:t>
      </w:r>
    </w:p>
    <w:p w14:paraId="23035D62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    </w:t>
      </w:r>
      <w:r w:rsidRPr="003C67D2">
        <w:rPr>
          <w:lang w:val="en-US"/>
        </w:rPr>
        <w:t>'application/java-archive',</w:t>
      </w:r>
    </w:p>
    <w:p w14:paraId="532232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'application/x-java-application',</w:t>
      </w:r>
    </w:p>
    <w:p w14:paraId="61FBE1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'application/x-jar',</w:t>
      </w:r>
    </w:p>
    <w:p w14:paraId="170DE9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    'application/x-compressed',</w:t>
      </w:r>
    </w:p>
    <w:p w14:paraId="0BB2F9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6C1F882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svg</w:t>
      </w:r>
      <w:proofErr w:type="spellEnd"/>
      <w:r w:rsidRPr="003C67D2">
        <w:rPr>
          <w:lang w:val="en-US"/>
        </w:rPr>
        <w:t>'   =&gt; [</w:t>
      </w:r>
    </w:p>
    <w:p w14:paraId="10B6306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svg+xml</w:t>
      </w:r>
      <w:proofErr w:type="spellEnd"/>
      <w:r w:rsidRPr="003C67D2">
        <w:rPr>
          <w:lang w:val="en-US"/>
        </w:rPr>
        <w:t>',</w:t>
      </w:r>
    </w:p>
    <w:p w14:paraId="386AE3B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'application/xml',</w:t>
      </w:r>
    </w:p>
    <w:p w14:paraId="77AE9B3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'text/xml',</w:t>
      </w:r>
    </w:p>
    <w:p w14:paraId="0085DF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2AD4881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vcf</w:t>
      </w:r>
      <w:proofErr w:type="spellEnd"/>
      <w:r w:rsidRPr="003C67D2">
        <w:rPr>
          <w:lang w:val="en-US"/>
        </w:rPr>
        <w:t>'   =&gt; 'text/x-</w:t>
      </w:r>
      <w:proofErr w:type="spellStart"/>
      <w:r w:rsidRPr="003C67D2">
        <w:rPr>
          <w:lang w:val="en-US"/>
        </w:rPr>
        <w:t>vcard</w:t>
      </w:r>
      <w:proofErr w:type="spellEnd"/>
      <w:r w:rsidRPr="003C67D2">
        <w:rPr>
          <w:lang w:val="en-US"/>
        </w:rPr>
        <w:t>',</w:t>
      </w:r>
    </w:p>
    <w:p w14:paraId="367551D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srt</w:t>
      </w:r>
      <w:proofErr w:type="spellEnd"/>
      <w:r w:rsidRPr="003C67D2">
        <w:rPr>
          <w:lang w:val="en-US"/>
        </w:rPr>
        <w:t>'   =&gt; [</w:t>
      </w:r>
    </w:p>
    <w:p w14:paraId="4DD089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</w:t>
      </w:r>
      <w:proofErr w:type="spellStart"/>
      <w:r w:rsidRPr="003C67D2">
        <w:rPr>
          <w:lang w:val="en-US"/>
        </w:rPr>
        <w:t>srt</w:t>
      </w:r>
      <w:proofErr w:type="spellEnd"/>
      <w:r w:rsidRPr="003C67D2">
        <w:rPr>
          <w:lang w:val="en-US"/>
        </w:rPr>
        <w:t>',</w:t>
      </w:r>
    </w:p>
    <w:p w14:paraId="542A13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6D49647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33A13A1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vtt</w:t>
      </w:r>
      <w:proofErr w:type="spellEnd"/>
      <w:r w:rsidRPr="003C67D2">
        <w:rPr>
          <w:lang w:val="en-US"/>
        </w:rPr>
        <w:t>'   =&gt; [</w:t>
      </w:r>
    </w:p>
    <w:p w14:paraId="4B3EA28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</w:t>
      </w:r>
      <w:proofErr w:type="spellStart"/>
      <w:r w:rsidRPr="003C67D2">
        <w:rPr>
          <w:lang w:val="en-US"/>
        </w:rPr>
        <w:t>vtt</w:t>
      </w:r>
      <w:proofErr w:type="spellEnd"/>
      <w:r w:rsidRPr="003C67D2">
        <w:rPr>
          <w:lang w:val="en-US"/>
        </w:rPr>
        <w:t>',</w:t>
      </w:r>
    </w:p>
    <w:p w14:paraId="3CEDFFE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'text/plain',</w:t>
      </w:r>
    </w:p>
    <w:p w14:paraId="117EA8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430FDB8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ico</w:t>
      </w:r>
      <w:proofErr w:type="spellEnd"/>
      <w:r w:rsidRPr="003C67D2">
        <w:rPr>
          <w:lang w:val="en-US"/>
        </w:rPr>
        <w:t>'   =&gt; [</w:t>
      </w:r>
    </w:p>
    <w:p w14:paraId="5264940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'image/x-icon',</w:t>
      </w:r>
    </w:p>
    <w:p w14:paraId="77903B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'image/x-</w:t>
      </w:r>
      <w:proofErr w:type="spellStart"/>
      <w:r w:rsidRPr="003C67D2">
        <w:rPr>
          <w:lang w:val="en-US"/>
        </w:rPr>
        <w:t>ico</w:t>
      </w:r>
      <w:proofErr w:type="spellEnd"/>
      <w:r w:rsidRPr="003C67D2">
        <w:rPr>
          <w:lang w:val="en-US"/>
        </w:rPr>
        <w:t>',</w:t>
      </w:r>
    </w:p>
    <w:p w14:paraId="735967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'image/</w:t>
      </w:r>
      <w:proofErr w:type="spellStart"/>
      <w:r w:rsidRPr="003C67D2">
        <w:rPr>
          <w:lang w:val="en-US"/>
        </w:rPr>
        <w:t>vnd.microsoft.icon</w:t>
      </w:r>
      <w:proofErr w:type="spellEnd"/>
      <w:r w:rsidRPr="003C67D2">
        <w:rPr>
          <w:lang w:val="en-US"/>
        </w:rPr>
        <w:t>',</w:t>
      </w:r>
    </w:p>
    <w:p w14:paraId="47F75F7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],</w:t>
      </w:r>
    </w:p>
    <w:p w14:paraId="7815B96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7477BE6C" w14:textId="77777777" w:rsidR="003C67D2" w:rsidRPr="003C67D2" w:rsidRDefault="003C67D2" w:rsidP="003C67D2">
      <w:pPr>
        <w:rPr>
          <w:lang w:val="en-US"/>
        </w:rPr>
      </w:pPr>
    </w:p>
    <w:p w14:paraId="30D1330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//--------------------------------------------------------------------</w:t>
      </w:r>
    </w:p>
    <w:p w14:paraId="649FDF92" w14:textId="77777777" w:rsidR="003C67D2" w:rsidRPr="003C67D2" w:rsidRDefault="003C67D2" w:rsidP="003C67D2">
      <w:pPr>
        <w:rPr>
          <w:lang w:val="en-US"/>
        </w:rPr>
      </w:pPr>
    </w:p>
    <w:p w14:paraId="6450D52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0C0F2A3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 Attempts to determine the best mime type for the given file extension.</w:t>
      </w:r>
    </w:p>
    <w:p w14:paraId="3CD263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6E4128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@param string $extension</w:t>
      </w:r>
    </w:p>
    <w:p w14:paraId="54AA7E2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2BB6425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@return </w:t>
      </w:r>
      <w:proofErr w:type="spellStart"/>
      <w:r w:rsidRPr="003C67D2">
        <w:rPr>
          <w:lang w:val="en-US"/>
        </w:rPr>
        <w:t>string|null</w:t>
      </w:r>
      <w:proofErr w:type="spell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The</w:t>
      </w:r>
      <w:proofErr w:type="gramEnd"/>
      <w:r w:rsidRPr="003C67D2">
        <w:rPr>
          <w:lang w:val="en-US"/>
        </w:rPr>
        <w:t xml:space="preserve"> mime type found, or none if unable to determine.</w:t>
      </w:r>
    </w:p>
    <w:p w14:paraId="0A1C930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54016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public static function </w:t>
      </w:r>
      <w:proofErr w:type="spellStart"/>
      <w:proofErr w:type="gramStart"/>
      <w:r w:rsidRPr="003C67D2">
        <w:rPr>
          <w:lang w:val="en-US"/>
        </w:rPr>
        <w:t>guessTypeFromExtension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string $extension)</w:t>
      </w:r>
    </w:p>
    <w:p w14:paraId="06B4D27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{</w:t>
      </w:r>
    </w:p>
    <w:p w14:paraId="61FABA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$extension = trim(</w:t>
      </w:r>
      <w:proofErr w:type="spellStart"/>
      <w:r w:rsidRPr="003C67D2">
        <w:rPr>
          <w:lang w:val="en-US"/>
        </w:rPr>
        <w:t>strtolower</w:t>
      </w:r>
      <w:proofErr w:type="spellEnd"/>
      <w:r w:rsidRPr="003C67D2">
        <w:rPr>
          <w:lang w:val="en-US"/>
        </w:rPr>
        <w:t>($extension), '. ');</w:t>
      </w:r>
    </w:p>
    <w:p w14:paraId="6AC365D8" w14:textId="77777777" w:rsidR="003C67D2" w:rsidRPr="003C67D2" w:rsidRDefault="003C67D2" w:rsidP="003C67D2">
      <w:pPr>
        <w:rPr>
          <w:lang w:val="en-US"/>
        </w:rPr>
      </w:pPr>
    </w:p>
    <w:p w14:paraId="6526F1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if (! </w:t>
      </w:r>
      <w:proofErr w:type="spellStart"/>
      <w:r w:rsidRPr="003C67D2">
        <w:rPr>
          <w:lang w:val="en-US"/>
        </w:rPr>
        <w:t>array_key_</w:t>
      </w:r>
      <w:proofErr w:type="gramStart"/>
      <w:r w:rsidRPr="003C67D2">
        <w:rPr>
          <w:lang w:val="en-US"/>
        </w:rPr>
        <w:t>exists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 xml:space="preserve">$extension, </w:t>
      </w:r>
      <w:proofErr w:type="gramStart"/>
      <w:r w:rsidRPr="003C67D2">
        <w:rPr>
          <w:lang w:val="en-US"/>
        </w:rPr>
        <w:t>static::</w:t>
      </w:r>
      <w:proofErr w:type="gramEnd"/>
      <w:r w:rsidRPr="003C67D2">
        <w:rPr>
          <w:lang w:val="en-US"/>
        </w:rPr>
        <w:t>$mimes))</w:t>
      </w:r>
    </w:p>
    <w:p w14:paraId="2218FEA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{</w:t>
      </w:r>
    </w:p>
    <w:p w14:paraId="33ED367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return null;</w:t>
      </w:r>
    </w:p>
    <w:p w14:paraId="2E4E394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</w:t>
      </w:r>
    </w:p>
    <w:p w14:paraId="09F77943" w14:textId="77777777" w:rsidR="003C67D2" w:rsidRPr="003C67D2" w:rsidRDefault="003C67D2" w:rsidP="003C67D2">
      <w:pPr>
        <w:rPr>
          <w:lang w:val="en-US"/>
        </w:rPr>
      </w:pPr>
    </w:p>
    <w:p w14:paraId="75F3C27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return </w:t>
      </w:r>
      <w:proofErr w:type="spellStart"/>
      <w:r w:rsidRPr="003C67D2">
        <w:rPr>
          <w:lang w:val="en-US"/>
        </w:rPr>
        <w:t>is_</w:t>
      </w:r>
      <w:proofErr w:type="gramStart"/>
      <w:r w:rsidRPr="003C67D2">
        <w:rPr>
          <w:lang w:val="en-US"/>
        </w:rPr>
        <w:t>array</w:t>
      </w:r>
      <w:proofErr w:type="spellEnd"/>
      <w:r w:rsidRPr="003C67D2">
        <w:rPr>
          <w:lang w:val="en-US"/>
        </w:rPr>
        <w:t>(static::</w:t>
      </w:r>
      <w:proofErr w:type="gramEnd"/>
      <w:r w:rsidRPr="003C67D2">
        <w:rPr>
          <w:lang w:val="en-US"/>
        </w:rPr>
        <w:t>$mimes[$extension]</w:t>
      </w:r>
      <w:proofErr w:type="gramStart"/>
      <w:r w:rsidRPr="003C67D2">
        <w:rPr>
          <w:lang w:val="en-US"/>
        </w:rPr>
        <w:t>) ?</w:t>
      </w:r>
      <w:proofErr w:type="gram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static::</w:t>
      </w:r>
      <w:proofErr w:type="gramEnd"/>
      <w:r w:rsidRPr="003C67D2">
        <w:rPr>
          <w:lang w:val="en-US"/>
        </w:rPr>
        <w:t>$mimes[$extension][0</w:t>
      </w:r>
      <w:proofErr w:type="gramStart"/>
      <w:r w:rsidRPr="003C67D2">
        <w:rPr>
          <w:lang w:val="en-US"/>
        </w:rPr>
        <w:t>] :</w:t>
      </w:r>
      <w:proofErr w:type="gram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static::</w:t>
      </w:r>
      <w:proofErr w:type="gramEnd"/>
      <w:r w:rsidRPr="003C67D2">
        <w:rPr>
          <w:lang w:val="en-US"/>
        </w:rPr>
        <w:t>$mimes[$extension];</w:t>
      </w:r>
    </w:p>
    <w:p w14:paraId="237892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}</w:t>
      </w:r>
    </w:p>
    <w:p w14:paraId="639BB331" w14:textId="77777777" w:rsidR="003C67D2" w:rsidRPr="003C67D2" w:rsidRDefault="003C67D2" w:rsidP="003C67D2">
      <w:pPr>
        <w:rPr>
          <w:lang w:val="en-US"/>
        </w:rPr>
      </w:pPr>
    </w:p>
    <w:p w14:paraId="67365B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//--------------------------------------------------------------------</w:t>
      </w:r>
    </w:p>
    <w:p w14:paraId="2B71A057" w14:textId="77777777" w:rsidR="003C67D2" w:rsidRPr="003C67D2" w:rsidRDefault="003C67D2" w:rsidP="003C67D2">
      <w:pPr>
        <w:rPr>
          <w:lang w:val="en-US"/>
        </w:rPr>
      </w:pPr>
    </w:p>
    <w:p w14:paraId="4120EC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271006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Attempts to determine the best file extension for a given mime type.</w:t>
      </w:r>
    </w:p>
    <w:p w14:paraId="2CCEC7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3C3EDC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@param string $type</w:t>
      </w:r>
    </w:p>
    <w:p w14:paraId="5E85590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@param string 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 xml:space="preserve"> - default extension (in case there is more than one with the same mime type)</w:t>
      </w:r>
    </w:p>
    <w:p w14:paraId="3CB495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</w:t>
      </w:r>
    </w:p>
    <w:p w14:paraId="76DD8E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@return </w:t>
      </w:r>
      <w:proofErr w:type="spellStart"/>
      <w:r w:rsidRPr="003C67D2">
        <w:rPr>
          <w:lang w:val="en-US"/>
        </w:rPr>
        <w:t>string|null</w:t>
      </w:r>
      <w:proofErr w:type="spell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The</w:t>
      </w:r>
      <w:proofErr w:type="gramEnd"/>
      <w:r w:rsidRPr="003C67D2">
        <w:rPr>
          <w:lang w:val="en-US"/>
        </w:rPr>
        <w:t xml:space="preserve"> extension determined, or null if unable to match.</w:t>
      </w:r>
    </w:p>
    <w:p w14:paraId="2CAA90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267CF41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public static function </w:t>
      </w:r>
      <w:proofErr w:type="spellStart"/>
      <w:proofErr w:type="gramStart"/>
      <w:r w:rsidRPr="003C67D2">
        <w:rPr>
          <w:lang w:val="en-US"/>
        </w:rPr>
        <w:t>guessExtensionFromType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string $type</w:t>
      </w:r>
      <w:proofErr w:type="gramStart"/>
      <w:r w:rsidRPr="003C67D2">
        <w:rPr>
          <w:lang w:val="en-US"/>
        </w:rPr>
        <w:t>, ?string</w:t>
      </w:r>
      <w:proofErr w:type="gramEnd"/>
      <w:r w:rsidRPr="003C67D2">
        <w:rPr>
          <w:lang w:val="en-US"/>
        </w:rPr>
        <w:t xml:space="preserve"> 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 xml:space="preserve"> = null)</w:t>
      </w:r>
    </w:p>
    <w:p w14:paraId="22AC2B5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{</w:t>
      </w:r>
    </w:p>
    <w:p w14:paraId="4208339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$type = trim(</w:t>
      </w:r>
      <w:proofErr w:type="spellStart"/>
      <w:r w:rsidRPr="003C67D2">
        <w:rPr>
          <w:lang w:val="en-US"/>
        </w:rPr>
        <w:t>strtolower</w:t>
      </w:r>
      <w:proofErr w:type="spellEnd"/>
      <w:r w:rsidRPr="003C67D2">
        <w:rPr>
          <w:lang w:val="en-US"/>
        </w:rPr>
        <w:t>($type), '. ');</w:t>
      </w:r>
    </w:p>
    <w:p w14:paraId="4FAF6F5C" w14:textId="77777777" w:rsidR="003C67D2" w:rsidRPr="003C67D2" w:rsidRDefault="003C67D2" w:rsidP="003C67D2">
      <w:pPr>
        <w:rPr>
          <w:lang w:val="en-US"/>
        </w:rPr>
      </w:pPr>
    </w:p>
    <w:p w14:paraId="184FF7E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 xml:space="preserve"> = trim(</w:t>
      </w:r>
      <w:proofErr w:type="spellStart"/>
      <w:r w:rsidRPr="003C67D2">
        <w:rPr>
          <w:lang w:val="en-US"/>
        </w:rPr>
        <w:t>strtolower</w:t>
      </w:r>
      <w:proofErr w:type="spellEnd"/>
      <w:r w:rsidRPr="003C67D2">
        <w:rPr>
          <w:lang w:val="en-US"/>
        </w:rPr>
        <w:t>($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>));</w:t>
      </w:r>
    </w:p>
    <w:p w14:paraId="4EE6772A" w14:textId="77777777" w:rsidR="003C67D2" w:rsidRPr="003C67D2" w:rsidRDefault="003C67D2" w:rsidP="003C67D2">
      <w:pPr>
        <w:rPr>
          <w:lang w:val="en-US"/>
        </w:rPr>
      </w:pPr>
    </w:p>
    <w:p w14:paraId="7A76781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if (! </w:t>
      </w:r>
      <w:proofErr w:type="spellStart"/>
      <w:r w:rsidRPr="003C67D2">
        <w:rPr>
          <w:lang w:val="en-US"/>
        </w:rPr>
        <w:t>is_null</w:t>
      </w:r>
      <w:proofErr w:type="spellEnd"/>
      <w:r w:rsidRPr="003C67D2">
        <w:rPr>
          <w:lang w:val="en-US"/>
        </w:rPr>
        <w:t>($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 xml:space="preserve">) &amp;&amp; </w:t>
      </w:r>
      <w:proofErr w:type="spellStart"/>
      <w:r w:rsidRPr="003C67D2">
        <w:rPr>
          <w:lang w:val="en-US"/>
        </w:rPr>
        <w:t>array_key_</w:t>
      </w:r>
      <w:proofErr w:type="gramStart"/>
      <w:r w:rsidRPr="003C67D2">
        <w:rPr>
          <w:lang w:val="en-US"/>
        </w:rPr>
        <w:t>exists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 xml:space="preserve">, </w:t>
      </w:r>
      <w:proofErr w:type="gramStart"/>
      <w:r w:rsidRPr="003C67D2">
        <w:rPr>
          <w:lang w:val="en-US"/>
        </w:rPr>
        <w:t>static::</w:t>
      </w:r>
      <w:proofErr w:type="gramEnd"/>
      <w:r w:rsidRPr="003C67D2">
        <w:rPr>
          <w:lang w:val="en-US"/>
        </w:rPr>
        <w:t xml:space="preserve">$mimes) &amp;&amp; </w:t>
      </w:r>
      <w:proofErr w:type="spellStart"/>
      <w:r w:rsidRPr="003C67D2">
        <w:rPr>
          <w:lang w:val="en-US"/>
        </w:rPr>
        <w:t>in_</w:t>
      </w:r>
      <w:proofErr w:type="gramStart"/>
      <w:r w:rsidRPr="003C67D2">
        <w:rPr>
          <w:lang w:val="en-US"/>
        </w:rPr>
        <w:t>array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 xml:space="preserve">$type, </w:t>
      </w:r>
      <w:proofErr w:type="spellStart"/>
      <w:r w:rsidRPr="003C67D2">
        <w:rPr>
          <w:lang w:val="en-US"/>
        </w:rPr>
        <w:t>is_</w:t>
      </w:r>
      <w:proofErr w:type="gramStart"/>
      <w:r w:rsidRPr="003C67D2">
        <w:rPr>
          <w:lang w:val="en-US"/>
        </w:rPr>
        <w:t>string</w:t>
      </w:r>
      <w:proofErr w:type="spellEnd"/>
      <w:r w:rsidRPr="003C67D2">
        <w:rPr>
          <w:lang w:val="en-US"/>
        </w:rPr>
        <w:t>(static::</w:t>
      </w:r>
      <w:proofErr w:type="gramEnd"/>
      <w:r w:rsidRPr="003C67D2">
        <w:rPr>
          <w:lang w:val="en-US"/>
        </w:rPr>
        <w:t>$mimes[$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>]</w:t>
      </w:r>
      <w:proofErr w:type="gramStart"/>
      <w:r w:rsidRPr="003C67D2">
        <w:rPr>
          <w:lang w:val="en-US"/>
        </w:rPr>
        <w:t>) ?</w:t>
      </w:r>
      <w:proofErr w:type="gramEnd"/>
      <w:r w:rsidRPr="003C67D2">
        <w:rPr>
          <w:lang w:val="en-US"/>
        </w:rPr>
        <w:t xml:space="preserve"> [</w:t>
      </w:r>
      <w:proofErr w:type="gramStart"/>
      <w:r w:rsidRPr="003C67D2">
        <w:rPr>
          <w:lang w:val="en-US"/>
        </w:rPr>
        <w:t>static::</w:t>
      </w:r>
      <w:proofErr w:type="gramEnd"/>
      <w:r w:rsidRPr="003C67D2">
        <w:rPr>
          <w:lang w:val="en-US"/>
        </w:rPr>
        <w:t>$mimes[$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>]</w:t>
      </w:r>
      <w:proofErr w:type="gramStart"/>
      <w:r w:rsidRPr="003C67D2">
        <w:rPr>
          <w:lang w:val="en-US"/>
        </w:rPr>
        <w:t>] :</w:t>
      </w:r>
      <w:proofErr w:type="gram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static::</w:t>
      </w:r>
      <w:proofErr w:type="gramEnd"/>
      <w:r w:rsidRPr="003C67D2">
        <w:rPr>
          <w:lang w:val="en-US"/>
        </w:rPr>
        <w:t>$mimes[$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>]))</w:t>
      </w:r>
    </w:p>
    <w:p w14:paraId="2DE9475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{</w:t>
      </w:r>
    </w:p>
    <w:p w14:paraId="6963D2A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return $</w:t>
      </w:r>
      <w:proofErr w:type="spellStart"/>
      <w:r w:rsidRPr="003C67D2">
        <w:rPr>
          <w:lang w:val="en-US"/>
        </w:rPr>
        <w:t>proposed_extension</w:t>
      </w:r>
      <w:proofErr w:type="spellEnd"/>
      <w:r w:rsidRPr="003C67D2">
        <w:rPr>
          <w:lang w:val="en-US"/>
        </w:rPr>
        <w:t>;</w:t>
      </w:r>
    </w:p>
    <w:p w14:paraId="3595A4B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</w:t>
      </w:r>
    </w:p>
    <w:p w14:paraId="48DCDBF8" w14:textId="77777777" w:rsidR="003C67D2" w:rsidRPr="003C67D2" w:rsidRDefault="003C67D2" w:rsidP="003C67D2">
      <w:pPr>
        <w:rPr>
          <w:lang w:val="en-US"/>
        </w:rPr>
      </w:pPr>
    </w:p>
    <w:p w14:paraId="5BEF8A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foreach (</w:t>
      </w:r>
      <w:proofErr w:type="gramStart"/>
      <w:r w:rsidRPr="003C67D2">
        <w:rPr>
          <w:lang w:val="en-US"/>
        </w:rPr>
        <w:t>static::</w:t>
      </w:r>
      <w:proofErr w:type="gramEnd"/>
      <w:r w:rsidRPr="003C67D2">
        <w:rPr>
          <w:lang w:val="en-US"/>
        </w:rPr>
        <w:t>$mimes as $</w:t>
      </w:r>
      <w:proofErr w:type="spellStart"/>
      <w:r w:rsidRPr="003C67D2">
        <w:rPr>
          <w:lang w:val="en-US"/>
        </w:rPr>
        <w:t>ext</w:t>
      </w:r>
      <w:proofErr w:type="spellEnd"/>
      <w:r w:rsidRPr="003C67D2">
        <w:rPr>
          <w:lang w:val="en-US"/>
        </w:rPr>
        <w:t xml:space="preserve"> =&gt; $types)</w:t>
      </w:r>
    </w:p>
    <w:p w14:paraId="0FA59A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{</w:t>
      </w:r>
    </w:p>
    <w:p w14:paraId="5F3273A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if ((</w:t>
      </w:r>
      <w:proofErr w:type="spellStart"/>
      <w:r w:rsidRPr="003C67D2">
        <w:rPr>
          <w:lang w:val="en-US"/>
        </w:rPr>
        <w:t>is_string</w:t>
      </w:r>
      <w:proofErr w:type="spellEnd"/>
      <w:r w:rsidRPr="003C67D2">
        <w:rPr>
          <w:lang w:val="en-US"/>
        </w:rPr>
        <w:t>($types) &amp;&amp; $types === $type) || (</w:t>
      </w:r>
      <w:proofErr w:type="spellStart"/>
      <w:r w:rsidRPr="003C67D2">
        <w:rPr>
          <w:lang w:val="en-US"/>
        </w:rPr>
        <w:t>is_array</w:t>
      </w:r>
      <w:proofErr w:type="spellEnd"/>
      <w:r w:rsidRPr="003C67D2">
        <w:rPr>
          <w:lang w:val="en-US"/>
        </w:rPr>
        <w:t xml:space="preserve">($types) &amp;&amp; </w:t>
      </w:r>
      <w:proofErr w:type="spellStart"/>
      <w:r w:rsidRPr="003C67D2">
        <w:rPr>
          <w:lang w:val="en-US"/>
        </w:rPr>
        <w:t>in_</w:t>
      </w:r>
      <w:proofErr w:type="gramStart"/>
      <w:r w:rsidRPr="003C67D2">
        <w:rPr>
          <w:lang w:val="en-US"/>
        </w:rPr>
        <w:t>array</w:t>
      </w:r>
      <w:proofErr w:type="spellEnd"/>
      <w:r w:rsidRPr="003C67D2">
        <w:rPr>
          <w:lang w:val="en-US"/>
        </w:rPr>
        <w:t>(</w:t>
      </w:r>
      <w:proofErr w:type="gramEnd"/>
      <w:r w:rsidRPr="003C67D2">
        <w:rPr>
          <w:lang w:val="en-US"/>
        </w:rPr>
        <w:t>$type, $types)))</w:t>
      </w:r>
    </w:p>
    <w:p w14:paraId="2D8C0B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{</w:t>
      </w:r>
    </w:p>
    <w:p w14:paraId="70AC0A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    return $</w:t>
      </w:r>
      <w:proofErr w:type="spellStart"/>
      <w:r w:rsidRPr="003C67D2">
        <w:rPr>
          <w:lang w:val="en-US"/>
        </w:rPr>
        <w:t>ext</w:t>
      </w:r>
      <w:proofErr w:type="spellEnd"/>
      <w:r w:rsidRPr="003C67D2">
        <w:rPr>
          <w:lang w:val="en-US"/>
        </w:rPr>
        <w:t>;</w:t>
      </w:r>
    </w:p>
    <w:p w14:paraId="13297D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    }</w:t>
      </w:r>
    </w:p>
    <w:p w14:paraId="39C6408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}</w:t>
      </w:r>
    </w:p>
    <w:p w14:paraId="05A5E16C" w14:textId="77777777" w:rsidR="003C67D2" w:rsidRPr="003C67D2" w:rsidRDefault="003C67D2" w:rsidP="003C67D2">
      <w:pPr>
        <w:rPr>
          <w:lang w:val="en-US"/>
        </w:rPr>
      </w:pPr>
    </w:p>
    <w:p w14:paraId="47C59B1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return null;</w:t>
      </w:r>
    </w:p>
    <w:p w14:paraId="02DAA2D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}</w:t>
      </w:r>
    </w:p>
    <w:p w14:paraId="18A4AB8E" w14:textId="77777777" w:rsidR="003C67D2" w:rsidRPr="003C67D2" w:rsidRDefault="003C67D2" w:rsidP="003C67D2">
      <w:pPr>
        <w:rPr>
          <w:lang w:val="en-US"/>
        </w:rPr>
      </w:pPr>
    </w:p>
    <w:p w14:paraId="00561D9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//--------------------------------------------------------------------</w:t>
      </w:r>
    </w:p>
    <w:p w14:paraId="02B9DA6A" w14:textId="77777777" w:rsidR="003C67D2" w:rsidRPr="003C67D2" w:rsidRDefault="003C67D2" w:rsidP="003C67D2">
      <w:pPr>
        <w:rPr>
          <w:lang w:val="en-US"/>
        </w:rPr>
      </w:pPr>
    </w:p>
    <w:p w14:paraId="2EFCBC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30DC0241" w14:textId="77777777" w:rsidR="003C67D2" w:rsidRPr="003C67D2" w:rsidRDefault="003C67D2" w:rsidP="003C67D2">
      <w:pPr>
        <w:rPr>
          <w:lang w:val="en-US"/>
        </w:rPr>
      </w:pPr>
    </w:p>
    <w:p w14:paraId="09EEB013" w14:textId="77777777" w:rsidR="003C67D2" w:rsidRPr="003C67D2" w:rsidRDefault="003C67D2" w:rsidP="003C67D2">
      <w:pPr>
        <w:rPr>
          <w:lang w:val="en-US"/>
        </w:rPr>
      </w:pPr>
    </w:p>
    <w:p w14:paraId="0BCF55FF" w14:textId="38A1C0B4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2</w:t>
      </w:r>
      <w:r w:rsidR="003C67D2">
        <w:rPr>
          <w:lang w:val="en-US"/>
        </w:rPr>
        <w:t>4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Modules.php</w:t>
      </w:r>
      <w:proofErr w:type="spellEnd"/>
    </w:p>
    <w:p w14:paraId="654B6D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</w:p>
    <w:p w14:paraId="19B76AA9" w14:textId="77777777" w:rsidR="003C67D2" w:rsidRPr="003C67D2" w:rsidRDefault="003C67D2" w:rsidP="003C67D2">
      <w:pPr>
        <w:rPr>
          <w:lang w:val="en-US"/>
        </w:rPr>
      </w:pPr>
    </w:p>
    <w:p w14:paraId="2C83891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namespace Config;</w:t>
      </w:r>
    </w:p>
    <w:p w14:paraId="4D2F444C" w14:textId="77777777" w:rsidR="003C67D2" w:rsidRPr="003C67D2" w:rsidRDefault="003C67D2" w:rsidP="003C67D2">
      <w:pPr>
        <w:rPr>
          <w:lang w:val="en-US"/>
        </w:rPr>
      </w:pPr>
    </w:p>
    <w:p w14:paraId="295BE4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use CodeIgniter\Modules\Modules as </w:t>
      </w:r>
      <w:proofErr w:type="spellStart"/>
      <w:r w:rsidRPr="003C67D2">
        <w:rPr>
          <w:lang w:val="en-US"/>
        </w:rPr>
        <w:t>CoreModules</w:t>
      </w:r>
      <w:proofErr w:type="spellEnd"/>
      <w:r w:rsidRPr="003C67D2">
        <w:rPr>
          <w:lang w:val="en-US"/>
        </w:rPr>
        <w:t>;</w:t>
      </w:r>
    </w:p>
    <w:p w14:paraId="455F1090" w14:textId="77777777" w:rsidR="003C67D2" w:rsidRPr="003C67D2" w:rsidRDefault="003C67D2" w:rsidP="003C67D2">
      <w:pPr>
        <w:rPr>
          <w:lang w:val="en-US"/>
        </w:rPr>
      </w:pPr>
    </w:p>
    <w:p w14:paraId="6B0B4B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Modules extends </w:t>
      </w:r>
      <w:proofErr w:type="spellStart"/>
      <w:r w:rsidRPr="003C67D2">
        <w:rPr>
          <w:lang w:val="en-US"/>
        </w:rPr>
        <w:t>CoreModules</w:t>
      </w:r>
      <w:proofErr w:type="spellEnd"/>
    </w:p>
    <w:p w14:paraId="2B6A382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24F9D6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1FA91F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36241BF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Auto-Discovery Enabled?</w:t>
      </w:r>
    </w:p>
    <w:p w14:paraId="225147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2324FD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</w:t>
      </w:r>
    </w:p>
    <w:p w14:paraId="5D252F7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If true, then auto-discovery will happen across all elements listed in</w:t>
      </w:r>
    </w:p>
    <w:p w14:paraId="7699C8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$</w:t>
      </w:r>
      <w:proofErr w:type="spellStart"/>
      <w:r w:rsidRPr="003C67D2">
        <w:rPr>
          <w:lang w:val="en-US"/>
        </w:rPr>
        <w:t>activeExplorers</w:t>
      </w:r>
      <w:proofErr w:type="spellEnd"/>
      <w:r w:rsidRPr="003C67D2">
        <w:rPr>
          <w:lang w:val="en-US"/>
        </w:rPr>
        <w:t xml:space="preserve"> below. If false, no auto-discovery will happen at all,</w:t>
      </w:r>
    </w:p>
    <w:p w14:paraId="049EADA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giving a slight performance boost.</w:t>
      </w:r>
    </w:p>
    <w:p w14:paraId="567853E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6137B14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$enabled = true;</w:t>
      </w:r>
    </w:p>
    <w:p w14:paraId="30984A35" w14:textId="77777777" w:rsidR="003C67D2" w:rsidRPr="003C67D2" w:rsidRDefault="003C67D2" w:rsidP="003C67D2">
      <w:pPr>
        <w:rPr>
          <w:lang w:val="en-US"/>
        </w:rPr>
      </w:pPr>
    </w:p>
    <w:p w14:paraId="5D63983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0D2477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2E0CC53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Auto-Discovery Within Composer Packages Enabled?</w:t>
      </w:r>
    </w:p>
    <w:p w14:paraId="3AF6F47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|--------------------------------------------------------------------------</w:t>
      </w:r>
    </w:p>
    <w:p w14:paraId="2F0E8F5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</w:t>
      </w:r>
    </w:p>
    <w:p w14:paraId="5C9DE95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If true, then auto-discovery will happen across all namespaces loaded</w:t>
      </w:r>
    </w:p>
    <w:p w14:paraId="310D047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| by Composer, as well as the namespaces configured locally.</w:t>
      </w:r>
    </w:p>
    <w:p w14:paraId="5B7252D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4BE06E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discoverInComposer</w:t>
      </w:r>
      <w:proofErr w:type="spellEnd"/>
      <w:r w:rsidRPr="003C67D2">
        <w:rPr>
          <w:lang w:val="en-US"/>
        </w:rPr>
        <w:t xml:space="preserve"> = true;</w:t>
      </w:r>
    </w:p>
    <w:p w14:paraId="7C0C40C0" w14:textId="77777777" w:rsidR="003C67D2" w:rsidRPr="003C67D2" w:rsidRDefault="003C67D2" w:rsidP="003C67D2">
      <w:pPr>
        <w:rPr>
          <w:lang w:val="en-US"/>
        </w:rPr>
      </w:pPr>
    </w:p>
    <w:p w14:paraId="7D1D10F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F20C0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683EB3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Auto-discover Rules</w:t>
      </w:r>
    </w:p>
    <w:p w14:paraId="0DE2BAD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4E260C7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24B812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Aliases list of all discovery classes that will be active and used during</w:t>
      </w:r>
    </w:p>
    <w:p w14:paraId="449A90F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current application request.</w:t>
      </w:r>
    </w:p>
    <w:p w14:paraId="78B805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If it is not listed, only the base application elements will be used.</w:t>
      </w:r>
    </w:p>
    <w:p w14:paraId="46B1712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204EFF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$aliases = [</w:t>
      </w:r>
    </w:p>
    <w:p w14:paraId="11A4D27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'events',</w:t>
      </w:r>
    </w:p>
    <w:p w14:paraId="7B29E5A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'registrars',</w:t>
      </w:r>
    </w:p>
    <w:p w14:paraId="115B549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'routes',</w:t>
      </w:r>
    </w:p>
    <w:p w14:paraId="77C9E01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'services',</w:t>
      </w:r>
    </w:p>
    <w:p w14:paraId="16A63F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02D827E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}</w:t>
      </w:r>
    </w:p>
    <w:p w14:paraId="397F66BD" w14:textId="77777777" w:rsidR="003C67D2" w:rsidRPr="003C67D2" w:rsidRDefault="003C67D2" w:rsidP="003C67D2">
      <w:pPr>
        <w:rPr>
          <w:lang w:val="en-US"/>
        </w:rPr>
      </w:pPr>
    </w:p>
    <w:p w14:paraId="1EAE5A58" w14:textId="77777777" w:rsidR="003C67D2" w:rsidRPr="003C67D2" w:rsidRDefault="003C67D2" w:rsidP="003C67D2">
      <w:pPr>
        <w:rPr>
          <w:lang w:val="en-US"/>
        </w:rPr>
      </w:pPr>
    </w:p>
    <w:p w14:paraId="3A73DCD7" w14:textId="06D8DA94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2</w:t>
      </w:r>
      <w:r w:rsidR="003C67D2">
        <w:rPr>
          <w:lang w:val="en-US"/>
        </w:rPr>
        <w:t xml:space="preserve">5 </w:t>
      </w:r>
      <w:proofErr w:type="spellStart"/>
      <w:r>
        <w:rPr>
          <w:lang w:val="en-US"/>
        </w:rPr>
        <w:t>Pager.php</w:t>
      </w:r>
      <w:proofErr w:type="spellEnd"/>
    </w:p>
    <w:p w14:paraId="426A44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01D43FCC" w14:textId="77777777" w:rsidR="003C67D2" w:rsidRPr="003C67D2" w:rsidRDefault="003C67D2" w:rsidP="003C67D2">
      <w:pPr>
        <w:rPr>
          <w:lang w:val="en-US"/>
        </w:rPr>
      </w:pPr>
    </w:p>
    <w:p w14:paraId="46A02A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098C90CF" w14:textId="77777777" w:rsidR="003C67D2" w:rsidRPr="003C67D2" w:rsidRDefault="003C67D2" w:rsidP="003C67D2">
      <w:pPr>
        <w:rPr>
          <w:lang w:val="en-US"/>
        </w:rPr>
      </w:pPr>
    </w:p>
    <w:p w14:paraId="709C00C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Pager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2BD7D41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11F0A74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84D89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31A3131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Templates</w:t>
      </w:r>
    </w:p>
    <w:p w14:paraId="581FE83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5B1B784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47E29C9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Pagination links are rendered out using views to configure </w:t>
      </w:r>
      <w:proofErr w:type="gramStart"/>
      <w:r w:rsidRPr="003C67D2">
        <w:rPr>
          <w:lang w:val="en-US"/>
        </w:rPr>
        <w:t>their</w:t>
      </w:r>
      <w:proofErr w:type="gramEnd"/>
    </w:p>
    <w:p w14:paraId="5B9DB0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appearance. This array contains aliases and the view names to</w:t>
      </w:r>
    </w:p>
    <w:p w14:paraId="4B8D182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use when rendering the links.</w:t>
      </w:r>
    </w:p>
    <w:p w14:paraId="7EE474F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1D674D8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Within each view, the Pager object will be available as $pager,</w:t>
      </w:r>
    </w:p>
    <w:p w14:paraId="1F15A67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and the desired group as $</w:t>
      </w:r>
      <w:proofErr w:type="spellStart"/>
      <w:r w:rsidRPr="003C67D2">
        <w:rPr>
          <w:lang w:val="en-US"/>
        </w:rPr>
        <w:t>pagerGroup</w:t>
      </w:r>
      <w:proofErr w:type="spellEnd"/>
      <w:r w:rsidRPr="003C67D2">
        <w:rPr>
          <w:lang w:val="en-US"/>
        </w:rPr>
        <w:t>;</w:t>
      </w:r>
    </w:p>
    <w:p w14:paraId="1CA09B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58707C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6E59B93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$templates = [</w:t>
      </w:r>
    </w:p>
    <w:p w14:paraId="032298F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default</w:t>
      </w:r>
      <w:proofErr w:type="gramEnd"/>
      <w:r w:rsidRPr="003C67D2">
        <w:rPr>
          <w:lang w:val="en-US"/>
        </w:rPr>
        <w:t>_full</w:t>
      </w:r>
      <w:proofErr w:type="spellEnd"/>
      <w:r w:rsidRPr="003C67D2">
        <w:rPr>
          <w:lang w:val="en-US"/>
        </w:rPr>
        <w:t>'   =&gt; 'CodeIgniter\Pager\Views\</w:t>
      </w:r>
      <w:proofErr w:type="spellStart"/>
      <w:r w:rsidRPr="003C67D2">
        <w:rPr>
          <w:lang w:val="en-US"/>
        </w:rPr>
        <w:t>default_full</w:t>
      </w:r>
      <w:proofErr w:type="spellEnd"/>
      <w:r w:rsidRPr="003C67D2">
        <w:rPr>
          <w:lang w:val="en-US"/>
        </w:rPr>
        <w:t>',</w:t>
      </w:r>
    </w:p>
    <w:p w14:paraId="61541C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default</w:t>
      </w:r>
      <w:proofErr w:type="gramEnd"/>
      <w:r w:rsidRPr="003C67D2">
        <w:rPr>
          <w:lang w:val="en-US"/>
        </w:rPr>
        <w:t>_simple</w:t>
      </w:r>
      <w:proofErr w:type="spellEnd"/>
      <w:r w:rsidRPr="003C67D2">
        <w:rPr>
          <w:lang w:val="en-US"/>
        </w:rPr>
        <w:t>' =&gt; 'CodeIgniter\Pager\Views\</w:t>
      </w:r>
      <w:proofErr w:type="spellStart"/>
      <w:r w:rsidRPr="003C67D2">
        <w:rPr>
          <w:lang w:val="en-US"/>
        </w:rPr>
        <w:t>default_simple</w:t>
      </w:r>
      <w:proofErr w:type="spellEnd"/>
      <w:r w:rsidRPr="003C67D2">
        <w:rPr>
          <w:lang w:val="en-US"/>
        </w:rPr>
        <w:t>',</w:t>
      </w:r>
    </w:p>
    <w:p w14:paraId="72D30E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</w:t>
      </w:r>
      <w:proofErr w:type="spellStart"/>
      <w:proofErr w:type="gramStart"/>
      <w:r w:rsidRPr="003C67D2">
        <w:rPr>
          <w:lang w:val="en-US"/>
        </w:rPr>
        <w:t>default</w:t>
      </w:r>
      <w:proofErr w:type="gramEnd"/>
      <w:r w:rsidRPr="003C67D2">
        <w:rPr>
          <w:lang w:val="en-US"/>
        </w:rPr>
        <w:t>_head</w:t>
      </w:r>
      <w:proofErr w:type="spellEnd"/>
      <w:r w:rsidRPr="003C67D2">
        <w:rPr>
          <w:lang w:val="en-US"/>
        </w:rPr>
        <w:t>'   =&gt; 'CodeIgniter\Pager\Views\</w:t>
      </w:r>
      <w:proofErr w:type="spellStart"/>
      <w:r w:rsidRPr="003C67D2">
        <w:rPr>
          <w:lang w:val="en-US"/>
        </w:rPr>
        <w:t>default_head</w:t>
      </w:r>
      <w:proofErr w:type="spellEnd"/>
      <w:r w:rsidRPr="003C67D2">
        <w:rPr>
          <w:lang w:val="en-US"/>
        </w:rPr>
        <w:t>',</w:t>
      </w:r>
    </w:p>
    <w:p w14:paraId="25CE65F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7A2A370D" w14:textId="77777777" w:rsidR="003C67D2" w:rsidRPr="003C67D2" w:rsidRDefault="003C67D2" w:rsidP="003C67D2">
      <w:pPr>
        <w:rPr>
          <w:lang w:val="en-US"/>
        </w:rPr>
      </w:pPr>
    </w:p>
    <w:p w14:paraId="408EDF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442B27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4691E7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Items Per Page</w:t>
      </w:r>
    </w:p>
    <w:p w14:paraId="6665A6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64B887D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16408ED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default number of results shown in a single page.</w:t>
      </w:r>
    </w:p>
    <w:p w14:paraId="45B47D0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382CAA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249D10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perPage</w:t>
      </w:r>
      <w:proofErr w:type="spellEnd"/>
      <w:r w:rsidRPr="003C67D2">
        <w:rPr>
          <w:lang w:val="en-US"/>
        </w:rPr>
        <w:t xml:space="preserve"> = 20;</w:t>
      </w:r>
    </w:p>
    <w:p w14:paraId="38900F2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09A1BAD6" w14:textId="77777777" w:rsidR="003C67D2" w:rsidRPr="003C67D2" w:rsidRDefault="003C67D2" w:rsidP="003C67D2">
      <w:pPr>
        <w:rPr>
          <w:lang w:val="en-US"/>
        </w:rPr>
      </w:pPr>
    </w:p>
    <w:p w14:paraId="4485E8A3" w14:textId="77777777" w:rsidR="003C67D2" w:rsidRPr="003C67D2" w:rsidRDefault="003C67D2" w:rsidP="003C67D2">
      <w:pPr>
        <w:rPr>
          <w:lang w:val="en-US"/>
        </w:rPr>
      </w:pPr>
    </w:p>
    <w:p w14:paraId="1C7C2775" w14:textId="42531F28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2</w:t>
      </w:r>
      <w:r w:rsidR="003C67D2">
        <w:rPr>
          <w:lang w:val="en-US"/>
        </w:rPr>
        <w:t>6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Paths.php</w:t>
      </w:r>
      <w:proofErr w:type="spellEnd"/>
    </w:p>
    <w:p w14:paraId="75597E8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0558BB4C" w14:textId="77777777" w:rsidR="003C67D2" w:rsidRPr="003C67D2" w:rsidRDefault="003C67D2" w:rsidP="003C67D2">
      <w:pPr>
        <w:rPr>
          <w:lang w:val="en-US"/>
        </w:rPr>
      </w:pPr>
    </w:p>
    <w:p w14:paraId="3815FE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3ED4D8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Holds the paths that are used by the system to</w:t>
      </w:r>
    </w:p>
    <w:p w14:paraId="0686351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locate</w:t>
      </w:r>
      <w:proofErr w:type="gramEnd"/>
      <w:r w:rsidRPr="003C67D2">
        <w:rPr>
          <w:lang w:val="en-US"/>
        </w:rPr>
        <w:t xml:space="preserve"> the main directories, app, system, etc.</w:t>
      </w:r>
    </w:p>
    <w:p w14:paraId="65AF35C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Modifying these allows you to re-structure your application,</w:t>
      </w:r>
    </w:p>
    <w:p w14:paraId="0DADFFC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share</w:t>
      </w:r>
      <w:proofErr w:type="gramEnd"/>
      <w:r w:rsidRPr="003C67D2">
        <w:rPr>
          <w:lang w:val="en-US"/>
        </w:rPr>
        <w:t xml:space="preserve"> a system folder between multiple applications, and more.</w:t>
      </w:r>
    </w:p>
    <w:p w14:paraId="67399CB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283E70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All paths are relative to the project's root folder.</w:t>
      </w:r>
    </w:p>
    <w:p w14:paraId="7E7FEAE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0C63647B" w14:textId="77777777" w:rsidR="003C67D2" w:rsidRPr="003C67D2" w:rsidRDefault="003C67D2" w:rsidP="003C67D2">
      <w:pPr>
        <w:rPr>
          <w:lang w:val="en-US"/>
        </w:rPr>
      </w:pPr>
    </w:p>
    <w:p w14:paraId="5C127D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class Paths</w:t>
      </w:r>
    </w:p>
    <w:p w14:paraId="4C76C7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03C19CB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35A5277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*---------------------------------------------------------------</w:t>
      </w:r>
    </w:p>
    <w:p w14:paraId="1BE8C38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SYSTEM FOLDER NAME</w:t>
      </w:r>
    </w:p>
    <w:p w14:paraId="4BA2A33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*---------------------------------------------------------------</w:t>
      </w:r>
    </w:p>
    <w:p w14:paraId="395CF2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3DC8C5C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This variable must contain the name of your "system" folder.</w:t>
      </w:r>
    </w:p>
    <w:p w14:paraId="5A58072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Include the path if the folder is not in the same directory</w:t>
      </w:r>
    </w:p>
    <w:p w14:paraId="7E18702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as</w:t>
      </w:r>
      <w:proofErr w:type="gramEnd"/>
      <w:r w:rsidRPr="003C67D2">
        <w:rPr>
          <w:lang w:val="en-US"/>
        </w:rPr>
        <w:t xml:space="preserve"> this file.</w:t>
      </w:r>
    </w:p>
    <w:p w14:paraId="0A92D5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3E0D6B59" w14:textId="77777777" w:rsidR="003C67D2" w:rsidRPr="00E424D8" w:rsidRDefault="003C67D2" w:rsidP="003C67D2">
      <w:pPr>
        <w:rPr>
          <w:lang w:val="en-US"/>
        </w:rPr>
      </w:pPr>
      <w:r w:rsidRPr="2B402B1D">
        <w:t xml:space="preserve">    </w:t>
      </w:r>
      <w:r w:rsidRPr="00E424D8">
        <w:rPr>
          <w:lang w:val="en-US"/>
        </w:rPr>
        <w:t>public $</w:t>
      </w:r>
      <w:proofErr w:type="spellStart"/>
      <w:r w:rsidRPr="00E424D8">
        <w:rPr>
          <w:lang w:val="en-US"/>
        </w:rPr>
        <w:t>systemDirectory</w:t>
      </w:r>
      <w:proofErr w:type="spellEnd"/>
      <w:r w:rsidRPr="00E424D8">
        <w:rPr>
          <w:lang w:val="en-US"/>
        </w:rPr>
        <w:t xml:space="preserve"> = __DIR_</w:t>
      </w:r>
      <w:proofErr w:type="gramStart"/>
      <w:r w:rsidRPr="00E424D8">
        <w:rPr>
          <w:lang w:val="en-US"/>
        </w:rPr>
        <w:t>_ .</w:t>
      </w:r>
      <w:proofErr w:type="gramEnd"/>
      <w:r w:rsidRPr="00E424D8">
        <w:rPr>
          <w:lang w:val="en-US"/>
        </w:rPr>
        <w:t xml:space="preserve"> '</w:t>
      </w:r>
      <w:proofErr w:type="gramStart"/>
      <w:r w:rsidRPr="00E424D8">
        <w:rPr>
          <w:lang w:val="en-US"/>
        </w:rPr>
        <w:t>/../..</w:t>
      </w:r>
      <w:proofErr w:type="gramEnd"/>
      <w:r w:rsidRPr="00E424D8">
        <w:rPr>
          <w:lang w:val="en-US"/>
        </w:rPr>
        <w:t>/system';</w:t>
      </w:r>
    </w:p>
    <w:p w14:paraId="23DC0BA7" w14:textId="77777777" w:rsidR="003C67D2" w:rsidRPr="003C67D2" w:rsidRDefault="003C67D2" w:rsidP="003C67D2">
      <w:pPr>
        <w:rPr>
          <w:lang w:val="en-US"/>
        </w:rPr>
      </w:pPr>
    </w:p>
    <w:p w14:paraId="4BB7C2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63B681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*---------------------------------------------------------------</w:t>
      </w:r>
    </w:p>
    <w:p w14:paraId="6B952DE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APPLICATION FOLDER NAME</w:t>
      </w:r>
    </w:p>
    <w:p w14:paraId="550FDB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*---------------------------------------------------------------</w:t>
      </w:r>
    </w:p>
    <w:p w14:paraId="5C5C082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51B0FC4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If you want this front controller to use a different "app"</w:t>
      </w:r>
    </w:p>
    <w:p w14:paraId="0DCB40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folder</w:t>
      </w:r>
      <w:proofErr w:type="gramEnd"/>
      <w:r w:rsidRPr="003C67D2">
        <w:rPr>
          <w:lang w:val="en-US"/>
        </w:rPr>
        <w:t xml:space="preserve"> than the default one you can set its name here. The folder</w:t>
      </w:r>
    </w:p>
    <w:p w14:paraId="497B3E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can</w:t>
      </w:r>
      <w:proofErr w:type="gramEnd"/>
      <w:r w:rsidRPr="003C67D2">
        <w:rPr>
          <w:lang w:val="en-US"/>
        </w:rPr>
        <w:t xml:space="preserve"> also be renamed or relocated anywhere on your </w:t>
      </w:r>
      <w:proofErr w:type="spellStart"/>
      <w:r w:rsidRPr="003C67D2">
        <w:rPr>
          <w:lang w:val="en-US"/>
        </w:rPr>
        <w:t>getServer</w:t>
      </w:r>
      <w:proofErr w:type="spellEnd"/>
      <w:r w:rsidRPr="003C67D2">
        <w:rPr>
          <w:lang w:val="en-US"/>
        </w:rPr>
        <w:t>. If</w:t>
      </w:r>
    </w:p>
    <w:p w14:paraId="181D52D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you</w:t>
      </w:r>
      <w:proofErr w:type="gramEnd"/>
      <w:r w:rsidRPr="003C67D2">
        <w:rPr>
          <w:lang w:val="en-US"/>
        </w:rPr>
        <w:t xml:space="preserve"> do, use a full </w:t>
      </w:r>
      <w:proofErr w:type="spellStart"/>
      <w:r w:rsidRPr="003C67D2">
        <w:rPr>
          <w:lang w:val="en-US"/>
        </w:rPr>
        <w:t>getServer</w:t>
      </w:r>
      <w:proofErr w:type="spellEnd"/>
      <w:r w:rsidRPr="003C67D2">
        <w:rPr>
          <w:lang w:val="en-US"/>
        </w:rPr>
        <w:t xml:space="preserve"> path. For more </w:t>
      </w:r>
      <w:proofErr w:type="gramStart"/>
      <w:r w:rsidRPr="003C67D2">
        <w:rPr>
          <w:lang w:val="en-US"/>
        </w:rPr>
        <w:t>info</w:t>
      </w:r>
      <w:proofErr w:type="gramEnd"/>
      <w:r w:rsidRPr="003C67D2">
        <w:rPr>
          <w:lang w:val="en-US"/>
        </w:rPr>
        <w:t xml:space="preserve"> please see the user guide:</w:t>
      </w:r>
    </w:p>
    <w:p w14:paraId="37FEF0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http://codeigniter.com/user_guide/general/managing_apps.html</w:t>
      </w:r>
    </w:p>
    <w:p w14:paraId="4A60DA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00B6AD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NO TRAILING SLASH!</w:t>
      </w:r>
    </w:p>
    <w:p w14:paraId="7B238A6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*/</w:t>
      </w:r>
    </w:p>
    <w:p w14:paraId="1D82C342" w14:textId="77777777" w:rsidR="003C67D2" w:rsidRPr="000062B9" w:rsidRDefault="003C67D2" w:rsidP="003C67D2">
      <w:pPr>
        <w:rPr>
          <w:lang w:val="en-US"/>
        </w:rPr>
      </w:pPr>
      <w:r w:rsidRPr="000062B9">
        <w:rPr>
          <w:lang w:val="en-US"/>
        </w:rPr>
        <w:t>    public $</w:t>
      </w:r>
      <w:proofErr w:type="spellStart"/>
      <w:r w:rsidRPr="000062B9">
        <w:rPr>
          <w:lang w:val="en-US"/>
        </w:rPr>
        <w:t>appDirectory</w:t>
      </w:r>
      <w:proofErr w:type="spellEnd"/>
      <w:r w:rsidRPr="000062B9">
        <w:rPr>
          <w:lang w:val="en-US"/>
        </w:rPr>
        <w:t xml:space="preserve"> = __DIR_</w:t>
      </w:r>
      <w:proofErr w:type="gramStart"/>
      <w:r w:rsidRPr="000062B9">
        <w:rPr>
          <w:lang w:val="en-US"/>
        </w:rPr>
        <w:t>_ .</w:t>
      </w:r>
      <w:proofErr w:type="gramEnd"/>
      <w:r w:rsidRPr="000062B9">
        <w:rPr>
          <w:lang w:val="en-US"/>
        </w:rPr>
        <w:t xml:space="preserve"> '/..';</w:t>
      </w:r>
    </w:p>
    <w:p w14:paraId="3C896E74" w14:textId="77777777" w:rsidR="003C67D2" w:rsidRPr="003C67D2" w:rsidRDefault="003C67D2" w:rsidP="003C67D2">
      <w:pPr>
        <w:rPr>
          <w:lang w:val="en-US"/>
        </w:rPr>
      </w:pPr>
    </w:p>
    <w:p w14:paraId="7F5F29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00D3E9F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---------------------------------------------------------------</w:t>
      </w:r>
    </w:p>
    <w:p w14:paraId="5CC303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WRITABLE DIRECTORY NAME</w:t>
      </w:r>
    </w:p>
    <w:p w14:paraId="407B07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---------------------------------------------------------------</w:t>
      </w:r>
    </w:p>
    <w:p w14:paraId="4AD2DBC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6452D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This variable must contain the name of your "writable" directory.</w:t>
      </w:r>
    </w:p>
    <w:p w14:paraId="770229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The writable directory allows you to group all directories that</w:t>
      </w:r>
    </w:p>
    <w:p w14:paraId="29014D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need</w:t>
      </w:r>
      <w:proofErr w:type="gramEnd"/>
      <w:r w:rsidRPr="003C67D2">
        <w:rPr>
          <w:lang w:val="en-US"/>
        </w:rPr>
        <w:t xml:space="preserve"> write permission to a single place that can be tucked away</w:t>
      </w:r>
    </w:p>
    <w:p w14:paraId="31FF9B0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for</w:t>
      </w:r>
      <w:proofErr w:type="gramEnd"/>
      <w:r w:rsidRPr="003C67D2">
        <w:rPr>
          <w:lang w:val="en-US"/>
        </w:rPr>
        <w:t xml:space="preserve"> maximum security, keeping it out of the app and/or</w:t>
      </w:r>
    </w:p>
    <w:p w14:paraId="35EA3DE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system</w:t>
      </w:r>
      <w:proofErr w:type="gramEnd"/>
      <w:r w:rsidRPr="003C67D2">
        <w:rPr>
          <w:lang w:val="en-US"/>
        </w:rPr>
        <w:t xml:space="preserve"> directories.</w:t>
      </w:r>
    </w:p>
    <w:p w14:paraId="76554D6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418893F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writableDirectory</w:t>
      </w:r>
      <w:proofErr w:type="spellEnd"/>
      <w:r w:rsidRPr="003C67D2">
        <w:rPr>
          <w:lang w:val="en-US"/>
        </w:rPr>
        <w:t xml:space="preserve"> = __DIR_</w:t>
      </w:r>
      <w:proofErr w:type="gramStart"/>
      <w:r w:rsidRPr="003C67D2">
        <w:rPr>
          <w:lang w:val="en-US"/>
        </w:rPr>
        <w:t>_ .</w:t>
      </w:r>
      <w:proofErr w:type="gramEnd"/>
      <w:r w:rsidRPr="003C67D2">
        <w:rPr>
          <w:lang w:val="en-US"/>
        </w:rPr>
        <w:t xml:space="preserve"> '</w:t>
      </w:r>
      <w:proofErr w:type="gramStart"/>
      <w:r w:rsidRPr="003C67D2">
        <w:rPr>
          <w:lang w:val="en-US"/>
        </w:rPr>
        <w:t>/../..</w:t>
      </w:r>
      <w:proofErr w:type="gramEnd"/>
      <w:r w:rsidRPr="003C67D2">
        <w:rPr>
          <w:lang w:val="en-US"/>
        </w:rPr>
        <w:t>/writable';</w:t>
      </w:r>
    </w:p>
    <w:p w14:paraId="2FA108EE" w14:textId="77777777" w:rsidR="003C67D2" w:rsidRPr="003C67D2" w:rsidRDefault="003C67D2" w:rsidP="003C67D2">
      <w:pPr>
        <w:rPr>
          <w:lang w:val="en-US"/>
        </w:rPr>
      </w:pPr>
    </w:p>
    <w:p w14:paraId="4FE04DA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6B0FEC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---------------------------------------------------------------</w:t>
      </w:r>
    </w:p>
    <w:p w14:paraId="5CF241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TESTS DIRECTORY NAME</w:t>
      </w:r>
    </w:p>
    <w:p w14:paraId="54B65E2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---------------------------------------------------------------</w:t>
      </w:r>
    </w:p>
    <w:p w14:paraId="73479E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D9DDF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This variable must contain the name of your "tests" directory.</w:t>
      </w:r>
    </w:p>
    <w:p w14:paraId="4C962C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383C6D0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testsDirectory</w:t>
      </w:r>
      <w:proofErr w:type="spellEnd"/>
      <w:r w:rsidRPr="003C67D2">
        <w:rPr>
          <w:lang w:val="en-US"/>
        </w:rPr>
        <w:t xml:space="preserve"> = __DIR_</w:t>
      </w:r>
      <w:proofErr w:type="gramStart"/>
      <w:r w:rsidRPr="003C67D2">
        <w:rPr>
          <w:lang w:val="en-US"/>
        </w:rPr>
        <w:t>_ .</w:t>
      </w:r>
      <w:proofErr w:type="gramEnd"/>
      <w:r w:rsidRPr="003C67D2">
        <w:rPr>
          <w:lang w:val="en-US"/>
        </w:rPr>
        <w:t xml:space="preserve"> '</w:t>
      </w:r>
      <w:proofErr w:type="gramStart"/>
      <w:r w:rsidRPr="003C67D2">
        <w:rPr>
          <w:lang w:val="en-US"/>
        </w:rPr>
        <w:t>/../..</w:t>
      </w:r>
      <w:proofErr w:type="gramEnd"/>
      <w:r w:rsidRPr="003C67D2">
        <w:rPr>
          <w:lang w:val="en-US"/>
        </w:rPr>
        <w:t>/</w:t>
      </w:r>
      <w:proofErr w:type="gramStart"/>
      <w:r w:rsidRPr="003C67D2">
        <w:rPr>
          <w:lang w:val="en-US"/>
        </w:rPr>
        <w:t>tests'</w:t>
      </w:r>
      <w:proofErr w:type="gramEnd"/>
      <w:r w:rsidRPr="003C67D2">
        <w:rPr>
          <w:lang w:val="en-US"/>
        </w:rPr>
        <w:t>;</w:t>
      </w:r>
    </w:p>
    <w:p w14:paraId="01301F6F" w14:textId="77777777" w:rsidR="003C67D2" w:rsidRPr="003C67D2" w:rsidRDefault="003C67D2" w:rsidP="003C67D2">
      <w:pPr>
        <w:rPr>
          <w:lang w:val="en-US"/>
        </w:rPr>
      </w:pPr>
    </w:p>
    <w:p w14:paraId="2E3290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64CC71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* ---------------------------------------------------------------</w:t>
      </w:r>
    </w:p>
    <w:p w14:paraId="1222852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VIEW DIRECTORY NAME</w:t>
      </w:r>
    </w:p>
    <w:p w14:paraId="5159F3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---------------------------------------------------------------</w:t>
      </w:r>
    </w:p>
    <w:p w14:paraId="02F2292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1F2244E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This variable must contain the name of the directory that</w:t>
      </w:r>
    </w:p>
    <w:p w14:paraId="00BAAD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contains</w:t>
      </w:r>
      <w:proofErr w:type="gramEnd"/>
      <w:r w:rsidRPr="003C67D2">
        <w:rPr>
          <w:lang w:val="en-US"/>
        </w:rPr>
        <w:t xml:space="preserve"> the view files used by your application. By</w:t>
      </w:r>
    </w:p>
    <w:p w14:paraId="1494BA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default</w:t>
      </w:r>
      <w:proofErr w:type="gramEnd"/>
      <w:r w:rsidRPr="003C67D2">
        <w:rPr>
          <w:lang w:val="en-US"/>
        </w:rPr>
        <w:t xml:space="preserve"> this is in `app/Views`. This value</w:t>
      </w:r>
    </w:p>
    <w:p w14:paraId="28CA5D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is</w:t>
      </w:r>
      <w:proofErr w:type="gramEnd"/>
      <w:r w:rsidRPr="003C67D2">
        <w:rPr>
          <w:lang w:val="en-US"/>
        </w:rPr>
        <w:t xml:space="preserve"> used when no value is provided to `</w:t>
      </w:r>
      <w:proofErr w:type="gramStart"/>
      <w:r w:rsidRPr="003C67D2">
        <w:rPr>
          <w:lang w:val="en-US"/>
        </w:rPr>
        <w:t>Services::renderer(</w:t>
      </w:r>
      <w:proofErr w:type="gramEnd"/>
      <w:r w:rsidRPr="003C67D2">
        <w:rPr>
          <w:lang w:val="en-US"/>
        </w:rPr>
        <w:t>)`.</w:t>
      </w:r>
    </w:p>
    <w:p w14:paraId="76740CB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5D183E1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viewDirectory</w:t>
      </w:r>
      <w:proofErr w:type="spellEnd"/>
      <w:r w:rsidRPr="003C67D2">
        <w:rPr>
          <w:lang w:val="en-US"/>
        </w:rPr>
        <w:t xml:space="preserve"> = __DIR_</w:t>
      </w:r>
      <w:proofErr w:type="gramStart"/>
      <w:r w:rsidRPr="003C67D2">
        <w:rPr>
          <w:lang w:val="en-US"/>
        </w:rPr>
        <w:t>_ .</w:t>
      </w:r>
      <w:proofErr w:type="gramEnd"/>
      <w:r w:rsidRPr="003C67D2">
        <w:rPr>
          <w:lang w:val="en-US"/>
        </w:rPr>
        <w:t xml:space="preserve"> '</w:t>
      </w:r>
      <w:proofErr w:type="gramStart"/>
      <w:r w:rsidRPr="003C67D2">
        <w:rPr>
          <w:lang w:val="en-US"/>
        </w:rPr>
        <w:t>/..</w:t>
      </w:r>
      <w:proofErr w:type="gramEnd"/>
      <w:r w:rsidRPr="003C67D2">
        <w:rPr>
          <w:lang w:val="en-US"/>
        </w:rPr>
        <w:t>/Views';</w:t>
      </w:r>
    </w:p>
    <w:p w14:paraId="0613527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2E4FBC6E" w14:textId="77777777" w:rsidR="003C67D2" w:rsidRPr="003C67D2" w:rsidRDefault="003C67D2" w:rsidP="003C67D2">
      <w:pPr>
        <w:rPr>
          <w:lang w:val="en-US"/>
        </w:rPr>
      </w:pPr>
    </w:p>
    <w:p w14:paraId="58F06527" w14:textId="77777777" w:rsidR="003C67D2" w:rsidRPr="003C67D2" w:rsidRDefault="003C67D2" w:rsidP="003C67D2">
      <w:pPr>
        <w:rPr>
          <w:lang w:val="en-US"/>
        </w:rPr>
      </w:pPr>
    </w:p>
    <w:p w14:paraId="336DB3B0" w14:textId="5199A11E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2</w:t>
      </w:r>
      <w:r w:rsidR="003C67D2">
        <w:rPr>
          <w:lang w:val="en-US"/>
        </w:rPr>
        <w:t>7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Pdf.php</w:t>
      </w:r>
      <w:proofErr w:type="spellEnd"/>
    </w:p>
    <w:p w14:paraId="7D84BF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</w:p>
    <w:p w14:paraId="68B7A826" w14:textId="77777777" w:rsidR="003C67D2" w:rsidRPr="003C67D2" w:rsidRDefault="003C67D2" w:rsidP="003C67D2">
      <w:pPr>
        <w:rPr>
          <w:lang w:val="en-US"/>
        </w:rPr>
      </w:pPr>
    </w:p>
    <w:p w14:paraId="68BAA9F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namespace Config;</w:t>
      </w:r>
    </w:p>
    <w:p w14:paraId="5C178C13" w14:textId="77777777" w:rsidR="003C67D2" w:rsidRPr="003C67D2" w:rsidRDefault="003C67D2" w:rsidP="003C67D2">
      <w:pPr>
        <w:rPr>
          <w:lang w:val="en-US"/>
        </w:rPr>
      </w:pPr>
    </w:p>
    <w:p w14:paraId="0E658DD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68FF623F" w14:textId="77777777" w:rsidR="003C67D2" w:rsidRPr="003C67D2" w:rsidRDefault="003C67D2" w:rsidP="003C67D2">
      <w:pPr>
        <w:rPr>
          <w:lang w:val="en-US"/>
        </w:rPr>
      </w:pPr>
    </w:p>
    <w:p w14:paraId="2868EF5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Pdf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5CB3B2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74E2316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servidor_pdfs</w:t>
      </w:r>
      <w:proofErr w:type="spellEnd"/>
      <w:r w:rsidRPr="003C67D2">
        <w:rPr>
          <w:lang w:val="en-US"/>
        </w:rPr>
        <w:t xml:space="preserve"> = [</w:t>
      </w:r>
    </w:p>
    <w:p w14:paraId="248D800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'type' =&gt; '</w:t>
      </w:r>
      <w:proofErr w:type="spellStart"/>
      <w:r w:rsidRPr="003C67D2">
        <w:rPr>
          <w:lang w:val="en-US"/>
        </w:rPr>
        <w:t>linux_mount</w:t>
      </w:r>
      <w:proofErr w:type="spellEnd"/>
      <w:r w:rsidRPr="003C67D2">
        <w:rPr>
          <w:lang w:val="en-US"/>
        </w:rPr>
        <w:t>',</w:t>
      </w:r>
    </w:p>
    <w:p w14:paraId="63755718" w14:textId="77777777" w:rsidR="003C67D2" w:rsidRPr="000062B9" w:rsidRDefault="003C67D2" w:rsidP="003C67D2">
      <w:r w:rsidRPr="003C67D2">
        <w:rPr>
          <w:lang w:val="en-US"/>
        </w:rPr>
        <w:t xml:space="preserve">        </w:t>
      </w:r>
      <w:r w:rsidRPr="000062B9">
        <w:t>'</w:t>
      </w:r>
      <w:proofErr w:type="spellStart"/>
      <w:r w:rsidRPr="000062B9">
        <w:t>unc_path</w:t>
      </w:r>
      <w:proofErr w:type="spellEnd"/>
      <w:r w:rsidRPr="000062B9">
        <w:t>' =&gt; '/</w:t>
      </w:r>
      <w:proofErr w:type="spellStart"/>
      <w:r w:rsidRPr="000062B9">
        <w:t>mnt</w:t>
      </w:r>
      <w:proofErr w:type="spellEnd"/>
      <w:r w:rsidRPr="000062B9">
        <w:t>/</w:t>
      </w:r>
      <w:proofErr w:type="spellStart"/>
      <w:r w:rsidRPr="000062B9">
        <w:t>pdfserver</w:t>
      </w:r>
      <w:proofErr w:type="spellEnd"/>
      <w:r w:rsidRPr="000062B9">
        <w:t>/Certificados</w:t>
      </w:r>
      <w:proofErr w:type="gramStart"/>
      <w:r w:rsidRPr="000062B9">
        <w:t>',  /</w:t>
      </w:r>
      <w:proofErr w:type="gramEnd"/>
      <w:r w:rsidRPr="000062B9">
        <w:t>/ Ruta montada</w:t>
      </w:r>
    </w:p>
    <w:p w14:paraId="279B29A8" w14:textId="77777777" w:rsidR="003C67D2" w:rsidRPr="003C67D2" w:rsidRDefault="003C67D2" w:rsidP="003C67D2">
      <w:r w:rsidRPr="000062B9">
        <w:t xml:space="preserve">        </w:t>
      </w:r>
      <w:r w:rsidRPr="003C67D2">
        <w:t>'</w:t>
      </w:r>
      <w:proofErr w:type="spellStart"/>
      <w:r w:rsidRPr="003C67D2">
        <w:t>ruta_base</w:t>
      </w:r>
      <w:proofErr w:type="spellEnd"/>
      <w:r w:rsidRPr="003C67D2">
        <w:t>' =&gt; '',</w:t>
      </w:r>
    </w:p>
    <w:p w14:paraId="0699E821" w14:textId="77777777" w:rsidR="003C67D2" w:rsidRPr="000062B9" w:rsidRDefault="003C67D2" w:rsidP="003C67D2">
      <w:pPr>
        <w:rPr>
          <w:lang w:val="en-US"/>
        </w:rPr>
      </w:pPr>
      <w:r w:rsidRPr="003C67D2">
        <w:lastRenderedPageBreak/>
        <w:t xml:space="preserve">        </w:t>
      </w:r>
      <w:r w:rsidRPr="000062B9">
        <w:rPr>
          <w:lang w:val="en-US"/>
        </w:rPr>
        <w:t>'</w:t>
      </w:r>
      <w:proofErr w:type="spellStart"/>
      <w:proofErr w:type="gramStart"/>
      <w:r w:rsidRPr="000062B9">
        <w:rPr>
          <w:lang w:val="en-US"/>
        </w:rPr>
        <w:t>cache</w:t>
      </w:r>
      <w:proofErr w:type="gramEnd"/>
      <w:r w:rsidRPr="000062B9">
        <w:rPr>
          <w:lang w:val="en-US"/>
        </w:rPr>
        <w:t>_time</w:t>
      </w:r>
      <w:proofErr w:type="spellEnd"/>
      <w:r w:rsidRPr="000062B9">
        <w:rPr>
          <w:lang w:val="en-US"/>
        </w:rPr>
        <w:t>' =&gt; 3600</w:t>
      </w:r>
    </w:p>
    <w:p w14:paraId="596AE226" w14:textId="77777777" w:rsidR="003C67D2" w:rsidRPr="003C67D2" w:rsidRDefault="003C67D2" w:rsidP="003C67D2">
      <w:pPr>
        <w:rPr>
          <w:lang w:val="en-US"/>
        </w:rPr>
      </w:pPr>
      <w:r w:rsidRPr="000062B9">
        <w:rPr>
          <w:lang w:val="en-US"/>
        </w:rPr>
        <w:t xml:space="preserve">    </w:t>
      </w:r>
      <w:r w:rsidRPr="003C67D2">
        <w:rPr>
          <w:lang w:val="en-US"/>
        </w:rPr>
        <w:t>];</w:t>
      </w:r>
    </w:p>
    <w:p w14:paraId="7472B36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6F5A64D1" w14:textId="77777777" w:rsidR="003C67D2" w:rsidRPr="003C67D2" w:rsidRDefault="003C67D2" w:rsidP="003C67D2">
      <w:pPr>
        <w:rPr>
          <w:lang w:val="en-US"/>
        </w:rPr>
      </w:pPr>
    </w:p>
    <w:p w14:paraId="4FB9DAE2" w14:textId="77777777" w:rsidR="003C67D2" w:rsidRPr="003C67D2" w:rsidRDefault="003C67D2" w:rsidP="003C67D2">
      <w:pPr>
        <w:rPr>
          <w:lang w:val="en-US"/>
        </w:rPr>
      </w:pPr>
    </w:p>
    <w:p w14:paraId="2646EDDD" w14:textId="23E7F875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2</w:t>
      </w:r>
      <w:r w:rsidR="003C67D2">
        <w:rPr>
          <w:lang w:val="en-US"/>
        </w:rPr>
        <w:t>8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Routes.php</w:t>
      </w:r>
      <w:proofErr w:type="spellEnd"/>
    </w:p>
    <w:p w14:paraId="3544AA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26487B4B" w14:textId="77777777" w:rsidR="003C67D2" w:rsidRPr="003C67D2" w:rsidRDefault="003C67D2" w:rsidP="003C67D2">
      <w:pPr>
        <w:rPr>
          <w:lang w:val="en-US"/>
        </w:rPr>
      </w:pPr>
    </w:p>
    <w:p w14:paraId="45AEA6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// Create a new instance of our </w:t>
      </w:r>
      <w:proofErr w:type="spellStart"/>
      <w:r w:rsidRPr="003C67D2">
        <w:rPr>
          <w:lang w:val="en-US"/>
        </w:rPr>
        <w:t>RouteCollection</w:t>
      </w:r>
      <w:proofErr w:type="spellEnd"/>
      <w:r w:rsidRPr="003C67D2">
        <w:rPr>
          <w:lang w:val="en-US"/>
        </w:rPr>
        <w:t xml:space="preserve"> class.</w:t>
      </w:r>
    </w:p>
    <w:p w14:paraId="5849215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$routes = </w:t>
      </w:r>
      <w:proofErr w:type="gramStart"/>
      <w:r w:rsidRPr="003C67D2">
        <w:rPr>
          <w:lang w:val="en-US"/>
        </w:rPr>
        <w:t>Services::routes(</w:t>
      </w:r>
      <w:proofErr w:type="gramEnd"/>
      <w:r w:rsidRPr="003C67D2">
        <w:rPr>
          <w:lang w:val="en-US"/>
        </w:rPr>
        <w:t>);</w:t>
      </w:r>
    </w:p>
    <w:p w14:paraId="0890A987" w14:textId="77777777" w:rsidR="003C67D2" w:rsidRPr="003C67D2" w:rsidRDefault="003C67D2" w:rsidP="003C67D2">
      <w:pPr>
        <w:rPr>
          <w:lang w:val="en-US"/>
        </w:rPr>
      </w:pPr>
    </w:p>
    <w:p w14:paraId="30C445E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 Load the system's routing file first, so that the app and ENVIRONMENT</w:t>
      </w:r>
    </w:p>
    <w:p w14:paraId="74B9BE8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 can override as needed.</w:t>
      </w:r>
    </w:p>
    <w:p w14:paraId="14CF09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if (</w:t>
      </w:r>
      <w:proofErr w:type="spellStart"/>
      <w:r w:rsidRPr="003C67D2">
        <w:rPr>
          <w:lang w:val="en-US"/>
        </w:rPr>
        <w:t>file_</w:t>
      </w:r>
      <w:proofErr w:type="gramStart"/>
      <w:r w:rsidRPr="003C67D2">
        <w:rPr>
          <w:lang w:val="en-US"/>
        </w:rPr>
        <w:t>exists</w:t>
      </w:r>
      <w:proofErr w:type="spellEnd"/>
      <w:r w:rsidRPr="003C67D2">
        <w:rPr>
          <w:lang w:val="en-US"/>
        </w:rPr>
        <w:t>(SYSTEMPATH .</w:t>
      </w:r>
      <w:proofErr w:type="gramEnd"/>
      <w:r w:rsidRPr="003C67D2">
        <w:rPr>
          <w:lang w:val="en-US"/>
        </w:rPr>
        <w:t xml:space="preserve"> 'Config/</w:t>
      </w:r>
      <w:proofErr w:type="spellStart"/>
      <w:r w:rsidRPr="003C67D2">
        <w:rPr>
          <w:lang w:val="en-US"/>
        </w:rPr>
        <w:t>Routes.php</w:t>
      </w:r>
      <w:proofErr w:type="spellEnd"/>
      <w:r w:rsidRPr="003C67D2">
        <w:rPr>
          <w:lang w:val="en-US"/>
        </w:rPr>
        <w:t>'))</w:t>
      </w:r>
    </w:p>
    <w:p w14:paraId="65A0C05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6300C3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require </w:t>
      </w:r>
      <w:proofErr w:type="gramStart"/>
      <w:r w:rsidRPr="003C67D2">
        <w:rPr>
          <w:lang w:val="en-US"/>
        </w:rPr>
        <w:t>SYSTEMPATH .</w:t>
      </w:r>
      <w:proofErr w:type="gramEnd"/>
      <w:r w:rsidRPr="003C67D2">
        <w:rPr>
          <w:lang w:val="en-US"/>
        </w:rPr>
        <w:t xml:space="preserve"> 'Config/</w:t>
      </w:r>
      <w:proofErr w:type="spellStart"/>
      <w:r w:rsidRPr="003C67D2">
        <w:rPr>
          <w:lang w:val="en-US"/>
        </w:rPr>
        <w:t>Routes.php</w:t>
      </w:r>
      <w:proofErr w:type="spellEnd"/>
      <w:r w:rsidRPr="003C67D2">
        <w:rPr>
          <w:lang w:val="en-US"/>
        </w:rPr>
        <w:t>';</w:t>
      </w:r>
    </w:p>
    <w:p w14:paraId="2F6BCC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557FF453" w14:textId="77777777" w:rsidR="003C67D2" w:rsidRPr="003C67D2" w:rsidRDefault="003C67D2" w:rsidP="003C67D2">
      <w:pPr>
        <w:rPr>
          <w:lang w:val="en-US"/>
        </w:rPr>
      </w:pPr>
    </w:p>
    <w:p w14:paraId="28CCF9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5A9366C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63DA76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Router Setup</w:t>
      </w:r>
    </w:p>
    <w:p w14:paraId="4EF7313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7C270AA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00CF969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spellStart"/>
      <w:r w:rsidRPr="003C67D2">
        <w:rPr>
          <w:lang w:val="en-US"/>
        </w:rPr>
        <w:t>setDefaultNamespace</w:t>
      </w:r>
      <w:proofErr w:type="spellEnd"/>
      <w:r w:rsidRPr="003C67D2">
        <w:rPr>
          <w:lang w:val="en-US"/>
        </w:rPr>
        <w:t>('App\Controllers');</w:t>
      </w:r>
    </w:p>
    <w:p w14:paraId="36CFBE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spellStart"/>
      <w:r w:rsidRPr="003C67D2">
        <w:rPr>
          <w:lang w:val="en-US"/>
        </w:rPr>
        <w:t>setDefaultController</w:t>
      </w:r>
      <w:proofErr w:type="spellEnd"/>
      <w:r w:rsidRPr="003C67D2">
        <w:rPr>
          <w:lang w:val="en-US"/>
        </w:rPr>
        <w:t>('Home');</w:t>
      </w:r>
    </w:p>
    <w:p w14:paraId="5AC434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spellStart"/>
      <w:r w:rsidRPr="003C67D2">
        <w:rPr>
          <w:lang w:val="en-US"/>
        </w:rPr>
        <w:t>setDefaultMethod</w:t>
      </w:r>
      <w:proofErr w:type="spellEnd"/>
      <w:r w:rsidRPr="003C67D2">
        <w:rPr>
          <w:lang w:val="en-US"/>
        </w:rPr>
        <w:t>('index');</w:t>
      </w:r>
    </w:p>
    <w:p w14:paraId="3431A8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$routes-&gt;</w:t>
      </w:r>
      <w:proofErr w:type="spellStart"/>
      <w:r w:rsidRPr="003C67D2">
        <w:rPr>
          <w:lang w:val="en-US"/>
        </w:rPr>
        <w:t>setTranslateURIDashes</w:t>
      </w:r>
      <w:proofErr w:type="spellEnd"/>
      <w:r w:rsidRPr="003C67D2">
        <w:rPr>
          <w:lang w:val="en-US"/>
        </w:rPr>
        <w:t>(false);</w:t>
      </w:r>
    </w:p>
    <w:p w14:paraId="702860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$routes-&gt;set404</w:t>
      </w:r>
      <w:proofErr w:type="gramStart"/>
      <w:r w:rsidRPr="003C67D2">
        <w:rPr>
          <w:lang w:val="en-US"/>
        </w:rPr>
        <w:t>Override(</w:t>
      </w:r>
      <w:proofErr w:type="gramEnd"/>
      <w:r w:rsidRPr="003C67D2">
        <w:rPr>
          <w:lang w:val="en-US"/>
        </w:rPr>
        <w:t>);</w:t>
      </w:r>
    </w:p>
    <w:p w14:paraId="580A36F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spellStart"/>
      <w:r w:rsidRPr="003C67D2">
        <w:rPr>
          <w:lang w:val="en-US"/>
        </w:rPr>
        <w:t>setAutoRoute</w:t>
      </w:r>
      <w:proofErr w:type="spellEnd"/>
      <w:r w:rsidRPr="003C67D2">
        <w:rPr>
          <w:lang w:val="en-US"/>
        </w:rPr>
        <w:t>(true);</w:t>
      </w:r>
    </w:p>
    <w:p w14:paraId="1AEC3565" w14:textId="77777777" w:rsidR="003C67D2" w:rsidRPr="003C67D2" w:rsidRDefault="003C67D2" w:rsidP="003C67D2">
      <w:pPr>
        <w:rPr>
          <w:lang w:val="en-US"/>
        </w:rPr>
      </w:pPr>
    </w:p>
    <w:p w14:paraId="72C920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29032D5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79EFAC6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Route Definitions</w:t>
      </w:r>
    </w:p>
    <w:p w14:paraId="7AB531D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144725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086488D7" w14:textId="77777777" w:rsidR="003C67D2" w:rsidRPr="003C67D2" w:rsidRDefault="003C67D2" w:rsidP="003C67D2">
      <w:pPr>
        <w:rPr>
          <w:lang w:val="en-US"/>
        </w:rPr>
      </w:pPr>
    </w:p>
    <w:p w14:paraId="13E246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 We get a performance increase by specifying the default</w:t>
      </w:r>
    </w:p>
    <w:p w14:paraId="6AC782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 route since we don't have to scan directories.</w:t>
      </w:r>
    </w:p>
    <w:p w14:paraId="02EC465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'/', '</w:t>
      </w:r>
      <w:proofErr w:type="spellStart"/>
      <w:r w:rsidRPr="003C67D2">
        <w:rPr>
          <w:lang w:val="en-US"/>
        </w:rPr>
        <w:t>Login_</w:t>
      </w:r>
      <w:proofErr w:type="gramStart"/>
      <w:r w:rsidRPr="003C67D2">
        <w:rPr>
          <w:lang w:val="en-US"/>
        </w:rPr>
        <w:t>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index');</w:t>
      </w:r>
    </w:p>
    <w:p w14:paraId="3D53533E" w14:textId="6FBE58F3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certificado</w:t>
      </w:r>
      <w:proofErr w:type="spellEnd"/>
      <w:r w:rsidRPr="003C67D2">
        <w:rPr>
          <w:lang w:val="en-US"/>
        </w:rPr>
        <w:t>', '</w:t>
      </w:r>
      <w:proofErr w:type="spellStart"/>
      <w:r w:rsidRPr="003C67D2">
        <w:rPr>
          <w:lang w:val="en-US"/>
        </w:rPr>
        <w:t>Login_</w:t>
      </w:r>
      <w:proofErr w:type="gramStart"/>
      <w:r w:rsidRPr="003C67D2">
        <w:rPr>
          <w:lang w:val="en-US"/>
        </w:rPr>
        <w:t>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index');</w:t>
      </w:r>
    </w:p>
    <w:p w14:paraId="40AD50F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</w:t>
      </w:r>
      <w:proofErr w:type="spellStart"/>
      <w:r w:rsidRPr="003C67D2">
        <w:rPr>
          <w:lang w:val="en-US"/>
        </w:rPr>
        <w:t>rutas</w:t>
      </w:r>
      <w:proofErr w:type="spellEnd"/>
      <w:r w:rsidRPr="003C67D2">
        <w:rPr>
          <w:lang w:val="en-US"/>
        </w:rPr>
        <w:t xml:space="preserve"> de login</w:t>
      </w:r>
    </w:p>
    <w:p w14:paraId="5408AD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login_c</w:t>
      </w:r>
      <w:proofErr w:type="spellEnd"/>
      <w:r w:rsidRPr="003C67D2">
        <w:rPr>
          <w:lang w:val="en-US"/>
        </w:rPr>
        <w:t>', '</w:t>
      </w:r>
      <w:proofErr w:type="spellStart"/>
      <w:r w:rsidRPr="003C67D2">
        <w:rPr>
          <w:lang w:val="en-US"/>
        </w:rPr>
        <w:t>Login_</w:t>
      </w:r>
      <w:proofErr w:type="gramStart"/>
      <w:r w:rsidRPr="003C67D2">
        <w:rPr>
          <w:lang w:val="en-US"/>
        </w:rPr>
        <w:t>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index');</w:t>
      </w:r>
    </w:p>
    <w:p w14:paraId="6BFEDF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post(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login_c</w:t>
      </w:r>
      <w:proofErr w:type="spellEnd"/>
      <w:r w:rsidRPr="003C67D2">
        <w:rPr>
          <w:lang w:val="en-US"/>
        </w:rPr>
        <w:t>/</w:t>
      </w:r>
      <w:proofErr w:type="spellStart"/>
      <w:r w:rsidRPr="003C67D2">
        <w:rPr>
          <w:lang w:val="en-US"/>
        </w:rPr>
        <w:t>validar</w:t>
      </w:r>
      <w:proofErr w:type="spellEnd"/>
      <w:r w:rsidRPr="003C67D2">
        <w:rPr>
          <w:lang w:val="en-US"/>
        </w:rPr>
        <w:t>', '</w:t>
      </w:r>
      <w:proofErr w:type="spellStart"/>
      <w:r w:rsidRPr="003C67D2">
        <w:rPr>
          <w:lang w:val="en-US"/>
        </w:rPr>
        <w:t>Login_</w:t>
      </w:r>
      <w:proofErr w:type="gramStart"/>
      <w:r w:rsidRPr="003C67D2">
        <w:rPr>
          <w:lang w:val="en-US"/>
        </w:rPr>
        <w:t>c</w:t>
      </w:r>
      <w:proofErr w:type="spellEnd"/>
      <w:r w:rsidRPr="003C67D2">
        <w:rPr>
          <w:lang w:val="en-US"/>
        </w:rPr>
        <w:t>::</w:t>
      </w:r>
      <w:proofErr w:type="spellStart"/>
      <w:proofErr w:type="gramEnd"/>
      <w:r w:rsidRPr="003C67D2">
        <w:rPr>
          <w:lang w:val="en-US"/>
        </w:rPr>
        <w:t>validar</w:t>
      </w:r>
      <w:proofErr w:type="spellEnd"/>
      <w:r w:rsidRPr="003C67D2">
        <w:rPr>
          <w:lang w:val="en-US"/>
        </w:rPr>
        <w:t>');</w:t>
      </w:r>
    </w:p>
    <w:p w14:paraId="2BE3D80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'/logout', '</w:t>
      </w:r>
      <w:proofErr w:type="spellStart"/>
      <w:r w:rsidRPr="003C67D2">
        <w:rPr>
          <w:lang w:val="en-US"/>
        </w:rPr>
        <w:t>Login_</w:t>
      </w:r>
      <w:proofErr w:type="gramStart"/>
      <w:r w:rsidRPr="003C67D2">
        <w:rPr>
          <w:lang w:val="en-US"/>
        </w:rPr>
        <w:t>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logout');</w:t>
      </w:r>
    </w:p>
    <w:p w14:paraId="5EE487B2" w14:textId="77777777" w:rsidR="003C67D2" w:rsidRPr="003C67D2" w:rsidRDefault="003C67D2" w:rsidP="003C67D2">
      <w:pPr>
        <w:rPr>
          <w:lang w:val="en-US"/>
        </w:rPr>
      </w:pPr>
    </w:p>
    <w:p w14:paraId="0036A6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 menu</w:t>
      </w:r>
    </w:p>
    <w:p w14:paraId="4B8F4FF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menu_c</w:t>
      </w:r>
      <w:proofErr w:type="spellEnd"/>
      <w:r w:rsidRPr="003C67D2">
        <w:rPr>
          <w:lang w:val="en-US"/>
        </w:rPr>
        <w:t>', '</w:t>
      </w:r>
      <w:proofErr w:type="spellStart"/>
      <w:r w:rsidRPr="003C67D2">
        <w:rPr>
          <w:lang w:val="en-US"/>
        </w:rPr>
        <w:t>Menu_</w:t>
      </w:r>
      <w:proofErr w:type="gramStart"/>
      <w:r w:rsidRPr="003C67D2">
        <w:rPr>
          <w:lang w:val="en-US"/>
        </w:rPr>
        <w:t>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index');</w:t>
      </w:r>
    </w:p>
    <w:p w14:paraId="53FBC818" w14:textId="77777777" w:rsidR="003C67D2" w:rsidRPr="003C67D2" w:rsidRDefault="003C67D2" w:rsidP="003C67D2">
      <w:pPr>
        <w:rPr>
          <w:lang w:val="en-US"/>
        </w:rPr>
      </w:pPr>
    </w:p>
    <w:p w14:paraId="7D38114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</w:t>
      </w:r>
      <w:proofErr w:type="spellStart"/>
      <w:r w:rsidRPr="003C67D2">
        <w:rPr>
          <w:lang w:val="en-US"/>
        </w:rPr>
        <w:t>registro</w:t>
      </w:r>
      <w:proofErr w:type="spellEnd"/>
    </w:p>
    <w:p w14:paraId="6AFB41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registro</w:t>
      </w:r>
      <w:proofErr w:type="spellEnd"/>
      <w:r w:rsidRPr="003C67D2">
        <w:rPr>
          <w:lang w:val="en-US"/>
        </w:rPr>
        <w:t>', '</w:t>
      </w:r>
      <w:proofErr w:type="spellStart"/>
      <w:r w:rsidRPr="003C67D2">
        <w:rPr>
          <w:lang w:val="en-US"/>
        </w:rPr>
        <w:t>Registro_</w:t>
      </w:r>
      <w:proofErr w:type="gramStart"/>
      <w:r w:rsidRPr="003C67D2">
        <w:rPr>
          <w:lang w:val="en-US"/>
        </w:rPr>
        <w:t>empresac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index');</w:t>
      </w:r>
    </w:p>
    <w:p w14:paraId="4412AFD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registro_empresac</w:t>
      </w:r>
      <w:proofErr w:type="spellEnd"/>
      <w:r w:rsidRPr="003C67D2">
        <w:rPr>
          <w:lang w:val="en-US"/>
        </w:rPr>
        <w:t>', '</w:t>
      </w:r>
      <w:proofErr w:type="spellStart"/>
      <w:r w:rsidRPr="003C67D2">
        <w:rPr>
          <w:lang w:val="en-US"/>
        </w:rPr>
        <w:t>Registro_</w:t>
      </w:r>
      <w:proofErr w:type="gramStart"/>
      <w:r w:rsidRPr="003C67D2">
        <w:rPr>
          <w:lang w:val="en-US"/>
        </w:rPr>
        <w:t>empresac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index');</w:t>
      </w:r>
    </w:p>
    <w:p w14:paraId="1BF15F1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post(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registro_empresac</w:t>
      </w:r>
      <w:proofErr w:type="spellEnd"/>
      <w:r w:rsidRPr="003C67D2">
        <w:rPr>
          <w:lang w:val="en-US"/>
        </w:rPr>
        <w:t>/registrar', '</w:t>
      </w:r>
      <w:proofErr w:type="spellStart"/>
      <w:r w:rsidRPr="003C67D2">
        <w:rPr>
          <w:lang w:val="en-US"/>
        </w:rPr>
        <w:t>Registro_</w:t>
      </w:r>
      <w:proofErr w:type="gramStart"/>
      <w:r w:rsidRPr="003C67D2">
        <w:rPr>
          <w:lang w:val="en-US"/>
        </w:rPr>
        <w:t>empresac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registrar');</w:t>
      </w:r>
    </w:p>
    <w:p w14:paraId="15D8E858" w14:textId="77777777" w:rsidR="003C67D2" w:rsidRPr="003C67D2" w:rsidRDefault="003C67D2" w:rsidP="003C67D2">
      <w:pPr>
        <w:rPr>
          <w:lang w:val="en-US"/>
        </w:rPr>
      </w:pPr>
    </w:p>
    <w:p w14:paraId="3D56314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post(</w:t>
      </w:r>
      <w:proofErr w:type="gramEnd"/>
      <w:r w:rsidRPr="003C67D2">
        <w:rPr>
          <w:lang w:val="en-US"/>
        </w:rPr>
        <w:t>'/admin/</w:t>
      </w:r>
      <w:proofErr w:type="spellStart"/>
      <w:r w:rsidRPr="003C67D2">
        <w:rPr>
          <w:lang w:val="en-US"/>
        </w:rPr>
        <w:t>agregar</w:t>
      </w:r>
      <w:proofErr w:type="spellEnd"/>
      <w:r w:rsidRPr="003C67D2">
        <w:rPr>
          <w:lang w:val="en-US"/>
        </w:rPr>
        <w:t>', '</w:t>
      </w:r>
      <w:proofErr w:type="gramStart"/>
      <w:r w:rsidRPr="003C67D2">
        <w:rPr>
          <w:lang w:val="en-US"/>
        </w:rPr>
        <w:t>Admin::</w:t>
      </w:r>
      <w:proofErr w:type="spellStart"/>
      <w:proofErr w:type="gramEnd"/>
      <w:r w:rsidRPr="003C67D2">
        <w:rPr>
          <w:lang w:val="en-US"/>
        </w:rPr>
        <w:t>agregar</w:t>
      </w:r>
      <w:proofErr w:type="spellEnd"/>
      <w:r w:rsidRPr="003C67D2">
        <w:rPr>
          <w:lang w:val="en-US"/>
        </w:rPr>
        <w:t>');</w:t>
      </w:r>
    </w:p>
    <w:p w14:paraId="2EADBC00" w14:textId="77777777" w:rsidR="003C67D2" w:rsidRPr="003C67D2" w:rsidRDefault="003C67D2" w:rsidP="003C67D2">
      <w:pPr>
        <w:rPr>
          <w:lang w:val="en-US"/>
        </w:rPr>
      </w:pPr>
    </w:p>
    <w:p w14:paraId="5A1216DA" w14:textId="77777777" w:rsidR="003C67D2" w:rsidRPr="003C67D2" w:rsidRDefault="003C67D2" w:rsidP="003C67D2">
      <w:r w:rsidRPr="003C67D2">
        <w:t xml:space="preserve">// </w:t>
      </w:r>
      <w:proofErr w:type="spellStart"/>
      <w:r w:rsidRPr="003C67D2">
        <w:t>recuperacion</w:t>
      </w:r>
      <w:proofErr w:type="spellEnd"/>
      <w:r w:rsidRPr="003C67D2">
        <w:t xml:space="preserve"> y cambiar </w:t>
      </w:r>
      <w:proofErr w:type="spellStart"/>
      <w:r w:rsidRPr="003C67D2">
        <w:t>password</w:t>
      </w:r>
      <w:proofErr w:type="spellEnd"/>
    </w:p>
    <w:p w14:paraId="030394A6" w14:textId="77777777" w:rsidR="003C67D2" w:rsidRPr="003C67D2" w:rsidRDefault="003C67D2" w:rsidP="003C67D2">
      <w:r w:rsidRPr="003C67D2">
        <w:t>//// nuevas rutas</w:t>
      </w:r>
    </w:p>
    <w:p w14:paraId="3B6A438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//de </w:t>
      </w:r>
      <w:proofErr w:type="spellStart"/>
      <w:r w:rsidRPr="003C67D2">
        <w:rPr>
          <w:lang w:val="en-US"/>
        </w:rPr>
        <w:t>cambiar</w:t>
      </w:r>
      <w:proofErr w:type="spell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contraseña</w:t>
      </w:r>
      <w:proofErr w:type="spellEnd"/>
    </w:p>
    <w:p w14:paraId="76AE48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'/forgot-password', '</w:t>
      </w:r>
      <w:proofErr w:type="gramStart"/>
      <w:r w:rsidRPr="003C67D2">
        <w:rPr>
          <w:lang w:val="en-US"/>
        </w:rPr>
        <w:t>Auth::</w:t>
      </w:r>
      <w:proofErr w:type="spellStart"/>
      <w:proofErr w:type="gramEnd"/>
      <w:r w:rsidRPr="003C67D2">
        <w:rPr>
          <w:lang w:val="en-US"/>
        </w:rPr>
        <w:t>forgotPassword</w:t>
      </w:r>
      <w:proofErr w:type="spellEnd"/>
      <w:r w:rsidRPr="003C67D2">
        <w:rPr>
          <w:lang w:val="en-US"/>
        </w:rPr>
        <w:t>');</w:t>
      </w:r>
    </w:p>
    <w:p w14:paraId="1716896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post(</w:t>
      </w:r>
      <w:proofErr w:type="gramEnd"/>
      <w:r w:rsidRPr="003C67D2">
        <w:rPr>
          <w:lang w:val="en-US"/>
        </w:rPr>
        <w:t>'/forgot-password', '</w:t>
      </w:r>
      <w:proofErr w:type="gramStart"/>
      <w:r w:rsidRPr="003C67D2">
        <w:rPr>
          <w:lang w:val="en-US"/>
        </w:rPr>
        <w:t>Auth::</w:t>
      </w:r>
      <w:proofErr w:type="spellStart"/>
      <w:proofErr w:type="gramEnd"/>
      <w:r w:rsidRPr="003C67D2">
        <w:rPr>
          <w:lang w:val="en-US"/>
        </w:rPr>
        <w:t>processForgot</w:t>
      </w:r>
      <w:proofErr w:type="spellEnd"/>
      <w:r w:rsidRPr="003C67D2">
        <w:rPr>
          <w:lang w:val="en-US"/>
        </w:rPr>
        <w:t>');</w:t>
      </w:r>
    </w:p>
    <w:p w14:paraId="56A31435" w14:textId="77777777" w:rsidR="003C67D2" w:rsidRPr="003C67D2" w:rsidRDefault="003C67D2" w:rsidP="003C67D2">
      <w:pPr>
        <w:rPr>
          <w:lang w:val="en-US"/>
        </w:rPr>
      </w:pPr>
    </w:p>
    <w:p w14:paraId="494B078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$routes-&gt;get('/</w:t>
      </w:r>
      <w:proofErr w:type="spellStart"/>
      <w:r w:rsidRPr="003C67D2">
        <w:rPr>
          <w:lang w:val="en-US"/>
        </w:rPr>
        <w:t>reset_password</w:t>
      </w:r>
      <w:proofErr w:type="spellEnd"/>
      <w:r w:rsidRPr="003C67D2">
        <w:rPr>
          <w:lang w:val="en-US"/>
        </w:rPr>
        <w:t>/</w:t>
      </w:r>
      <w:proofErr w:type="gramStart"/>
      <w:r w:rsidRPr="003C67D2">
        <w:rPr>
          <w:lang w:val="en-US"/>
        </w:rPr>
        <w:t>(:any</w:t>
      </w:r>
      <w:proofErr w:type="gramEnd"/>
      <w:r w:rsidRPr="003C67D2">
        <w:rPr>
          <w:lang w:val="en-US"/>
        </w:rPr>
        <w:t>)', '</w:t>
      </w:r>
      <w:proofErr w:type="gramStart"/>
      <w:r w:rsidRPr="003C67D2">
        <w:rPr>
          <w:lang w:val="en-US"/>
        </w:rPr>
        <w:t>Auth::</w:t>
      </w:r>
      <w:proofErr w:type="spellStart"/>
      <w:proofErr w:type="gramEnd"/>
      <w:r w:rsidRPr="003C67D2">
        <w:rPr>
          <w:lang w:val="en-US"/>
        </w:rPr>
        <w:t>resetPassword</w:t>
      </w:r>
      <w:proofErr w:type="spellEnd"/>
      <w:r w:rsidRPr="003C67D2">
        <w:rPr>
          <w:lang w:val="en-US"/>
        </w:rPr>
        <w:t>/$1');</w:t>
      </w:r>
    </w:p>
    <w:p w14:paraId="5E6C8A7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$routes-&gt;get('/reset-password/</w:t>
      </w:r>
      <w:proofErr w:type="gramStart"/>
      <w:r w:rsidRPr="003C67D2">
        <w:rPr>
          <w:lang w:val="en-US"/>
        </w:rPr>
        <w:t>(:any</w:t>
      </w:r>
      <w:proofErr w:type="gramEnd"/>
      <w:r w:rsidRPr="003C67D2">
        <w:rPr>
          <w:lang w:val="en-US"/>
        </w:rPr>
        <w:t>)', '</w:t>
      </w:r>
      <w:proofErr w:type="gramStart"/>
      <w:r w:rsidRPr="003C67D2">
        <w:rPr>
          <w:lang w:val="en-US"/>
        </w:rPr>
        <w:t>Auth::</w:t>
      </w:r>
      <w:proofErr w:type="spellStart"/>
      <w:proofErr w:type="gramEnd"/>
      <w:r w:rsidRPr="003C67D2">
        <w:rPr>
          <w:lang w:val="en-US"/>
        </w:rPr>
        <w:t>resetPassword</w:t>
      </w:r>
      <w:proofErr w:type="spellEnd"/>
      <w:r w:rsidRPr="003C67D2">
        <w:rPr>
          <w:lang w:val="en-US"/>
        </w:rPr>
        <w:t>/$1');</w:t>
      </w:r>
    </w:p>
    <w:p w14:paraId="050857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post(</w:t>
      </w:r>
      <w:proofErr w:type="gramEnd"/>
      <w:r w:rsidRPr="003C67D2">
        <w:rPr>
          <w:lang w:val="en-US"/>
        </w:rPr>
        <w:t>'/reset-password', '</w:t>
      </w:r>
      <w:proofErr w:type="gramStart"/>
      <w:r w:rsidRPr="003C67D2">
        <w:rPr>
          <w:lang w:val="en-US"/>
        </w:rPr>
        <w:t>Auth::</w:t>
      </w:r>
      <w:proofErr w:type="spellStart"/>
      <w:proofErr w:type="gramEnd"/>
      <w:r w:rsidRPr="003C67D2">
        <w:rPr>
          <w:lang w:val="en-US"/>
        </w:rPr>
        <w:t>updatePassword</w:t>
      </w:r>
      <w:proofErr w:type="spellEnd"/>
      <w:r w:rsidRPr="003C67D2">
        <w:rPr>
          <w:lang w:val="en-US"/>
        </w:rPr>
        <w:t>');</w:t>
      </w:r>
    </w:p>
    <w:p w14:paraId="2C1BA297" w14:textId="77777777" w:rsidR="003C67D2" w:rsidRPr="003C67D2" w:rsidRDefault="003C67D2" w:rsidP="003C67D2">
      <w:pPr>
        <w:rPr>
          <w:lang w:val="en-US"/>
        </w:rPr>
      </w:pPr>
    </w:p>
    <w:p w14:paraId="3B395106" w14:textId="77777777" w:rsidR="003C67D2" w:rsidRPr="003C67D2" w:rsidRDefault="003C67D2" w:rsidP="003C67D2">
      <w:r w:rsidRPr="003C67D2">
        <w:rPr>
          <w:lang w:val="en-US"/>
        </w:rPr>
        <w:t xml:space="preserve">    </w:t>
      </w:r>
      <w:r w:rsidRPr="003C67D2">
        <w:t>// certificados</w:t>
      </w:r>
    </w:p>
    <w:p w14:paraId="20E628AD" w14:textId="77777777" w:rsidR="003C67D2" w:rsidRPr="003C67D2" w:rsidRDefault="003C67D2" w:rsidP="003C67D2">
      <w:r w:rsidRPr="003C67D2">
        <w:t>    // Lista + búsqueda</w:t>
      </w:r>
    </w:p>
    <w:p w14:paraId="38B331FD" w14:textId="77777777" w:rsidR="003C67D2" w:rsidRPr="003C67D2" w:rsidRDefault="003C67D2" w:rsidP="003C67D2">
      <w:r w:rsidRPr="003C67D2">
        <w:t>    $</w:t>
      </w:r>
      <w:proofErr w:type="spellStart"/>
      <w:r w:rsidRPr="003C67D2">
        <w:t>routes</w:t>
      </w:r>
      <w:proofErr w:type="spellEnd"/>
      <w:r w:rsidRPr="003C67D2">
        <w:t>-&gt;</w:t>
      </w:r>
      <w:proofErr w:type="spellStart"/>
      <w:proofErr w:type="gramStart"/>
      <w:r w:rsidRPr="003C67D2">
        <w:t>get</w:t>
      </w:r>
      <w:proofErr w:type="spellEnd"/>
      <w:r w:rsidRPr="003C67D2">
        <w:t>(</w:t>
      </w:r>
      <w:proofErr w:type="gramEnd"/>
      <w:r w:rsidRPr="003C67D2">
        <w:t>'/certificados', '</w:t>
      </w:r>
      <w:proofErr w:type="spellStart"/>
      <w:r w:rsidRPr="003C67D2">
        <w:t>Servicio_</w:t>
      </w:r>
      <w:proofErr w:type="gramStart"/>
      <w:r w:rsidRPr="003C67D2">
        <w:t>certificados</w:t>
      </w:r>
      <w:proofErr w:type="spellEnd"/>
      <w:r w:rsidRPr="003C67D2">
        <w:t>::</w:t>
      </w:r>
      <w:proofErr w:type="spellStart"/>
      <w:proofErr w:type="gramEnd"/>
      <w:r w:rsidRPr="003C67D2">
        <w:t>mis_certificados</w:t>
      </w:r>
      <w:proofErr w:type="spellEnd"/>
      <w:r w:rsidRPr="003C67D2">
        <w:t>');</w:t>
      </w:r>
    </w:p>
    <w:p w14:paraId="4D919924" w14:textId="77777777" w:rsidR="003C67D2" w:rsidRPr="003C67D2" w:rsidRDefault="003C67D2" w:rsidP="003C67D2"/>
    <w:p w14:paraId="65ACD8EF" w14:textId="77777777" w:rsidR="003C67D2" w:rsidRPr="003C67D2" w:rsidRDefault="003C67D2" w:rsidP="003C67D2">
      <w:r w:rsidRPr="003C67D2">
        <w:t>    // Ver PDF</w:t>
      </w:r>
    </w:p>
    <w:p w14:paraId="330B4761" w14:textId="77777777" w:rsidR="003C67D2" w:rsidRPr="003C67D2" w:rsidRDefault="003C67D2" w:rsidP="003C67D2">
      <w:r w:rsidRPr="003C67D2">
        <w:t>    $</w:t>
      </w:r>
      <w:proofErr w:type="spellStart"/>
      <w:r w:rsidRPr="003C67D2">
        <w:t>routes</w:t>
      </w:r>
      <w:proofErr w:type="spellEnd"/>
      <w:r w:rsidRPr="003C67D2">
        <w:t>-&gt;</w:t>
      </w:r>
      <w:proofErr w:type="spellStart"/>
      <w:r w:rsidRPr="003C67D2">
        <w:t>get</w:t>
      </w:r>
      <w:proofErr w:type="spellEnd"/>
      <w:r w:rsidRPr="003C67D2">
        <w:t>('/certificados/ver/</w:t>
      </w:r>
      <w:proofErr w:type="gramStart"/>
      <w:r w:rsidRPr="003C67D2">
        <w:t>(:</w:t>
      </w:r>
      <w:proofErr w:type="spellStart"/>
      <w:r w:rsidRPr="003C67D2">
        <w:t>any</w:t>
      </w:r>
      <w:proofErr w:type="spellEnd"/>
      <w:proofErr w:type="gramEnd"/>
      <w:r w:rsidRPr="003C67D2">
        <w:t>)', '</w:t>
      </w:r>
      <w:proofErr w:type="spellStart"/>
      <w:r w:rsidRPr="003C67D2">
        <w:t>Servicio_</w:t>
      </w:r>
      <w:proofErr w:type="gramStart"/>
      <w:r w:rsidRPr="003C67D2">
        <w:t>certificados</w:t>
      </w:r>
      <w:proofErr w:type="spellEnd"/>
      <w:r w:rsidRPr="003C67D2">
        <w:t>::</w:t>
      </w:r>
      <w:proofErr w:type="gramEnd"/>
      <w:r w:rsidRPr="003C67D2">
        <w:t>ver/$1');</w:t>
      </w:r>
    </w:p>
    <w:p w14:paraId="52BE260F" w14:textId="77777777" w:rsidR="003C67D2" w:rsidRPr="003C67D2" w:rsidRDefault="003C67D2" w:rsidP="003C67D2"/>
    <w:p w14:paraId="63C6F4C6" w14:textId="77777777" w:rsidR="003C67D2" w:rsidRPr="003C67D2" w:rsidRDefault="003C67D2" w:rsidP="003C67D2">
      <w:r w:rsidRPr="003C67D2">
        <w:t>    // Descargar PDF</w:t>
      </w:r>
    </w:p>
    <w:p w14:paraId="62A93C46" w14:textId="77777777" w:rsidR="003C67D2" w:rsidRPr="003C67D2" w:rsidRDefault="003C67D2" w:rsidP="003C67D2">
      <w:r w:rsidRPr="003C67D2">
        <w:t>    $</w:t>
      </w:r>
      <w:proofErr w:type="spellStart"/>
      <w:r w:rsidRPr="003C67D2">
        <w:t>routes</w:t>
      </w:r>
      <w:proofErr w:type="spellEnd"/>
      <w:r w:rsidRPr="003C67D2">
        <w:t>-&gt;</w:t>
      </w:r>
      <w:proofErr w:type="spellStart"/>
      <w:r w:rsidRPr="003C67D2">
        <w:t>get</w:t>
      </w:r>
      <w:proofErr w:type="spellEnd"/>
      <w:r w:rsidRPr="003C67D2">
        <w:t>('/certificados/descargar/</w:t>
      </w:r>
      <w:proofErr w:type="gramStart"/>
      <w:r w:rsidRPr="003C67D2">
        <w:t>(:</w:t>
      </w:r>
      <w:proofErr w:type="spellStart"/>
      <w:r w:rsidRPr="003C67D2">
        <w:t>any</w:t>
      </w:r>
      <w:proofErr w:type="spellEnd"/>
      <w:proofErr w:type="gramEnd"/>
      <w:r w:rsidRPr="003C67D2">
        <w:t>)', '</w:t>
      </w:r>
      <w:proofErr w:type="spellStart"/>
      <w:r w:rsidRPr="003C67D2">
        <w:t>Servicio_</w:t>
      </w:r>
      <w:proofErr w:type="gramStart"/>
      <w:r w:rsidRPr="003C67D2">
        <w:t>certificados</w:t>
      </w:r>
      <w:proofErr w:type="spellEnd"/>
      <w:r w:rsidRPr="003C67D2">
        <w:t>::</w:t>
      </w:r>
      <w:proofErr w:type="gramEnd"/>
      <w:r w:rsidRPr="003C67D2">
        <w:t>descargar/$1');</w:t>
      </w:r>
    </w:p>
    <w:p w14:paraId="117A3C4C" w14:textId="77777777" w:rsidR="003C67D2" w:rsidRPr="003C67D2" w:rsidRDefault="003C67D2" w:rsidP="003C67D2"/>
    <w:p w14:paraId="1967F48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//// </w:t>
      </w:r>
      <w:proofErr w:type="spellStart"/>
      <w:r w:rsidRPr="003C67D2">
        <w:rPr>
          <w:lang w:val="en-US"/>
        </w:rPr>
        <w:t>rutas</w:t>
      </w:r>
      <w:proofErr w:type="spell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para admin</w:t>
      </w:r>
      <w:proofErr w:type="gramEnd"/>
    </w:p>
    <w:p w14:paraId="441D56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$routes-&gt;</w:t>
      </w:r>
      <w:proofErr w:type="gramStart"/>
      <w:r w:rsidRPr="003C67D2">
        <w:rPr>
          <w:lang w:val="en-US"/>
        </w:rPr>
        <w:t>group(</w:t>
      </w:r>
      <w:proofErr w:type="gramEnd"/>
      <w:r w:rsidRPr="003C67D2">
        <w:rPr>
          <w:lang w:val="en-US"/>
        </w:rPr>
        <w:t>'admin', function($routes) {</w:t>
      </w:r>
    </w:p>
    <w:p w14:paraId="348D77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'/', '</w:t>
      </w:r>
      <w:proofErr w:type="gramStart"/>
      <w:r w:rsidRPr="003C67D2">
        <w:rPr>
          <w:lang w:val="en-US"/>
        </w:rPr>
        <w:t>Admin::</w:t>
      </w:r>
      <w:proofErr w:type="gramEnd"/>
      <w:r w:rsidRPr="003C67D2">
        <w:rPr>
          <w:lang w:val="en-US"/>
        </w:rPr>
        <w:t>index'</w:t>
      </w:r>
      <w:proofErr w:type="gramStart"/>
      <w:r w:rsidRPr="003C67D2">
        <w:rPr>
          <w:lang w:val="en-US"/>
        </w:rPr>
        <w:t xml:space="preserve">);   </w:t>
      </w:r>
      <w:proofErr w:type="gramEnd"/>
      <w:r w:rsidRPr="003C67D2">
        <w:rPr>
          <w:lang w:val="en-US"/>
        </w:rPr>
        <w:t>     // dashboard</w:t>
      </w:r>
    </w:p>
    <w:p w14:paraId="3234DA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usuarios</w:t>
      </w:r>
      <w:proofErr w:type="spellEnd"/>
      <w:r w:rsidRPr="003C67D2">
        <w:rPr>
          <w:lang w:val="en-US"/>
        </w:rPr>
        <w:t>', '</w:t>
      </w:r>
      <w:proofErr w:type="gramStart"/>
      <w:r w:rsidRPr="003C67D2">
        <w:rPr>
          <w:lang w:val="en-US"/>
        </w:rPr>
        <w:t>Admin::</w:t>
      </w:r>
      <w:proofErr w:type="spellStart"/>
      <w:proofErr w:type="gramEnd"/>
      <w:r w:rsidRPr="003C67D2">
        <w:rPr>
          <w:lang w:val="en-US"/>
        </w:rPr>
        <w:t>usuarios</w:t>
      </w:r>
      <w:proofErr w:type="spellEnd"/>
      <w:r w:rsidRPr="003C67D2">
        <w:rPr>
          <w:lang w:val="en-US"/>
        </w:rPr>
        <w:t>');</w:t>
      </w:r>
    </w:p>
    <w:p w14:paraId="30A692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'logs', '</w:t>
      </w:r>
      <w:proofErr w:type="gramStart"/>
      <w:r w:rsidRPr="003C67D2">
        <w:rPr>
          <w:lang w:val="en-US"/>
        </w:rPr>
        <w:t>Admin::</w:t>
      </w:r>
      <w:proofErr w:type="gramEnd"/>
      <w:r w:rsidRPr="003C67D2">
        <w:rPr>
          <w:lang w:val="en-US"/>
        </w:rPr>
        <w:t>logs');</w:t>
      </w:r>
    </w:p>
    <w:p w14:paraId="01543D94" w14:textId="77777777" w:rsidR="003C67D2" w:rsidRPr="003C67D2" w:rsidRDefault="003C67D2" w:rsidP="003C67D2">
      <w:r w:rsidRPr="003C67D2">
        <w:rPr>
          <w:lang w:val="en-US"/>
        </w:rPr>
        <w:t xml:space="preserve">    </w:t>
      </w:r>
      <w:r w:rsidRPr="003C67D2">
        <w:t xml:space="preserve">//funciones para </w:t>
      </w:r>
      <w:proofErr w:type="spellStart"/>
      <w:r w:rsidRPr="003C67D2">
        <w:t>administracion</w:t>
      </w:r>
      <w:proofErr w:type="spellEnd"/>
      <w:r w:rsidRPr="003C67D2">
        <w:t xml:space="preserve"> usuarios</w:t>
      </w:r>
    </w:p>
    <w:p w14:paraId="17CAF963" w14:textId="77777777" w:rsidR="003C67D2" w:rsidRPr="00E424D8" w:rsidRDefault="003C67D2" w:rsidP="003C67D2">
      <w:pPr>
        <w:rPr>
          <w:lang w:val="en-US"/>
        </w:rPr>
      </w:pPr>
      <w:r w:rsidRPr="003C67D2">
        <w:t xml:space="preserve">    </w:t>
      </w:r>
      <w:r w:rsidRPr="00E424D8">
        <w:rPr>
          <w:lang w:val="en-US"/>
        </w:rPr>
        <w:t>$routes-&gt;get('</w:t>
      </w:r>
      <w:proofErr w:type="spellStart"/>
      <w:r w:rsidRPr="00E424D8">
        <w:rPr>
          <w:lang w:val="en-US"/>
        </w:rPr>
        <w:t>eliminar</w:t>
      </w:r>
      <w:proofErr w:type="spellEnd"/>
      <w:r w:rsidRPr="00E424D8">
        <w:rPr>
          <w:lang w:val="en-US"/>
        </w:rPr>
        <w:t>/(:num)', '</w:t>
      </w:r>
      <w:proofErr w:type="gramStart"/>
      <w:r w:rsidRPr="00E424D8">
        <w:rPr>
          <w:lang w:val="en-US"/>
        </w:rPr>
        <w:t>Admin::</w:t>
      </w:r>
      <w:proofErr w:type="spellStart"/>
      <w:proofErr w:type="gramEnd"/>
      <w:r w:rsidRPr="00E424D8">
        <w:rPr>
          <w:lang w:val="en-US"/>
        </w:rPr>
        <w:t>eliminarUsuario</w:t>
      </w:r>
      <w:proofErr w:type="spellEnd"/>
      <w:r w:rsidRPr="00E424D8">
        <w:rPr>
          <w:lang w:val="en-US"/>
        </w:rPr>
        <w:t>/$1');</w:t>
      </w:r>
    </w:p>
    <w:p w14:paraId="60CDFB4B" w14:textId="77777777" w:rsidR="003C67D2" w:rsidRPr="003C67D2" w:rsidRDefault="003C67D2" w:rsidP="003C67D2">
      <w:pPr>
        <w:rPr>
          <w:lang w:val="en-US"/>
        </w:rPr>
      </w:pPr>
      <w:r w:rsidRPr="00E424D8">
        <w:rPr>
          <w:lang w:val="en-US"/>
        </w:rPr>
        <w:t xml:space="preserve">    </w:t>
      </w:r>
      <w:r w:rsidRPr="003C67D2">
        <w:rPr>
          <w:lang w:val="en-US"/>
        </w:rPr>
        <w:t>$routes-&gt;get('toggle/(:num)', '</w:t>
      </w:r>
      <w:proofErr w:type="gramStart"/>
      <w:r w:rsidRPr="003C67D2">
        <w:rPr>
          <w:lang w:val="en-US"/>
        </w:rPr>
        <w:t>Admin::</w:t>
      </w:r>
      <w:proofErr w:type="spellStart"/>
      <w:proofErr w:type="gramEnd"/>
      <w:r w:rsidRPr="003C67D2">
        <w:rPr>
          <w:lang w:val="en-US"/>
        </w:rPr>
        <w:t>toggleUsuario</w:t>
      </w:r>
      <w:proofErr w:type="spellEnd"/>
      <w:r w:rsidRPr="003C67D2">
        <w:rPr>
          <w:lang w:val="en-US"/>
        </w:rPr>
        <w:t>/$1');</w:t>
      </w:r>
    </w:p>
    <w:p w14:paraId="592E57A8" w14:textId="77777777" w:rsidR="003C67D2" w:rsidRPr="003C67D2" w:rsidRDefault="003C67D2" w:rsidP="003C67D2">
      <w:pPr>
        <w:rPr>
          <w:lang w:val="en-US"/>
        </w:rPr>
      </w:pPr>
    </w:p>
    <w:p w14:paraId="61E59D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});</w:t>
      </w:r>
    </w:p>
    <w:p w14:paraId="40D06193" w14:textId="77777777" w:rsidR="003C67D2" w:rsidRPr="003C67D2" w:rsidRDefault="003C67D2" w:rsidP="003C67D2">
      <w:pPr>
        <w:rPr>
          <w:lang w:val="en-US"/>
        </w:rPr>
      </w:pPr>
    </w:p>
    <w:p w14:paraId="153C0C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'/logs', '</w:t>
      </w:r>
      <w:proofErr w:type="gramStart"/>
      <w:r w:rsidRPr="003C67D2">
        <w:rPr>
          <w:lang w:val="en-US"/>
        </w:rPr>
        <w:t>Admin::</w:t>
      </w:r>
      <w:proofErr w:type="spellStart"/>
      <w:proofErr w:type="gramEnd"/>
      <w:r w:rsidRPr="003C67D2">
        <w:rPr>
          <w:lang w:val="en-US"/>
        </w:rPr>
        <w:t>resgistro_logs</w:t>
      </w:r>
      <w:proofErr w:type="spellEnd"/>
      <w:r w:rsidRPr="003C67D2">
        <w:rPr>
          <w:lang w:val="en-US"/>
        </w:rPr>
        <w:t>');</w:t>
      </w:r>
    </w:p>
    <w:p w14:paraId="3BBD80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'/admin', '</w:t>
      </w:r>
      <w:proofErr w:type="gramStart"/>
      <w:r w:rsidRPr="003C67D2">
        <w:rPr>
          <w:lang w:val="en-US"/>
        </w:rPr>
        <w:t>Admin::</w:t>
      </w:r>
      <w:proofErr w:type="spellStart"/>
      <w:proofErr w:type="gramEnd"/>
      <w:r w:rsidRPr="003C67D2">
        <w:rPr>
          <w:lang w:val="en-US"/>
        </w:rPr>
        <w:t>admin_usuarios</w:t>
      </w:r>
      <w:proofErr w:type="spellEnd"/>
      <w:r w:rsidRPr="003C67D2">
        <w:rPr>
          <w:lang w:val="en-US"/>
        </w:rPr>
        <w:t>');</w:t>
      </w:r>
    </w:p>
    <w:p w14:paraId="6FFADD3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//$routes-&gt;</w:t>
      </w:r>
      <w:proofErr w:type="gramStart"/>
      <w:r w:rsidRPr="003C67D2">
        <w:rPr>
          <w:lang w:val="en-US"/>
        </w:rPr>
        <w:t>get(</w:t>
      </w:r>
      <w:proofErr w:type="gramEnd"/>
      <w:r w:rsidRPr="003C67D2">
        <w:rPr>
          <w:lang w:val="en-US"/>
        </w:rPr>
        <w:t>'/</w:t>
      </w:r>
      <w:proofErr w:type="spellStart"/>
      <w:r w:rsidRPr="003C67D2">
        <w:rPr>
          <w:lang w:val="en-US"/>
        </w:rPr>
        <w:t>admin_usuarios</w:t>
      </w:r>
      <w:proofErr w:type="spellEnd"/>
      <w:r w:rsidRPr="003C67D2">
        <w:rPr>
          <w:lang w:val="en-US"/>
        </w:rPr>
        <w:t>', '</w:t>
      </w:r>
      <w:proofErr w:type="gramStart"/>
      <w:r w:rsidRPr="003C67D2">
        <w:rPr>
          <w:lang w:val="en-US"/>
        </w:rPr>
        <w:t>Admin::</w:t>
      </w:r>
      <w:proofErr w:type="gramEnd"/>
      <w:r w:rsidRPr="003C67D2">
        <w:rPr>
          <w:lang w:val="en-US"/>
        </w:rPr>
        <w:t>');</w:t>
      </w:r>
    </w:p>
    <w:p w14:paraId="0606A32A" w14:textId="77777777" w:rsidR="003C67D2" w:rsidRPr="003C67D2" w:rsidRDefault="003C67D2" w:rsidP="003C67D2">
      <w:pPr>
        <w:rPr>
          <w:lang w:val="en-US"/>
        </w:rPr>
      </w:pPr>
    </w:p>
    <w:p w14:paraId="47AE3DA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0280F14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27B461E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Additional Routing</w:t>
      </w:r>
    </w:p>
    <w:p w14:paraId="4E1C5D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--------------------------------------------------------------------</w:t>
      </w:r>
    </w:p>
    <w:p w14:paraId="3146154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68ABF06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There will often be times that you need additional routing and you</w:t>
      </w:r>
    </w:p>
    <w:p w14:paraId="2733946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need</w:t>
      </w:r>
      <w:proofErr w:type="gramEnd"/>
      <w:r w:rsidRPr="003C67D2">
        <w:rPr>
          <w:lang w:val="en-US"/>
        </w:rPr>
        <w:t xml:space="preserve"> it to be able to override any defaults in this file. Environment</w:t>
      </w:r>
    </w:p>
    <w:p w14:paraId="00D161E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based</w:t>
      </w:r>
      <w:proofErr w:type="gramEnd"/>
      <w:r w:rsidRPr="003C67D2">
        <w:rPr>
          <w:lang w:val="en-US"/>
        </w:rPr>
        <w:t xml:space="preserve"> routes </w:t>
      </w:r>
      <w:proofErr w:type="gramStart"/>
      <w:r w:rsidRPr="003C67D2">
        <w:rPr>
          <w:lang w:val="en-US"/>
        </w:rPr>
        <w:t>is</w:t>
      </w:r>
      <w:proofErr w:type="gramEnd"/>
      <w:r w:rsidRPr="003C67D2">
        <w:rPr>
          <w:lang w:val="en-US"/>
        </w:rPr>
        <w:t xml:space="preserve"> one such time. </w:t>
      </w:r>
      <w:proofErr w:type="gramStart"/>
      <w:r w:rsidRPr="003C67D2">
        <w:rPr>
          <w:lang w:val="en-US"/>
        </w:rPr>
        <w:t>require(</w:t>
      </w:r>
      <w:proofErr w:type="gramEnd"/>
      <w:r w:rsidRPr="003C67D2">
        <w:rPr>
          <w:lang w:val="en-US"/>
        </w:rPr>
        <w:t>) additional route files here</w:t>
      </w:r>
    </w:p>
    <w:p w14:paraId="7BA69C8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to</w:t>
      </w:r>
      <w:proofErr w:type="gramEnd"/>
      <w:r w:rsidRPr="003C67D2">
        <w:rPr>
          <w:lang w:val="en-US"/>
        </w:rPr>
        <w:t xml:space="preserve"> make that happen.</w:t>
      </w:r>
    </w:p>
    <w:p w14:paraId="41CF182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40DE1EA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You will have access to the $routes object within that file without</w:t>
      </w:r>
    </w:p>
    <w:p w14:paraId="2449E28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needing</w:t>
      </w:r>
      <w:proofErr w:type="gramEnd"/>
      <w:r w:rsidRPr="003C67D2">
        <w:rPr>
          <w:lang w:val="en-US"/>
        </w:rPr>
        <w:t xml:space="preserve"> to reload it.</w:t>
      </w:r>
    </w:p>
    <w:p w14:paraId="4183247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5F19B1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if (</w:t>
      </w:r>
      <w:proofErr w:type="spellStart"/>
      <w:r w:rsidRPr="003C67D2">
        <w:rPr>
          <w:lang w:val="en-US"/>
        </w:rPr>
        <w:t>file_</w:t>
      </w:r>
      <w:proofErr w:type="gramStart"/>
      <w:r w:rsidRPr="003C67D2">
        <w:rPr>
          <w:lang w:val="en-US"/>
        </w:rPr>
        <w:t>exists</w:t>
      </w:r>
      <w:proofErr w:type="spellEnd"/>
      <w:r w:rsidRPr="003C67D2">
        <w:rPr>
          <w:lang w:val="en-US"/>
        </w:rPr>
        <w:t>(APPPATH .</w:t>
      </w:r>
      <w:proofErr w:type="gramEnd"/>
      <w:r w:rsidRPr="003C67D2">
        <w:rPr>
          <w:lang w:val="en-US"/>
        </w:rPr>
        <w:t xml:space="preserve"> 'Config/</w:t>
      </w:r>
      <w:proofErr w:type="gramStart"/>
      <w:r w:rsidRPr="003C67D2">
        <w:rPr>
          <w:lang w:val="en-US"/>
        </w:rPr>
        <w:t>' .</w:t>
      </w:r>
      <w:proofErr w:type="gram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ENVIRONMENT .</w:t>
      </w:r>
      <w:proofErr w:type="gramEnd"/>
      <w:r w:rsidRPr="003C67D2">
        <w:rPr>
          <w:lang w:val="en-US"/>
        </w:rPr>
        <w:t xml:space="preserve"> '/</w:t>
      </w:r>
      <w:proofErr w:type="spellStart"/>
      <w:r w:rsidRPr="003C67D2">
        <w:rPr>
          <w:lang w:val="en-US"/>
        </w:rPr>
        <w:t>Routes.php</w:t>
      </w:r>
      <w:proofErr w:type="spellEnd"/>
      <w:r w:rsidRPr="003C67D2">
        <w:rPr>
          <w:lang w:val="en-US"/>
        </w:rPr>
        <w:t>'))</w:t>
      </w:r>
    </w:p>
    <w:p w14:paraId="77C153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{</w:t>
      </w:r>
    </w:p>
    <w:p w14:paraId="4E9EA4F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require </w:t>
      </w:r>
      <w:proofErr w:type="gramStart"/>
      <w:r w:rsidRPr="003C67D2">
        <w:rPr>
          <w:lang w:val="en-US"/>
        </w:rPr>
        <w:t>APPPATH .</w:t>
      </w:r>
      <w:proofErr w:type="gramEnd"/>
      <w:r w:rsidRPr="003C67D2">
        <w:rPr>
          <w:lang w:val="en-US"/>
        </w:rPr>
        <w:t xml:space="preserve"> 'Config/</w:t>
      </w:r>
      <w:proofErr w:type="gramStart"/>
      <w:r w:rsidRPr="003C67D2">
        <w:rPr>
          <w:lang w:val="en-US"/>
        </w:rPr>
        <w:t>' .</w:t>
      </w:r>
      <w:proofErr w:type="gramEnd"/>
      <w:r w:rsidRPr="003C67D2">
        <w:rPr>
          <w:lang w:val="en-US"/>
        </w:rPr>
        <w:t xml:space="preserve"> </w:t>
      </w:r>
      <w:proofErr w:type="gramStart"/>
      <w:r w:rsidRPr="003C67D2">
        <w:rPr>
          <w:lang w:val="en-US"/>
        </w:rPr>
        <w:t>ENVIRONMENT .</w:t>
      </w:r>
      <w:proofErr w:type="gramEnd"/>
      <w:r w:rsidRPr="003C67D2">
        <w:rPr>
          <w:lang w:val="en-US"/>
        </w:rPr>
        <w:t xml:space="preserve"> '/</w:t>
      </w:r>
      <w:proofErr w:type="spellStart"/>
      <w:r w:rsidRPr="003C67D2">
        <w:rPr>
          <w:lang w:val="en-US"/>
        </w:rPr>
        <w:t>Routes.php</w:t>
      </w:r>
      <w:proofErr w:type="spellEnd"/>
      <w:r w:rsidRPr="003C67D2">
        <w:rPr>
          <w:lang w:val="en-US"/>
        </w:rPr>
        <w:t>';</w:t>
      </w:r>
    </w:p>
    <w:p w14:paraId="372BE70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2A4BF4EE" w14:textId="77777777" w:rsidR="003C67D2" w:rsidRPr="003C67D2" w:rsidRDefault="003C67D2" w:rsidP="003C67D2">
      <w:pPr>
        <w:rPr>
          <w:lang w:val="en-US"/>
        </w:rPr>
      </w:pPr>
    </w:p>
    <w:p w14:paraId="6B80933B" w14:textId="77777777" w:rsidR="003C67D2" w:rsidRPr="003C67D2" w:rsidRDefault="003C67D2" w:rsidP="003C67D2">
      <w:pPr>
        <w:rPr>
          <w:lang w:val="en-US"/>
        </w:rPr>
      </w:pPr>
    </w:p>
    <w:p w14:paraId="591961A8" w14:textId="15814103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 w:rsidR="003C67D2">
        <w:rPr>
          <w:lang w:val="en-US"/>
        </w:rPr>
        <w:t>29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Services.php</w:t>
      </w:r>
      <w:proofErr w:type="spellEnd"/>
    </w:p>
    <w:p w14:paraId="7C9188D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763B9A4F" w14:textId="77777777" w:rsidR="003C67D2" w:rsidRPr="003C67D2" w:rsidRDefault="003C67D2" w:rsidP="003C67D2">
      <w:pPr>
        <w:rPr>
          <w:lang w:val="en-US"/>
        </w:rPr>
      </w:pPr>
    </w:p>
    <w:p w14:paraId="679BD2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use CodeIgniter\Config\Services as </w:t>
      </w:r>
      <w:proofErr w:type="spellStart"/>
      <w:r w:rsidRPr="003C67D2">
        <w:rPr>
          <w:lang w:val="en-US"/>
        </w:rPr>
        <w:t>CoreServices</w:t>
      </w:r>
      <w:proofErr w:type="spellEnd"/>
      <w:r w:rsidRPr="003C67D2">
        <w:rPr>
          <w:lang w:val="en-US"/>
        </w:rPr>
        <w:t>;</w:t>
      </w:r>
    </w:p>
    <w:p w14:paraId="5FF28698" w14:textId="77777777" w:rsidR="003C67D2" w:rsidRPr="003C67D2" w:rsidRDefault="003C67D2" w:rsidP="003C67D2">
      <w:pPr>
        <w:rPr>
          <w:lang w:val="en-US"/>
        </w:rPr>
      </w:pPr>
    </w:p>
    <w:p w14:paraId="76224E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/**</w:t>
      </w:r>
    </w:p>
    <w:p w14:paraId="1D3164C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Services Configuration file.</w:t>
      </w:r>
    </w:p>
    <w:p w14:paraId="0AF3A14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3F7ECDC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Services are simply other classes/libraries that the system uses</w:t>
      </w:r>
    </w:p>
    <w:p w14:paraId="7EA817F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to</w:t>
      </w:r>
      <w:proofErr w:type="gramEnd"/>
      <w:r w:rsidRPr="003C67D2">
        <w:rPr>
          <w:lang w:val="en-US"/>
        </w:rPr>
        <w:t xml:space="preserve"> do its job. This is used by CodeIgniter to allow the core of the</w:t>
      </w:r>
    </w:p>
    <w:p w14:paraId="11AD2B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framework</w:t>
      </w:r>
      <w:proofErr w:type="gramEnd"/>
      <w:r w:rsidRPr="003C67D2">
        <w:rPr>
          <w:lang w:val="en-US"/>
        </w:rPr>
        <w:t xml:space="preserve"> to be swapped out easily without affecting the usage within</w:t>
      </w:r>
    </w:p>
    <w:p w14:paraId="3B6D07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the</w:t>
      </w:r>
      <w:proofErr w:type="gramEnd"/>
      <w:r w:rsidRPr="003C67D2">
        <w:rPr>
          <w:lang w:val="en-US"/>
        </w:rPr>
        <w:t xml:space="preserve"> rest of your application.</w:t>
      </w:r>
    </w:p>
    <w:p w14:paraId="60C3ECA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</w:t>
      </w:r>
    </w:p>
    <w:p w14:paraId="575B3BC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 This file holds any application-specific services, or service overrides</w:t>
      </w:r>
    </w:p>
    <w:p w14:paraId="621225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that</w:t>
      </w:r>
      <w:proofErr w:type="gramEnd"/>
      <w:r w:rsidRPr="003C67D2">
        <w:rPr>
          <w:lang w:val="en-US"/>
        </w:rPr>
        <w:t xml:space="preserve"> you might need. An example has been included with the general</w:t>
      </w:r>
    </w:p>
    <w:p w14:paraId="6D46CC7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method</w:t>
      </w:r>
      <w:proofErr w:type="gramEnd"/>
      <w:r w:rsidRPr="003C67D2">
        <w:rPr>
          <w:lang w:val="en-US"/>
        </w:rPr>
        <w:t xml:space="preserve"> format you should use for your service methods. For more examples,</w:t>
      </w:r>
    </w:p>
    <w:p w14:paraId="501FE93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* </w:t>
      </w:r>
      <w:proofErr w:type="gramStart"/>
      <w:r w:rsidRPr="003C67D2">
        <w:rPr>
          <w:lang w:val="en-US"/>
        </w:rPr>
        <w:t>see</w:t>
      </w:r>
      <w:proofErr w:type="gramEnd"/>
      <w:r w:rsidRPr="003C67D2">
        <w:rPr>
          <w:lang w:val="en-US"/>
        </w:rPr>
        <w:t xml:space="preserve"> the core Services file at system/Config/</w:t>
      </w:r>
      <w:proofErr w:type="spellStart"/>
      <w:r w:rsidRPr="003C67D2">
        <w:rPr>
          <w:lang w:val="en-US"/>
        </w:rPr>
        <w:t>Services.php</w:t>
      </w:r>
      <w:proofErr w:type="spellEnd"/>
      <w:r w:rsidRPr="003C67D2">
        <w:rPr>
          <w:lang w:val="en-US"/>
        </w:rPr>
        <w:t>.</w:t>
      </w:r>
    </w:p>
    <w:p w14:paraId="7342F57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*/</w:t>
      </w:r>
    </w:p>
    <w:p w14:paraId="6ACFB43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Services extends </w:t>
      </w:r>
      <w:proofErr w:type="spellStart"/>
      <w:r w:rsidRPr="003C67D2">
        <w:rPr>
          <w:lang w:val="en-US"/>
        </w:rPr>
        <w:t>CoreServices</w:t>
      </w:r>
      <w:proofErr w:type="spellEnd"/>
    </w:p>
    <w:p w14:paraId="3D408D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707794CF" w14:textId="77777777" w:rsidR="003C67D2" w:rsidRPr="003C67D2" w:rsidRDefault="003C67D2" w:rsidP="003C67D2">
      <w:pPr>
        <w:rPr>
          <w:lang w:val="en-US"/>
        </w:rPr>
      </w:pPr>
    </w:p>
    <w:p w14:paraId="3694AA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 xml:space="preserve">    //    public static function </w:t>
      </w:r>
      <w:proofErr w:type="gramStart"/>
      <w:r w:rsidRPr="003C67D2">
        <w:rPr>
          <w:lang w:val="en-US"/>
        </w:rPr>
        <w:t>example(</w:t>
      </w:r>
      <w:proofErr w:type="gramEnd"/>
      <w:r w:rsidRPr="003C67D2">
        <w:rPr>
          <w:lang w:val="en-US"/>
        </w:rPr>
        <w:t>$</w:t>
      </w:r>
      <w:proofErr w:type="spellStart"/>
      <w:r w:rsidRPr="003C67D2">
        <w:rPr>
          <w:lang w:val="en-US"/>
        </w:rPr>
        <w:t>getShared</w:t>
      </w:r>
      <w:proofErr w:type="spellEnd"/>
      <w:r w:rsidRPr="003C67D2">
        <w:rPr>
          <w:lang w:val="en-US"/>
        </w:rPr>
        <w:t xml:space="preserve"> = true)</w:t>
      </w:r>
    </w:p>
    <w:p w14:paraId="00679B2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   {</w:t>
      </w:r>
    </w:p>
    <w:p w14:paraId="21B74C3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       if ($</w:t>
      </w:r>
      <w:proofErr w:type="spellStart"/>
      <w:r w:rsidRPr="003C67D2">
        <w:rPr>
          <w:lang w:val="en-US"/>
        </w:rPr>
        <w:t>getShared</w:t>
      </w:r>
      <w:proofErr w:type="spellEnd"/>
      <w:r w:rsidRPr="003C67D2">
        <w:rPr>
          <w:lang w:val="en-US"/>
        </w:rPr>
        <w:t>)</w:t>
      </w:r>
    </w:p>
    <w:p w14:paraId="0FF3537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       {</w:t>
      </w:r>
    </w:p>
    <w:p w14:paraId="04D5C5A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//            return </w:t>
      </w:r>
      <w:proofErr w:type="gramStart"/>
      <w:r w:rsidRPr="003C67D2">
        <w:rPr>
          <w:lang w:val="en-US"/>
        </w:rPr>
        <w:t>static::</w:t>
      </w:r>
      <w:proofErr w:type="spellStart"/>
      <w:proofErr w:type="gramEnd"/>
      <w:r w:rsidRPr="003C67D2">
        <w:rPr>
          <w:lang w:val="en-US"/>
        </w:rPr>
        <w:t>getSharedInstance</w:t>
      </w:r>
      <w:proofErr w:type="spellEnd"/>
      <w:r w:rsidRPr="003C67D2">
        <w:rPr>
          <w:lang w:val="en-US"/>
        </w:rPr>
        <w:t>('example');</w:t>
      </w:r>
    </w:p>
    <w:p w14:paraId="180CBE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       }</w:t>
      </w:r>
    </w:p>
    <w:p w14:paraId="3BF654F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</w:t>
      </w:r>
    </w:p>
    <w:p w14:paraId="7425DD8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//        return new </w:t>
      </w:r>
      <w:proofErr w:type="gramStart"/>
      <w:r w:rsidRPr="003C67D2">
        <w:rPr>
          <w:lang w:val="en-US"/>
        </w:rPr>
        <w:t>\CodeIgniter\Example(</w:t>
      </w:r>
      <w:proofErr w:type="gramEnd"/>
      <w:r w:rsidRPr="003C67D2">
        <w:rPr>
          <w:lang w:val="en-US"/>
        </w:rPr>
        <w:t>);</w:t>
      </w:r>
    </w:p>
    <w:p w14:paraId="6BB113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   }</w:t>
      </w:r>
    </w:p>
    <w:p w14:paraId="03491F2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273D2E41" w14:textId="77777777" w:rsidR="003C67D2" w:rsidRPr="003C67D2" w:rsidRDefault="003C67D2" w:rsidP="003C67D2">
      <w:pPr>
        <w:rPr>
          <w:lang w:val="en-US"/>
        </w:rPr>
      </w:pPr>
    </w:p>
    <w:p w14:paraId="45500AD7" w14:textId="77777777" w:rsidR="003C67D2" w:rsidRPr="003C67D2" w:rsidRDefault="003C67D2" w:rsidP="003C67D2">
      <w:pPr>
        <w:rPr>
          <w:lang w:val="en-US"/>
        </w:rPr>
      </w:pPr>
    </w:p>
    <w:p w14:paraId="11AD8E60" w14:textId="13A06812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 w:rsidR="003C67D2">
        <w:rPr>
          <w:lang w:val="en-US"/>
        </w:rPr>
        <w:t>30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Toolbar.php</w:t>
      </w:r>
      <w:proofErr w:type="spellEnd"/>
    </w:p>
    <w:p w14:paraId="2E93FE8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7E9803A9" w14:textId="77777777" w:rsidR="003C67D2" w:rsidRPr="003C67D2" w:rsidRDefault="003C67D2" w:rsidP="003C67D2">
      <w:pPr>
        <w:rPr>
          <w:lang w:val="en-US"/>
        </w:rPr>
      </w:pPr>
    </w:p>
    <w:p w14:paraId="28D178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070149BE" w14:textId="77777777" w:rsidR="003C67D2" w:rsidRPr="003C67D2" w:rsidRDefault="003C67D2" w:rsidP="003C67D2">
      <w:pPr>
        <w:rPr>
          <w:lang w:val="en-US"/>
        </w:rPr>
      </w:pPr>
    </w:p>
    <w:p w14:paraId="5776A5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Toolbar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7DC1017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706279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0CDD834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2901A35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Debug Toolbar</w:t>
      </w:r>
    </w:p>
    <w:p w14:paraId="3EE4201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50AEEF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Debug Toolbar provides a way to see information about the performance</w:t>
      </w:r>
    </w:p>
    <w:p w14:paraId="6222802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and state of your application during that page display. By </w:t>
      </w:r>
      <w:proofErr w:type="gramStart"/>
      <w:r w:rsidRPr="003C67D2">
        <w:rPr>
          <w:lang w:val="en-US"/>
        </w:rPr>
        <w:t>default</w:t>
      </w:r>
      <w:proofErr w:type="gramEnd"/>
      <w:r w:rsidRPr="003C67D2">
        <w:rPr>
          <w:lang w:val="en-US"/>
        </w:rPr>
        <w:t xml:space="preserve"> it will</w:t>
      </w:r>
    </w:p>
    <w:p w14:paraId="609C4F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NOT be displayed under production environments, and will only display if</w:t>
      </w:r>
    </w:p>
    <w:p w14:paraId="6790DC7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 CI_DEBUG is true, since if it's not, there's not much to display anyway.</w:t>
      </w:r>
    </w:p>
    <w:p w14:paraId="3B65C28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49E488F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</w:t>
      </w:r>
      <w:proofErr w:type="spellStart"/>
      <w:r w:rsidRPr="003C67D2">
        <w:rPr>
          <w:lang w:val="en-US"/>
        </w:rPr>
        <w:t>toolbarMaxHistory</w:t>
      </w:r>
      <w:proofErr w:type="spellEnd"/>
      <w:r w:rsidRPr="003C67D2">
        <w:rPr>
          <w:lang w:val="en-US"/>
        </w:rPr>
        <w:t xml:space="preserve"> = Number of history files, 0 for none or -1 for unlimited</w:t>
      </w:r>
    </w:p>
    <w:p w14:paraId="5F672F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14A8E8F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2EFDD5F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$collectors = [</w:t>
      </w:r>
    </w:p>
    <w:p w14:paraId="5B076D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\CodeIgniter\Debug\Toolbar\Collectors\Timers::</w:t>
      </w:r>
      <w:proofErr w:type="gramEnd"/>
      <w:r w:rsidRPr="003C67D2">
        <w:rPr>
          <w:lang w:val="en-US"/>
        </w:rPr>
        <w:t>class,</w:t>
      </w:r>
    </w:p>
    <w:p w14:paraId="46EF8E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\CodeIgniter\Debug\Toolbar\Collectors\Database::</w:t>
      </w:r>
      <w:proofErr w:type="gramEnd"/>
      <w:r w:rsidRPr="003C67D2">
        <w:rPr>
          <w:lang w:val="en-US"/>
        </w:rPr>
        <w:t>class,</w:t>
      </w:r>
    </w:p>
    <w:p w14:paraId="6F3F501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\CodeIgniter\Debug\Toolbar\Collectors\Logs::</w:t>
      </w:r>
      <w:proofErr w:type="gramEnd"/>
      <w:r w:rsidRPr="003C67D2">
        <w:rPr>
          <w:lang w:val="en-US"/>
        </w:rPr>
        <w:t>class,</w:t>
      </w:r>
    </w:p>
    <w:p w14:paraId="6AF1470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\CodeIgniter\Debug\Toolbar\Collectors\Views::</w:t>
      </w:r>
      <w:proofErr w:type="gramEnd"/>
      <w:r w:rsidRPr="003C67D2">
        <w:rPr>
          <w:lang w:val="en-US"/>
        </w:rPr>
        <w:t>class,</w:t>
      </w:r>
    </w:p>
    <w:p w14:paraId="453E669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// </w:t>
      </w:r>
      <w:proofErr w:type="gramStart"/>
      <w:r w:rsidRPr="003C67D2">
        <w:rPr>
          <w:lang w:val="en-US"/>
        </w:rPr>
        <w:t>\CodeIgniter\Debug\Toolbar\Collectors\Cache::</w:t>
      </w:r>
      <w:proofErr w:type="gramEnd"/>
      <w:r w:rsidRPr="003C67D2">
        <w:rPr>
          <w:lang w:val="en-US"/>
        </w:rPr>
        <w:t>class,</w:t>
      </w:r>
    </w:p>
    <w:p w14:paraId="05F30F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\CodeIgniter\Debug\Toolbar\Collectors\Files::</w:t>
      </w:r>
      <w:proofErr w:type="gramEnd"/>
      <w:r w:rsidRPr="003C67D2">
        <w:rPr>
          <w:lang w:val="en-US"/>
        </w:rPr>
        <w:t>class,</w:t>
      </w:r>
    </w:p>
    <w:p w14:paraId="58A33D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\CodeIgniter\Debug\Toolbar\Collectors\Routes::</w:t>
      </w:r>
      <w:proofErr w:type="gramEnd"/>
      <w:r w:rsidRPr="003C67D2">
        <w:rPr>
          <w:lang w:val="en-US"/>
        </w:rPr>
        <w:t>class,</w:t>
      </w:r>
    </w:p>
    <w:p w14:paraId="098702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\CodeIgniter\Debug\Toolbar\Collectors\Events::</w:t>
      </w:r>
      <w:proofErr w:type="gramEnd"/>
      <w:r w:rsidRPr="003C67D2">
        <w:rPr>
          <w:lang w:val="en-US"/>
        </w:rPr>
        <w:t>class,</w:t>
      </w:r>
    </w:p>
    <w:p w14:paraId="1B6643A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3D3E2779" w14:textId="77777777" w:rsidR="003C67D2" w:rsidRPr="003C67D2" w:rsidRDefault="003C67D2" w:rsidP="003C67D2">
      <w:pPr>
        <w:rPr>
          <w:lang w:val="en-US"/>
        </w:rPr>
      </w:pPr>
    </w:p>
    <w:p w14:paraId="147D239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1FCA975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3A1CD5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Max History</w:t>
      </w:r>
    </w:p>
    <w:p w14:paraId="7F40E4D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7798E26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Toolbar allows you to view recent requests that have been made to</w:t>
      </w:r>
    </w:p>
    <w:p w14:paraId="3F3172E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the application while the toolbar is active. This allows you </w:t>
      </w:r>
      <w:proofErr w:type="gramStart"/>
      <w:r w:rsidRPr="003C67D2">
        <w:rPr>
          <w:lang w:val="en-US"/>
        </w:rPr>
        <w:t>to</w:t>
      </w:r>
      <w:proofErr w:type="gramEnd"/>
      <w:r w:rsidRPr="003C67D2">
        <w:rPr>
          <w:lang w:val="en-US"/>
        </w:rPr>
        <w:t xml:space="preserve"> quickly</w:t>
      </w:r>
    </w:p>
    <w:p w14:paraId="67114B9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view and compare multiple requests.</w:t>
      </w:r>
    </w:p>
    <w:p w14:paraId="1D8E24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71141B4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$</w:t>
      </w:r>
      <w:proofErr w:type="spellStart"/>
      <w:r w:rsidRPr="003C67D2">
        <w:rPr>
          <w:lang w:val="en-US"/>
        </w:rPr>
        <w:t>maxHistory</w:t>
      </w:r>
      <w:proofErr w:type="spellEnd"/>
      <w:r w:rsidRPr="003C67D2">
        <w:rPr>
          <w:lang w:val="en-US"/>
        </w:rPr>
        <w:t xml:space="preserve"> sets a limit on the number of past requests that are stored,</w:t>
      </w:r>
    </w:p>
    <w:p w14:paraId="2B685E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helping to conserve file space used to store them. You can set it to</w:t>
      </w:r>
    </w:p>
    <w:p w14:paraId="5DECBC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| 0 (zero) to not have any history stored, or -1 for unlimited history.</w:t>
      </w:r>
    </w:p>
    <w:p w14:paraId="5E0CAD1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27597EA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2F5CE66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maxHistory</w:t>
      </w:r>
      <w:proofErr w:type="spellEnd"/>
      <w:r w:rsidRPr="003C67D2">
        <w:rPr>
          <w:lang w:val="en-US"/>
        </w:rPr>
        <w:t xml:space="preserve"> = 20;</w:t>
      </w:r>
    </w:p>
    <w:p w14:paraId="1A008C96" w14:textId="77777777" w:rsidR="003C67D2" w:rsidRPr="003C67D2" w:rsidRDefault="003C67D2" w:rsidP="003C67D2">
      <w:pPr>
        <w:rPr>
          <w:lang w:val="en-US"/>
        </w:rPr>
      </w:pPr>
    </w:p>
    <w:p w14:paraId="221E17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777F491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69242A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Toolbar Views Path</w:t>
      </w:r>
    </w:p>
    <w:p w14:paraId="2B82828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48D72E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| The full path to the </w:t>
      </w:r>
      <w:proofErr w:type="spellStart"/>
      <w:r w:rsidRPr="003C67D2">
        <w:rPr>
          <w:lang w:val="en-US"/>
        </w:rPr>
        <w:t>the</w:t>
      </w:r>
      <w:proofErr w:type="spellEnd"/>
      <w:r w:rsidRPr="003C67D2">
        <w:rPr>
          <w:lang w:val="en-US"/>
        </w:rPr>
        <w:t xml:space="preserve"> views that are used by the toolbar.</w:t>
      </w:r>
    </w:p>
    <w:p w14:paraId="022723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MUST have a trailing slash.</w:t>
      </w:r>
    </w:p>
    <w:p w14:paraId="3288DDB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47AF23A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24F8A5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viewsPath</w:t>
      </w:r>
      <w:proofErr w:type="spellEnd"/>
      <w:r w:rsidRPr="003C67D2">
        <w:rPr>
          <w:lang w:val="en-US"/>
        </w:rPr>
        <w:t xml:space="preserve"> = </w:t>
      </w:r>
      <w:proofErr w:type="gramStart"/>
      <w:r w:rsidRPr="003C67D2">
        <w:rPr>
          <w:lang w:val="en-US"/>
        </w:rPr>
        <w:t>SYSTEMPATH .</w:t>
      </w:r>
      <w:proofErr w:type="gramEnd"/>
      <w:r w:rsidRPr="003C67D2">
        <w:rPr>
          <w:lang w:val="en-US"/>
        </w:rPr>
        <w:t xml:space="preserve"> 'Debug/Toolbar/Views/';</w:t>
      </w:r>
    </w:p>
    <w:p w14:paraId="71EE1610" w14:textId="77777777" w:rsidR="003C67D2" w:rsidRPr="003C67D2" w:rsidRDefault="003C67D2" w:rsidP="003C67D2">
      <w:pPr>
        <w:rPr>
          <w:lang w:val="en-US"/>
        </w:rPr>
      </w:pPr>
    </w:p>
    <w:p w14:paraId="55D1661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5D473B9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10C57CD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Max Queries</w:t>
      </w:r>
    </w:p>
    <w:p w14:paraId="03527F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|--------------------------------------------------------------------------</w:t>
      </w:r>
    </w:p>
    <w:p w14:paraId="0EE8708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If the Database Collector is enabled, it will log every query that the</w:t>
      </w:r>
    </w:p>
    <w:p w14:paraId="0630A57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the system generates so they can be displayed on the toolbar's timeline</w:t>
      </w:r>
    </w:p>
    <w:p w14:paraId="13486A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and in the query log. This can lead to memory issues in some instances</w:t>
      </w:r>
    </w:p>
    <w:p w14:paraId="5C38C0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with hundreds of queries.</w:t>
      </w:r>
    </w:p>
    <w:p w14:paraId="082BD6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14D5FB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$</w:t>
      </w:r>
      <w:proofErr w:type="spellStart"/>
      <w:r w:rsidRPr="003C67D2">
        <w:rPr>
          <w:lang w:val="en-US"/>
        </w:rPr>
        <w:t>maxQueries</w:t>
      </w:r>
      <w:proofErr w:type="spellEnd"/>
      <w:r w:rsidRPr="003C67D2">
        <w:rPr>
          <w:lang w:val="en-US"/>
        </w:rPr>
        <w:t xml:space="preserve"> defines the maximum </w:t>
      </w:r>
      <w:proofErr w:type="gramStart"/>
      <w:r w:rsidRPr="003C67D2">
        <w:rPr>
          <w:lang w:val="en-US"/>
        </w:rPr>
        <w:t>amount</w:t>
      </w:r>
      <w:proofErr w:type="gramEnd"/>
      <w:r w:rsidRPr="003C67D2">
        <w:rPr>
          <w:lang w:val="en-US"/>
        </w:rPr>
        <w:t xml:space="preserve"> of queries that will be stored.</w:t>
      </w:r>
    </w:p>
    <w:p w14:paraId="7030EB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</w:t>
      </w:r>
    </w:p>
    <w:p w14:paraId="1FC3CE1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*/</w:t>
      </w:r>
    </w:p>
    <w:p w14:paraId="35C65C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maxQueries</w:t>
      </w:r>
      <w:proofErr w:type="spellEnd"/>
      <w:r w:rsidRPr="003C67D2">
        <w:rPr>
          <w:lang w:val="en-US"/>
        </w:rPr>
        <w:t xml:space="preserve"> = 100;</w:t>
      </w:r>
    </w:p>
    <w:p w14:paraId="15D145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18634B4A" w14:textId="77777777" w:rsidR="003C67D2" w:rsidRPr="003C67D2" w:rsidRDefault="003C67D2" w:rsidP="003C67D2">
      <w:pPr>
        <w:rPr>
          <w:lang w:val="en-US"/>
        </w:rPr>
      </w:pPr>
    </w:p>
    <w:p w14:paraId="38582394" w14:textId="77777777" w:rsidR="003C67D2" w:rsidRPr="003C67D2" w:rsidRDefault="003C67D2" w:rsidP="003C67D2">
      <w:pPr>
        <w:rPr>
          <w:lang w:val="en-US"/>
        </w:rPr>
      </w:pPr>
    </w:p>
    <w:p w14:paraId="1F32BEE8" w14:textId="290CC3E6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3</w:t>
      </w:r>
      <w:r w:rsidR="003C67D2">
        <w:rPr>
          <w:lang w:val="en-US"/>
        </w:rPr>
        <w:t>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UserAgents.php</w:t>
      </w:r>
      <w:proofErr w:type="spellEnd"/>
    </w:p>
    <w:p w14:paraId="5D8FBE6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6E87A3E5" w14:textId="77777777" w:rsidR="003C67D2" w:rsidRPr="003C67D2" w:rsidRDefault="003C67D2" w:rsidP="003C67D2">
      <w:pPr>
        <w:rPr>
          <w:lang w:val="en-US"/>
        </w:rPr>
      </w:pPr>
    </w:p>
    <w:p w14:paraId="64A7706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use CodeIgniter\Config\</w:t>
      </w:r>
      <w:proofErr w:type="spellStart"/>
      <w:r w:rsidRPr="003C67D2">
        <w:rPr>
          <w:lang w:val="en-US"/>
        </w:rPr>
        <w:t>BaseConfig</w:t>
      </w:r>
      <w:proofErr w:type="spellEnd"/>
      <w:r w:rsidRPr="003C67D2">
        <w:rPr>
          <w:lang w:val="en-US"/>
        </w:rPr>
        <w:t>;</w:t>
      </w:r>
    </w:p>
    <w:p w14:paraId="069085D4" w14:textId="77777777" w:rsidR="003C67D2" w:rsidRPr="003C67D2" w:rsidRDefault="003C67D2" w:rsidP="003C67D2">
      <w:pPr>
        <w:rPr>
          <w:lang w:val="en-US"/>
        </w:rPr>
      </w:pPr>
    </w:p>
    <w:p w14:paraId="716AB8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class </w:t>
      </w:r>
      <w:proofErr w:type="spellStart"/>
      <w:r w:rsidRPr="003C67D2">
        <w:rPr>
          <w:lang w:val="en-US"/>
        </w:rPr>
        <w:t>UserAgents</w:t>
      </w:r>
      <w:proofErr w:type="spellEnd"/>
      <w:r w:rsidRPr="003C67D2">
        <w:rPr>
          <w:lang w:val="en-US"/>
        </w:rPr>
        <w:t xml:space="preserve"> extends </w:t>
      </w:r>
      <w:proofErr w:type="spellStart"/>
      <w:r w:rsidRPr="003C67D2">
        <w:rPr>
          <w:lang w:val="en-US"/>
        </w:rPr>
        <w:t>BaseConfig</w:t>
      </w:r>
      <w:proofErr w:type="spellEnd"/>
    </w:p>
    <w:p w14:paraId="2622F6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265A665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</w:t>
      </w:r>
    </w:p>
    <w:p w14:paraId="75157B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-------------------------------------------------------------------</w:t>
      </w:r>
    </w:p>
    <w:p w14:paraId="5436E5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USER AGENT TYPES</w:t>
      </w:r>
    </w:p>
    <w:p w14:paraId="590E71B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-------------------------------------------------------------------</w:t>
      </w:r>
    </w:p>
    <w:p w14:paraId="1A2DE8C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This file contains four arrays of user agent data. It is used by the</w:t>
      </w:r>
    </w:p>
    <w:p w14:paraId="6E48E07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User Agent Class to help identify browser, platform, robot, and</w:t>
      </w:r>
    </w:p>
    <w:p w14:paraId="7CD7B62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mobile device data. The array keys are used to identify the device</w:t>
      </w:r>
    </w:p>
    <w:p w14:paraId="7A72F0B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| and the array values are used to set the actual name of the item.</w:t>
      </w:r>
    </w:p>
    <w:p w14:paraId="2689AFD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*/</w:t>
      </w:r>
    </w:p>
    <w:p w14:paraId="0B2C963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$platforms = [</w:t>
      </w:r>
    </w:p>
    <w:p w14:paraId="488B892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10.0' =&gt; 'Windows 10',</w:t>
      </w:r>
    </w:p>
    <w:p w14:paraId="2C19A0D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6.3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8.1',</w:t>
      </w:r>
    </w:p>
    <w:p w14:paraId="6E3B513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6.2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8',</w:t>
      </w:r>
    </w:p>
    <w:p w14:paraId="74A8466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6.1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7',</w:t>
      </w:r>
    </w:p>
    <w:p w14:paraId="76A2EF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6.0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Vista',</w:t>
      </w:r>
    </w:p>
    <w:p w14:paraId="63D8952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5.2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2003',</w:t>
      </w:r>
    </w:p>
    <w:p w14:paraId="06DFB97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5.1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XP',</w:t>
      </w:r>
    </w:p>
    <w:p w14:paraId="4FDBB79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5.0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2000',</w:t>
      </w:r>
    </w:p>
    <w:p w14:paraId="3B1F0B2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nt</w:t>
      </w:r>
      <w:proofErr w:type="spellEnd"/>
      <w:r w:rsidRPr="003C67D2">
        <w:rPr>
          <w:lang w:val="en-US"/>
        </w:rPr>
        <w:t xml:space="preserve"> 4.0</w:t>
      </w:r>
      <w:proofErr w:type="gramStart"/>
      <w:r w:rsidRPr="003C67D2">
        <w:rPr>
          <w:lang w:val="en-US"/>
        </w:rPr>
        <w:t>'  =</w:t>
      </w:r>
      <w:proofErr w:type="gramEnd"/>
      <w:r w:rsidRPr="003C67D2">
        <w:rPr>
          <w:lang w:val="en-US"/>
        </w:rPr>
        <w:t>&gt; 'Windows NT 4.0',</w:t>
      </w:r>
    </w:p>
    <w:p w14:paraId="30FA9A5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'winnt4.0'        =&gt; 'Windows NT 4.0',</w:t>
      </w:r>
    </w:p>
    <w:p w14:paraId="19002C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winnt</w:t>
      </w:r>
      <w:proofErr w:type="spellEnd"/>
      <w:proofErr w:type="gramEnd"/>
      <w:r w:rsidRPr="003C67D2">
        <w:rPr>
          <w:lang w:val="en-US"/>
        </w:rPr>
        <w:t xml:space="preserve"> 4.0'       =&gt; 'Windows NT',</w:t>
      </w:r>
    </w:p>
    <w:p w14:paraId="36B2B21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winnt</w:t>
      </w:r>
      <w:proofErr w:type="spellEnd"/>
      <w:r w:rsidRPr="003C67D2">
        <w:rPr>
          <w:lang w:val="en-US"/>
        </w:rPr>
        <w:t>'           =&gt; 'Windows NT',</w:t>
      </w:r>
    </w:p>
    <w:p w14:paraId="00661E8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98'      =&gt; 'Windows 98',</w:t>
      </w:r>
    </w:p>
    <w:p w14:paraId="68AEE2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'win98'           =&gt; 'Windows 98',</w:t>
      </w:r>
    </w:p>
    <w:p w14:paraId="182252C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95'      =&gt; 'Windows 95',</w:t>
      </w:r>
    </w:p>
    <w:p w14:paraId="77CF816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'win95'           =&gt; 'Windows 95',</w:t>
      </w:r>
    </w:p>
    <w:p w14:paraId="6EA41AB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'windows phone'   =&gt; 'Windows Phone',</w:t>
      </w:r>
    </w:p>
    <w:p w14:paraId="28A1D7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'windows'         =&gt; 'Unknown Windows OS',</w:t>
      </w:r>
    </w:p>
    <w:p w14:paraId="63DA7D7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'android'         =&gt; 'Android',</w:t>
      </w:r>
    </w:p>
    <w:p w14:paraId="500C956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'blackberry'      =&gt; 'BlackBerry',</w:t>
      </w:r>
    </w:p>
    <w:p w14:paraId="0DCD43D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iphone</w:t>
      </w:r>
      <w:proofErr w:type="spellEnd"/>
      <w:r w:rsidRPr="003C67D2">
        <w:rPr>
          <w:lang w:val="en-US"/>
        </w:rPr>
        <w:t>'          =&gt; 'iOS',</w:t>
      </w:r>
    </w:p>
    <w:p w14:paraId="16B0C017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'</w:t>
      </w:r>
      <w:proofErr w:type="spellStart"/>
      <w:r w:rsidRPr="003C67D2">
        <w:t>ipad</w:t>
      </w:r>
      <w:proofErr w:type="spellEnd"/>
      <w:r w:rsidRPr="003C67D2">
        <w:t>'            =&gt; 'iOS',</w:t>
      </w:r>
    </w:p>
    <w:p w14:paraId="15C5E72F" w14:textId="77777777" w:rsidR="003C67D2" w:rsidRPr="003C67D2" w:rsidRDefault="003C67D2" w:rsidP="003C67D2">
      <w:r w:rsidRPr="003C67D2">
        <w:t>        '</w:t>
      </w:r>
      <w:proofErr w:type="spellStart"/>
      <w:r w:rsidRPr="003C67D2">
        <w:t>ipod</w:t>
      </w:r>
      <w:proofErr w:type="spellEnd"/>
      <w:r w:rsidRPr="003C67D2">
        <w:t>'            =&gt; 'iOS',</w:t>
      </w:r>
    </w:p>
    <w:p w14:paraId="6442ABB9" w14:textId="77777777" w:rsidR="003C67D2" w:rsidRPr="003C67D2" w:rsidRDefault="003C67D2" w:rsidP="003C67D2">
      <w:r w:rsidRPr="003C67D2">
        <w:t>        'os x'            =&gt; 'Mac OS X',</w:t>
      </w:r>
    </w:p>
    <w:p w14:paraId="6CC2B424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'</w:t>
      </w:r>
      <w:proofErr w:type="spellStart"/>
      <w:proofErr w:type="gramStart"/>
      <w:r w:rsidRPr="003C67D2">
        <w:rPr>
          <w:lang w:val="en-US"/>
        </w:rPr>
        <w:t>ppc</w:t>
      </w:r>
      <w:proofErr w:type="spellEnd"/>
      <w:proofErr w:type="gramEnd"/>
      <w:r w:rsidRPr="003C67D2">
        <w:rPr>
          <w:lang w:val="en-US"/>
        </w:rPr>
        <w:t xml:space="preserve"> mac'         =&gt; 'Power PC Mac',</w:t>
      </w:r>
    </w:p>
    <w:p w14:paraId="0485C46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freebsd</w:t>
      </w:r>
      <w:proofErr w:type="spellEnd"/>
      <w:r w:rsidRPr="003C67D2">
        <w:rPr>
          <w:lang w:val="en-US"/>
        </w:rPr>
        <w:t>'         =&gt; 'FreeBSD',</w:t>
      </w:r>
    </w:p>
    <w:p w14:paraId="1ACCC96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ppc</w:t>
      </w:r>
      <w:proofErr w:type="spellEnd"/>
      <w:r w:rsidRPr="003C67D2">
        <w:rPr>
          <w:lang w:val="en-US"/>
        </w:rPr>
        <w:t>'             =&gt; 'Macintosh',</w:t>
      </w:r>
    </w:p>
    <w:p w14:paraId="3D569B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linux</w:t>
      </w:r>
      <w:proofErr w:type="spellEnd"/>
      <w:r w:rsidRPr="003C67D2">
        <w:rPr>
          <w:lang w:val="en-US"/>
        </w:rPr>
        <w:t>'           =&gt; 'Linux',</w:t>
      </w:r>
    </w:p>
    <w:p w14:paraId="3E8EE09C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'</w:t>
      </w:r>
      <w:proofErr w:type="spellStart"/>
      <w:r w:rsidRPr="003C67D2">
        <w:t>debian</w:t>
      </w:r>
      <w:proofErr w:type="spellEnd"/>
      <w:r w:rsidRPr="003C67D2">
        <w:t>'          =&gt; 'Debian',</w:t>
      </w:r>
    </w:p>
    <w:p w14:paraId="0A4B8BE7" w14:textId="77777777" w:rsidR="003C67D2" w:rsidRPr="003C67D2" w:rsidRDefault="003C67D2" w:rsidP="003C67D2">
      <w:r w:rsidRPr="003C67D2">
        <w:t>        '</w:t>
      </w:r>
      <w:proofErr w:type="spellStart"/>
      <w:r w:rsidRPr="003C67D2">
        <w:t>sunos</w:t>
      </w:r>
      <w:proofErr w:type="spellEnd"/>
      <w:r w:rsidRPr="003C67D2">
        <w:t>'           =&gt; '</w:t>
      </w:r>
      <w:proofErr w:type="spellStart"/>
      <w:r w:rsidRPr="003C67D2">
        <w:t>Sun</w:t>
      </w:r>
      <w:proofErr w:type="spellEnd"/>
      <w:r w:rsidRPr="003C67D2">
        <w:t xml:space="preserve"> Solaris',</w:t>
      </w:r>
    </w:p>
    <w:p w14:paraId="0F42DE7C" w14:textId="77777777" w:rsidR="003C67D2" w:rsidRPr="003C67D2" w:rsidRDefault="003C67D2" w:rsidP="003C67D2">
      <w:pPr>
        <w:rPr>
          <w:lang w:val="en-US"/>
        </w:rPr>
      </w:pPr>
      <w:r w:rsidRPr="003C67D2">
        <w:lastRenderedPageBreak/>
        <w:t xml:space="preserve">        </w:t>
      </w:r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beos'</w:t>
      </w:r>
      <w:proofErr w:type="spellEnd"/>
      <w:r w:rsidRPr="003C67D2">
        <w:rPr>
          <w:lang w:val="en-US"/>
        </w:rPr>
        <w:t xml:space="preserve">            =&gt; 'BeOS',</w:t>
      </w:r>
    </w:p>
    <w:p w14:paraId="135DEC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apachebench</w:t>
      </w:r>
      <w:proofErr w:type="spellEnd"/>
      <w:r w:rsidRPr="003C67D2">
        <w:rPr>
          <w:lang w:val="en-US"/>
        </w:rPr>
        <w:t>'     =&gt; '</w:t>
      </w:r>
      <w:proofErr w:type="spellStart"/>
      <w:r w:rsidRPr="003C67D2">
        <w:rPr>
          <w:lang w:val="en-US"/>
        </w:rPr>
        <w:t>ApacheBench</w:t>
      </w:r>
      <w:proofErr w:type="spellEnd"/>
      <w:r w:rsidRPr="003C67D2">
        <w:rPr>
          <w:lang w:val="en-US"/>
        </w:rPr>
        <w:t>',</w:t>
      </w:r>
    </w:p>
    <w:p w14:paraId="1535809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aix</w:t>
      </w:r>
      <w:proofErr w:type="spellEnd"/>
      <w:r w:rsidRPr="003C67D2">
        <w:rPr>
          <w:lang w:val="en-US"/>
        </w:rPr>
        <w:t>'             =&gt; 'AIX',</w:t>
      </w:r>
    </w:p>
    <w:p w14:paraId="40941BB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irix</w:t>
      </w:r>
      <w:proofErr w:type="spellEnd"/>
      <w:r w:rsidRPr="003C67D2">
        <w:rPr>
          <w:lang w:val="en-US"/>
        </w:rPr>
        <w:t>'            =&gt; '</w:t>
      </w:r>
      <w:proofErr w:type="spellStart"/>
      <w:r w:rsidRPr="003C67D2">
        <w:rPr>
          <w:lang w:val="en-US"/>
        </w:rPr>
        <w:t>Irix</w:t>
      </w:r>
      <w:proofErr w:type="spellEnd"/>
      <w:r w:rsidRPr="003C67D2">
        <w:rPr>
          <w:lang w:val="en-US"/>
        </w:rPr>
        <w:t>',</w:t>
      </w:r>
    </w:p>
    <w:p w14:paraId="0CF73D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osf</w:t>
      </w:r>
      <w:proofErr w:type="spellEnd"/>
      <w:r w:rsidRPr="003C67D2">
        <w:rPr>
          <w:lang w:val="en-US"/>
        </w:rPr>
        <w:t>'             =&gt; 'DEC OSF',</w:t>
      </w:r>
    </w:p>
    <w:p w14:paraId="040030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hp</w:t>
      </w:r>
      <w:proofErr w:type="gramEnd"/>
      <w:r w:rsidRPr="003C67D2">
        <w:rPr>
          <w:lang w:val="en-US"/>
        </w:rPr>
        <w:t>-ux</w:t>
      </w:r>
      <w:proofErr w:type="spellEnd"/>
      <w:r w:rsidRPr="003C67D2">
        <w:rPr>
          <w:lang w:val="en-US"/>
        </w:rPr>
        <w:t>'           =&gt; 'HP-UX',</w:t>
      </w:r>
    </w:p>
    <w:p w14:paraId="16618F2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netbsd</w:t>
      </w:r>
      <w:proofErr w:type="spellEnd"/>
      <w:r w:rsidRPr="003C67D2">
        <w:rPr>
          <w:lang w:val="en-US"/>
        </w:rPr>
        <w:t>'          =&gt; 'NetBSD',</w:t>
      </w:r>
    </w:p>
    <w:p w14:paraId="37BD6E3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bsdi</w:t>
      </w:r>
      <w:proofErr w:type="spellEnd"/>
      <w:r w:rsidRPr="003C67D2">
        <w:rPr>
          <w:lang w:val="en-US"/>
        </w:rPr>
        <w:t>'            =&gt; '</w:t>
      </w:r>
      <w:proofErr w:type="spellStart"/>
      <w:r w:rsidRPr="003C67D2">
        <w:rPr>
          <w:lang w:val="en-US"/>
        </w:rPr>
        <w:t>BSDi</w:t>
      </w:r>
      <w:proofErr w:type="spellEnd"/>
      <w:r w:rsidRPr="003C67D2">
        <w:rPr>
          <w:lang w:val="en-US"/>
        </w:rPr>
        <w:t>',</w:t>
      </w:r>
    </w:p>
    <w:p w14:paraId="793ACDE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openbsd</w:t>
      </w:r>
      <w:proofErr w:type="spellEnd"/>
      <w:r w:rsidRPr="003C67D2">
        <w:rPr>
          <w:lang w:val="en-US"/>
        </w:rPr>
        <w:t>'         =&gt; 'OpenBSD',</w:t>
      </w:r>
    </w:p>
    <w:p w14:paraId="5FFB375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'gnu'             =&gt; 'GNU/Linux',</w:t>
      </w:r>
    </w:p>
    <w:p w14:paraId="4388009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unix</w:t>
      </w:r>
      <w:proofErr w:type="spellEnd"/>
      <w:r w:rsidRPr="003C67D2">
        <w:rPr>
          <w:lang w:val="en-US"/>
        </w:rPr>
        <w:t>'            =&gt; 'Unknown Unix OS',</w:t>
      </w:r>
    </w:p>
    <w:p w14:paraId="538A985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symbian</w:t>
      </w:r>
      <w:proofErr w:type="spellEnd"/>
      <w:r w:rsidRPr="003C67D2">
        <w:rPr>
          <w:lang w:val="en-US"/>
        </w:rPr>
        <w:t>'         =&gt; 'Symbian OS',</w:t>
      </w:r>
    </w:p>
    <w:p w14:paraId="0702F70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17CBB4F1" w14:textId="77777777" w:rsidR="003C67D2" w:rsidRPr="003C67D2" w:rsidRDefault="003C67D2" w:rsidP="003C67D2">
      <w:pPr>
        <w:rPr>
          <w:lang w:val="en-US"/>
        </w:rPr>
      </w:pPr>
    </w:p>
    <w:p w14:paraId="7CE93C8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The order of this array should NOT be changed. Many browsers return</w:t>
      </w:r>
    </w:p>
    <w:p w14:paraId="1AC3924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multiple browser types so we want to identify the sub-type first.</w:t>
      </w:r>
    </w:p>
    <w:p w14:paraId="5BCFB7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$browsers = [</w:t>
      </w:r>
    </w:p>
    <w:p w14:paraId="4AC2D0C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'OPR'               =&gt; 'Opera',</w:t>
      </w:r>
    </w:p>
    <w:p w14:paraId="2ECF5F1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'Flock'             =&gt; 'Flock',</w:t>
      </w:r>
    </w:p>
    <w:p w14:paraId="647FF38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'Edge'              =&gt; 'Spartan',</w:t>
      </w:r>
    </w:p>
    <w:p w14:paraId="1BAEA4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'Chrome'            =&gt; 'Chrome',</w:t>
      </w:r>
    </w:p>
    <w:p w14:paraId="15DAC21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Opera 10+ always reports Opera/9.80 and appends Version/&lt;real version&gt; to the user agent string</w:t>
      </w:r>
    </w:p>
    <w:p w14:paraId="045549E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Opera.*</w:t>
      </w:r>
      <w:proofErr w:type="gramEnd"/>
      <w:r w:rsidRPr="003C67D2">
        <w:rPr>
          <w:lang w:val="en-US"/>
        </w:rPr>
        <w:t>?Version'   =&gt; 'Opera',</w:t>
      </w:r>
    </w:p>
    <w:p w14:paraId="57019A7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'Opera'             =&gt; 'Opera',</w:t>
      </w:r>
    </w:p>
    <w:p w14:paraId="73903FE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'MSIE'              =&gt; 'Internet Explorer',</w:t>
      </w:r>
    </w:p>
    <w:p w14:paraId="7FF0EF0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'Internet Explorer' =&gt; 'Internet Explorer',</w:t>
      </w:r>
    </w:p>
    <w:p w14:paraId="590F365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Trident.*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rv</w:t>
      </w:r>
      <w:proofErr w:type="spellEnd"/>
      <w:r w:rsidRPr="003C67D2">
        <w:rPr>
          <w:lang w:val="en-US"/>
        </w:rPr>
        <w:t>'      =&gt; 'Internet Explorer',</w:t>
      </w:r>
    </w:p>
    <w:p w14:paraId="37A55EA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Shiira</w:t>
      </w:r>
      <w:proofErr w:type="spellEnd"/>
      <w:r w:rsidRPr="003C67D2">
        <w:rPr>
          <w:lang w:val="en-US"/>
        </w:rPr>
        <w:t>'            =&gt; '</w:t>
      </w:r>
      <w:proofErr w:type="spellStart"/>
      <w:r w:rsidRPr="003C67D2">
        <w:rPr>
          <w:lang w:val="en-US"/>
        </w:rPr>
        <w:t>Shiira</w:t>
      </w:r>
      <w:proofErr w:type="spellEnd"/>
      <w:r w:rsidRPr="003C67D2">
        <w:rPr>
          <w:lang w:val="en-US"/>
        </w:rPr>
        <w:t>',</w:t>
      </w:r>
    </w:p>
    <w:p w14:paraId="5E2C46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'Firefox'           =&gt; 'Firefox',</w:t>
      </w:r>
    </w:p>
    <w:p w14:paraId="6392669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'Chimera'           =&gt; 'Chimera',</w:t>
      </w:r>
    </w:p>
    <w:p w14:paraId="0277A96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'Phoenix'           =&gt; 'Phoenix',</w:t>
      </w:r>
    </w:p>
    <w:p w14:paraId="43AA540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'Firebird'          =&gt; 'Firebird',</w:t>
      </w:r>
    </w:p>
    <w:p w14:paraId="7867075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'Camino'            =&gt; 'Camino',</w:t>
      </w:r>
    </w:p>
    <w:p w14:paraId="23922B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'Netscape'          =&gt; 'Netscape',</w:t>
      </w:r>
    </w:p>
    <w:p w14:paraId="3995770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OmniWeb</w:t>
      </w:r>
      <w:proofErr w:type="spellEnd"/>
      <w:r w:rsidRPr="003C67D2">
        <w:rPr>
          <w:lang w:val="en-US"/>
        </w:rPr>
        <w:t>'           =&gt; '</w:t>
      </w:r>
      <w:proofErr w:type="spellStart"/>
      <w:r w:rsidRPr="003C67D2">
        <w:rPr>
          <w:lang w:val="en-US"/>
        </w:rPr>
        <w:t>OmniWeb</w:t>
      </w:r>
      <w:proofErr w:type="spellEnd"/>
      <w:r w:rsidRPr="003C67D2">
        <w:rPr>
          <w:lang w:val="en-US"/>
        </w:rPr>
        <w:t>',</w:t>
      </w:r>
    </w:p>
    <w:p w14:paraId="360534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'Safari'            =&gt; 'Safari',</w:t>
      </w:r>
    </w:p>
    <w:p w14:paraId="00C5430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'Mozilla'           =&gt; 'Mozilla',</w:t>
      </w:r>
    </w:p>
    <w:p w14:paraId="2AA8390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Konqueror</w:t>
      </w:r>
      <w:proofErr w:type="spellEnd"/>
      <w:r w:rsidRPr="003C67D2">
        <w:rPr>
          <w:lang w:val="en-US"/>
        </w:rPr>
        <w:t>'         =&gt; '</w:t>
      </w:r>
      <w:proofErr w:type="spellStart"/>
      <w:r w:rsidRPr="003C67D2">
        <w:rPr>
          <w:lang w:val="en-US"/>
        </w:rPr>
        <w:t>Konqueror</w:t>
      </w:r>
      <w:proofErr w:type="spellEnd"/>
      <w:r w:rsidRPr="003C67D2">
        <w:rPr>
          <w:lang w:val="en-US"/>
        </w:rPr>
        <w:t>',</w:t>
      </w:r>
    </w:p>
    <w:p w14:paraId="129FCBA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icab</w:t>
      </w:r>
      <w:proofErr w:type="spellEnd"/>
      <w:r w:rsidRPr="003C67D2">
        <w:rPr>
          <w:lang w:val="en-US"/>
        </w:rPr>
        <w:t>'              =&gt; 'iCab',</w:t>
      </w:r>
    </w:p>
    <w:p w14:paraId="1755C24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'Lynx'              =&gt; 'Lynx',</w:t>
      </w:r>
    </w:p>
    <w:p w14:paraId="500A8A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'Links'             =&gt; 'Links',</w:t>
      </w:r>
    </w:p>
    <w:p w14:paraId="3F5EE0A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hotjava</w:t>
      </w:r>
      <w:proofErr w:type="spellEnd"/>
      <w:r w:rsidRPr="003C67D2">
        <w:rPr>
          <w:lang w:val="en-US"/>
        </w:rPr>
        <w:t>'           =&gt; '</w:t>
      </w:r>
      <w:proofErr w:type="spellStart"/>
      <w:r w:rsidRPr="003C67D2">
        <w:rPr>
          <w:lang w:val="en-US"/>
        </w:rPr>
        <w:t>HotJava</w:t>
      </w:r>
      <w:proofErr w:type="spellEnd"/>
      <w:r w:rsidRPr="003C67D2">
        <w:rPr>
          <w:lang w:val="en-US"/>
        </w:rPr>
        <w:t>',</w:t>
      </w:r>
    </w:p>
    <w:p w14:paraId="35DDA3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amaya</w:t>
      </w:r>
      <w:proofErr w:type="spellEnd"/>
      <w:r w:rsidRPr="003C67D2">
        <w:rPr>
          <w:lang w:val="en-US"/>
        </w:rPr>
        <w:t>'             =&gt; 'Amaya',</w:t>
      </w:r>
    </w:p>
    <w:p w14:paraId="12E7014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IBrowse</w:t>
      </w:r>
      <w:proofErr w:type="spellEnd"/>
      <w:r w:rsidRPr="003C67D2">
        <w:rPr>
          <w:lang w:val="en-US"/>
        </w:rPr>
        <w:t>'           =&gt; '</w:t>
      </w:r>
      <w:proofErr w:type="spellStart"/>
      <w:r w:rsidRPr="003C67D2">
        <w:rPr>
          <w:lang w:val="en-US"/>
        </w:rPr>
        <w:t>IBrowse</w:t>
      </w:r>
      <w:proofErr w:type="spellEnd"/>
      <w:r w:rsidRPr="003C67D2">
        <w:rPr>
          <w:lang w:val="en-US"/>
        </w:rPr>
        <w:t>',</w:t>
      </w:r>
    </w:p>
    <w:p w14:paraId="432911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Maxthon</w:t>
      </w:r>
      <w:proofErr w:type="spellEnd"/>
      <w:r w:rsidRPr="003C67D2">
        <w:rPr>
          <w:lang w:val="en-US"/>
        </w:rPr>
        <w:t>'           =&gt; '</w:t>
      </w:r>
      <w:proofErr w:type="spellStart"/>
      <w:r w:rsidRPr="003C67D2">
        <w:rPr>
          <w:lang w:val="en-US"/>
        </w:rPr>
        <w:t>Maxthon</w:t>
      </w:r>
      <w:proofErr w:type="spellEnd"/>
      <w:r w:rsidRPr="003C67D2">
        <w:rPr>
          <w:lang w:val="en-US"/>
        </w:rPr>
        <w:t>',</w:t>
      </w:r>
    </w:p>
    <w:p w14:paraId="199ECB3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'Ubuntu'            =&gt; 'Ubuntu Web Browser',</w:t>
      </w:r>
    </w:p>
    <w:p w14:paraId="7BE6A97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'Vivaldi'           =&gt; 'Vivaldi',</w:t>
      </w:r>
    </w:p>
    <w:p w14:paraId="5B00F6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4EF201FB" w14:textId="77777777" w:rsidR="003C67D2" w:rsidRPr="003C67D2" w:rsidRDefault="003C67D2" w:rsidP="003C67D2">
      <w:pPr>
        <w:rPr>
          <w:lang w:val="en-US"/>
        </w:rPr>
      </w:pPr>
    </w:p>
    <w:p w14:paraId="3542D2E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$mobiles = [</w:t>
      </w:r>
    </w:p>
    <w:p w14:paraId="5FA19D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legacy array, old values commented out</w:t>
      </w:r>
    </w:p>
    <w:p w14:paraId="562F3F3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</w:t>
      </w:r>
      <w:proofErr w:type="spellStart"/>
      <w:r w:rsidRPr="003C67D2">
        <w:rPr>
          <w:lang w:val="en-US"/>
        </w:rPr>
        <w:t>mobileexplorer</w:t>
      </w:r>
      <w:proofErr w:type="spellEnd"/>
      <w:r w:rsidRPr="003C67D2">
        <w:rPr>
          <w:lang w:val="en-US"/>
        </w:rPr>
        <w:t>'       =&gt; 'Mobile Explorer',</w:t>
      </w:r>
    </w:p>
    <w:p w14:paraId="6D995C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'</w:t>
      </w:r>
      <w:proofErr w:type="spellStart"/>
      <w:r w:rsidRPr="003C67D2">
        <w:rPr>
          <w:lang w:val="en-US"/>
        </w:rPr>
        <w:t>openwave</w:t>
      </w:r>
      <w:proofErr w:type="spellEnd"/>
      <w:r w:rsidRPr="003C67D2">
        <w:rPr>
          <w:lang w:val="en-US"/>
        </w:rPr>
        <w:t>'             =&gt; 'Open Wave',</w:t>
      </w:r>
    </w:p>
    <w:p w14:paraId="2F853310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// 'opera mini'           =&gt; 'Opera Mini',</w:t>
      </w:r>
    </w:p>
    <w:p w14:paraId="2404BAF7" w14:textId="77777777" w:rsidR="003C67D2" w:rsidRPr="003C67D2" w:rsidRDefault="003C67D2" w:rsidP="003C67D2">
      <w:r w:rsidRPr="003C67D2">
        <w:t>        // '</w:t>
      </w:r>
      <w:proofErr w:type="spellStart"/>
      <w:r w:rsidRPr="003C67D2">
        <w:t>operamini</w:t>
      </w:r>
      <w:proofErr w:type="spellEnd"/>
      <w:r w:rsidRPr="003C67D2">
        <w:t>'            =&gt; 'Opera Mini',</w:t>
      </w:r>
    </w:p>
    <w:p w14:paraId="64855A83" w14:textId="77777777" w:rsidR="003C67D2" w:rsidRPr="003C67D2" w:rsidRDefault="003C67D2" w:rsidP="003C67D2">
      <w:r w:rsidRPr="003C67D2">
        <w:t>        // '</w:t>
      </w:r>
      <w:proofErr w:type="spellStart"/>
      <w:r w:rsidRPr="003C67D2">
        <w:t>elaine</w:t>
      </w:r>
      <w:proofErr w:type="spellEnd"/>
      <w:r w:rsidRPr="003C67D2">
        <w:t>'               =&gt; 'Palm',</w:t>
      </w:r>
    </w:p>
    <w:p w14:paraId="6AEE4A0D" w14:textId="77777777" w:rsidR="003C67D2" w:rsidRPr="003C67D2" w:rsidRDefault="003C67D2" w:rsidP="003C67D2">
      <w:r w:rsidRPr="003C67D2">
        <w:t>        '</w:t>
      </w:r>
      <w:proofErr w:type="spellStart"/>
      <w:r w:rsidRPr="003C67D2">
        <w:t>palmsource</w:t>
      </w:r>
      <w:proofErr w:type="spellEnd"/>
      <w:r w:rsidRPr="003C67D2">
        <w:t>'           =&gt; 'Palm',</w:t>
      </w:r>
    </w:p>
    <w:p w14:paraId="529BB53B" w14:textId="77777777" w:rsidR="003C67D2" w:rsidRPr="003C67D2" w:rsidRDefault="003C67D2" w:rsidP="003C67D2">
      <w:r w:rsidRPr="003C67D2">
        <w:t xml:space="preserve">        // 'digital </w:t>
      </w:r>
      <w:proofErr w:type="spellStart"/>
      <w:r w:rsidRPr="003C67D2">
        <w:t>paths</w:t>
      </w:r>
      <w:proofErr w:type="spellEnd"/>
      <w:r w:rsidRPr="003C67D2">
        <w:t>'        =&gt; 'Palm',</w:t>
      </w:r>
    </w:p>
    <w:p w14:paraId="3A84707A" w14:textId="77777777" w:rsidR="003C67D2" w:rsidRPr="003C67D2" w:rsidRDefault="003C67D2" w:rsidP="003C67D2">
      <w:r w:rsidRPr="003C67D2">
        <w:t>        // '</w:t>
      </w:r>
      <w:proofErr w:type="spellStart"/>
      <w:r w:rsidRPr="003C67D2">
        <w:t>avantgo</w:t>
      </w:r>
      <w:proofErr w:type="spellEnd"/>
      <w:r w:rsidRPr="003C67D2">
        <w:t>'              =&gt; '</w:t>
      </w:r>
      <w:proofErr w:type="spellStart"/>
      <w:r w:rsidRPr="003C67D2">
        <w:t>Avantgo</w:t>
      </w:r>
      <w:proofErr w:type="spellEnd"/>
      <w:r w:rsidRPr="003C67D2">
        <w:t>',</w:t>
      </w:r>
    </w:p>
    <w:p w14:paraId="05DBBC36" w14:textId="77777777" w:rsidR="003C67D2" w:rsidRPr="003C67D2" w:rsidRDefault="003C67D2" w:rsidP="003C67D2">
      <w:r w:rsidRPr="003C67D2">
        <w:t>        // '</w:t>
      </w:r>
      <w:proofErr w:type="spellStart"/>
      <w:r w:rsidRPr="003C67D2">
        <w:t>xiino</w:t>
      </w:r>
      <w:proofErr w:type="spellEnd"/>
      <w:r w:rsidRPr="003C67D2">
        <w:t>'                =&gt; '</w:t>
      </w:r>
      <w:proofErr w:type="spellStart"/>
      <w:r w:rsidRPr="003C67D2">
        <w:t>Xiino</w:t>
      </w:r>
      <w:proofErr w:type="spellEnd"/>
      <w:r w:rsidRPr="003C67D2">
        <w:t>',</w:t>
      </w:r>
    </w:p>
    <w:p w14:paraId="59D00675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palmscape</w:t>
      </w:r>
      <w:proofErr w:type="spellEnd"/>
      <w:r w:rsidRPr="003C67D2">
        <w:rPr>
          <w:lang w:val="en-US"/>
        </w:rPr>
        <w:t>'            =&gt; '</w:t>
      </w:r>
      <w:proofErr w:type="spellStart"/>
      <w:r w:rsidRPr="003C67D2">
        <w:rPr>
          <w:lang w:val="en-US"/>
        </w:rPr>
        <w:t>Palmscape</w:t>
      </w:r>
      <w:proofErr w:type="spellEnd"/>
      <w:r w:rsidRPr="003C67D2">
        <w:rPr>
          <w:lang w:val="en-US"/>
        </w:rPr>
        <w:t>',</w:t>
      </w:r>
    </w:p>
    <w:p w14:paraId="1C94A21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'</w:t>
      </w:r>
      <w:proofErr w:type="spellStart"/>
      <w:r w:rsidRPr="003C67D2">
        <w:rPr>
          <w:lang w:val="en-US"/>
        </w:rPr>
        <w:t>nokia</w:t>
      </w:r>
      <w:proofErr w:type="spellEnd"/>
      <w:r w:rsidRPr="003C67D2">
        <w:rPr>
          <w:lang w:val="en-US"/>
        </w:rPr>
        <w:t>'                =&gt; 'Nokia',</w:t>
      </w:r>
    </w:p>
    <w:p w14:paraId="0D1B92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'</w:t>
      </w:r>
      <w:proofErr w:type="spellStart"/>
      <w:r w:rsidRPr="003C67D2">
        <w:rPr>
          <w:lang w:val="en-US"/>
        </w:rPr>
        <w:t>ericsson</w:t>
      </w:r>
      <w:proofErr w:type="spellEnd"/>
      <w:r w:rsidRPr="003C67D2">
        <w:rPr>
          <w:lang w:val="en-US"/>
        </w:rPr>
        <w:t>'             =&gt; 'Ericsson',</w:t>
      </w:r>
    </w:p>
    <w:p w14:paraId="75E2E20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'blackberry'           =&gt; 'BlackBerry',</w:t>
      </w:r>
    </w:p>
    <w:p w14:paraId="1C070D6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'</w:t>
      </w:r>
      <w:proofErr w:type="spellStart"/>
      <w:r w:rsidRPr="003C67D2">
        <w:rPr>
          <w:lang w:val="en-US"/>
        </w:rPr>
        <w:t>motorola</w:t>
      </w:r>
      <w:proofErr w:type="spellEnd"/>
      <w:r w:rsidRPr="003C67D2">
        <w:rPr>
          <w:lang w:val="en-US"/>
        </w:rPr>
        <w:t>'             =&gt; 'Motorola'</w:t>
      </w:r>
    </w:p>
    <w:p w14:paraId="5598F111" w14:textId="77777777" w:rsidR="003C67D2" w:rsidRPr="003C67D2" w:rsidRDefault="003C67D2" w:rsidP="003C67D2">
      <w:pPr>
        <w:rPr>
          <w:lang w:val="en-US"/>
        </w:rPr>
      </w:pPr>
    </w:p>
    <w:p w14:paraId="676507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Phones and Manufacturers</w:t>
      </w:r>
    </w:p>
    <w:p w14:paraId="29D0EF57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'motorola'             =&gt; 'Motorola',</w:t>
      </w:r>
    </w:p>
    <w:p w14:paraId="4F7A939A" w14:textId="77777777" w:rsidR="003C67D2" w:rsidRPr="003C67D2" w:rsidRDefault="003C67D2" w:rsidP="003C67D2">
      <w:r w:rsidRPr="003C67D2">
        <w:t>        '</w:t>
      </w:r>
      <w:proofErr w:type="spellStart"/>
      <w:r w:rsidRPr="003C67D2">
        <w:t>nokia</w:t>
      </w:r>
      <w:proofErr w:type="spellEnd"/>
      <w:r w:rsidRPr="003C67D2">
        <w:t>'                =&gt; 'Nokia',</w:t>
      </w:r>
    </w:p>
    <w:p w14:paraId="2C7D6139" w14:textId="77777777" w:rsidR="003C67D2" w:rsidRPr="003C67D2" w:rsidRDefault="003C67D2" w:rsidP="003C67D2">
      <w:r w:rsidRPr="003C67D2">
        <w:t>        '</w:t>
      </w:r>
      <w:proofErr w:type="spellStart"/>
      <w:r w:rsidRPr="003C67D2">
        <w:t>palm</w:t>
      </w:r>
      <w:proofErr w:type="spellEnd"/>
      <w:r w:rsidRPr="003C67D2">
        <w:t>'                 =&gt; 'Palm',</w:t>
      </w:r>
    </w:p>
    <w:p w14:paraId="61079F39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iphone</w:t>
      </w:r>
      <w:proofErr w:type="spellEnd"/>
      <w:r w:rsidRPr="003C67D2">
        <w:rPr>
          <w:lang w:val="en-US"/>
        </w:rPr>
        <w:t>'               =&gt; 'Apple iPhone',</w:t>
      </w:r>
    </w:p>
    <w:p w14:paraId="7C742D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ipad</w:t>
      </w:r>
      <w:proofErr w:type="spellEnd"/>
      <w:r w:rsidRPr="003C67D2">
        <w:rPr>
          <w:lang w:val="en-US"/>
        </w:rPr>
        <w:t>'                 =&gt; 'iPad',</w:t>
      </w:r>
    </w:p>
    <w:p w14:paraId="1003ED3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ipod</w:t>
      </w:r>
      <w:proofErr w:type="spellEnd"/>
      <w:r w:rsidRPr="003C67D2">
        <w:rPr>
          <w:lang w:val="en-US"/>
        </w:rPr>
        <w:t>'                 =&gt; 'Apple iPod Touch',</w:t>
      </w:r>
    </w:p>
    <w:p w14:paraId="01AF0D3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sony</w:t>
      </w:r>
      <w:proofErr w:type="spellEnd"/>
      <w:r w:rsidRPr="003C67D2">
        <w:rPr>
          <w:lang w:val="en-US"/>
        </w:rPr>
        <w:t>'                 =&gt; 'Sony Ericsson',</w:t>
      </w:r>
    </w:p>
    <w:p w14:paraId="339A31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ericsson</w:t>
      </w:r>
      <w:proofErr w:type="spellEnd"/>
      <w:r w:rsidRPr="003C67D2">
        <w:rPr>
          <w:lang w:val="en-US"/>
        </w:rPr>
        <w:t>'             =&gt; 'Sony Ericsson',</w:t>
      </w:r>
    </w:p>
    <w:p w14:paraId="3D620D4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'blackberry'           =&gt; 'BlackBerry',</w:t>
      </w:r>
    </w:p>
    <w:p w14:paraId="75A5018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'cocoon'               =&gt; 'O2 Cocoon',</w:t>
      </w:r>
    </w:p>
    <w:p w14:paraId="5638D84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'blazer'               =&gt; 'Treo',</w:t>
      </w:r>
    </w:p>
    <w:p w14:paraId="5DCF2C2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'lg'                   =&gt; 'LG',</w:t>
      </w:r>
    </w:p>
    <w:p w14:paraId="6FDD019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amoi</w:t>
      </w:r>
      <w:proofErr w:type="spellEnd"/>
      <w:r w:rsidRPr="003C67D2">
        <w:rPr>
          <w:lang w:val="en-US"/>
        </w:rPr>
        <w:t>'                 =&gt; 'Amoi',</w:t>
      </w:r>
    </w:p>
    <w:p w14:paraId="0C931D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xda</w:t>
      </w:r>
      <w:proofErr w:type="spellEnd"/>
      <w:r w:rsidRPr="003C67D2">
        <w:rPr>
          <w:lang w:val="en-US"/>
        </w:rPr>
        <w:t>'                  =&gt; 'XDA',</w:t>
      </w:r>
    </w:p>
    <w:p w14:paraId="02F1E01B" w14:textId="77777777" w:rsidR="003C67D2" w:rsidRPr="003C67D2" w:rsidRDefault="003C67D2" w:rsidP="003C67D2">
      <w:r w:rsidRPr="003C67D2">
        <w:rPr>
          <w:lang w:val="en-US"/>
        </w:rPr>
        <w:t xml:space="preserve">        </w:t>
      </w:r>
      <w:r w:rsidRPr="003C67D2">
        <w:t>'</w:t>
      </w:r>
      <w:proofErr w:type="spellStart"/>
      <w:r w:rsidRPr="003C67D2">
        <w:t>mda</w:t>
      </w:r>
      <w:proofErr w:type="spellEnd"/>
      <w:r w:rsidRPr="003C67D2">
        <w:t>'                  =&gt; 'MDA',</w:t>
      </w:r>
    </w:p>
    <w:p w14:paraId="142F2EF3" w14:textId="77777777" w:rsidR="003C67D2" w:rsidRPr="003C67D2" w:rsidRDefault="003C67D2" w:rsidP="003C67D2">
      <w:r w:rsidRPr="003C67D2">
        <w:t>        'vario'                =&gt; 'Vario',</w:t>
      </w:r>
    </w:p>
    <w:p w14:paraId="7128CA29" w14:textId="77777777" w:rsidR="003C67D2" w:rsidRPr="003C67D2" w:rsidRDefault="003C67D2" w:rsidP="003C67D2">
      <w:r w:rsidRPr="003C67D2">
        <w:t>        '</w:t>
      </w:r>
      <w:proofErr w:type="spellStart"/>
      <w:r w:rsidRPr="003C67D2">
        <w:t>htc</w:t>
      </w:r>
      <w:proofErr w:type="spellEnd"/>
      <w:r w:rsidRPr="003C67D2">
        <w:t>'                  =&gt; 'HTC',</w:t>
      </w:r>
    </w:p>
    <w:p w14:paraId="44E08C58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samsung</w:t>
      </w:r>
      <w:proofErr w:type="spellEnd"/>
      <w:r w:rsidRPr="003C67D2">
        <w:rPr>
          <w:lang w:val="en-US"/>
        </w:rPr>
        <w:t>'              =&gt; 'Samsung',</w:t>
      </w:r>
    </w:p>
    <w:p w14:paraId="7574D2C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'sharp'                =&gt; 'Sharp',</w:t>
      </w:r>
    </w:p>
    <w:p w14:paraId="1DC6E8B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sie</w:t>
      </w:r>
      <w:proofErr w:type="spellEnd"/>
      <w:proofErr w:type="gramEnd"/>
      <w:r w:rsidRPr="003C67D2">
        <w:rPr>
          <w:lang w:val="en-US"/>
        </w:rPr>
        <w:t>-'                 =&gt; 'Siemens',</w:t>
      </w:r>
    </w:p>
    <w:p w14:paraId="72DABF2C" w14:textId="77777777" w:rsidR="003C67D2" w:rsidRPr="000062B9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r w:rsidRPr="000062B9">
        <w:rPr>
          <w:lang w:val="en-US"/>
        </w:rPr>
        <w:t>'</w:t>
      </w:r>
      <w:proofErr w:type="spellStart"/>
      <w:r w:rsidRPr="000062B9">
        <w:rPr>
          <w:lang w:val="en-US"/>
        </w:rPr>
        <w:t>alcatel</w:t>
      </w:r>
      <w:proofErr w:type="spellEnd"/>
      <w:r w:rsidRPr="000062B9">
        <w:rPr>
          <w:lang w:val="en-US"/>
        </w:rPr>
        <w:t>'              =&gt; 'Alcatel',</w:t>
      </w:r>
    </w:p>
    <w:p w14:paraId="4CE4DD24" w14:textId="77777777" w:rsidR="003C67D2" w:rsidRPr="000062B9" w:rsidRDefault="003C67D2" w:rsidP="003C67D2">
      <w:pPr>
        <w:rPr>
          <w:lang w:val="en-US"/>
        </w:rPr>
      </w:pPr>
      <w:r w:rsidRPr="000062B9">
        <w:rPr>
          <w:lang w:val="en-US"/>
        </w:rPr>
        <w:t>        '</w:t>
      </w:r>
      <w:proofErr w:type="spellStart"/>
      <w:r w:rsidRPr="000062B9">
        <w:rPr>
          <w:lang w:val="en-US"/>
        </w:rPr>
        <w:t>benq</w:t>
      </w:r>
      <w:proofErr w:type="spellEnd"/>
      <w:r w:rsidRPr="000062B9">
        <w:rPr>
          <w:lang w:val="en-US"/>
        </w:rPr>
        <w:t>'                 =&gt; 'BenQ',</w:t>
      </w:r>
    </w:p>
    <w:p w14:paraId="0304861F" w14:textId="77777777" w:rsidR="003C67D2" w:rsidRPr="000062B9" w:rsidRDefault="003C67D2" w:rsidP="003C67D2">
      <w:pPr>
        <w:rPr>
          <w:lang w:val="en-US"/>
        </w:rPr>
      </w:pPr>
      <w:r w:rsidRPr="000062B9">
        <w:rPr>
          <w:lang w:val="en-US"/>
        </w:rPr>
        <w:t>        '</w:t>
      </w:r>
      <w:proofErr w:type="spellStart"/>
      <w:r w:rsidRPr="000062B9">
        <w:rPr>
          <w:lang w:val="en-US"/>
        </w:rPr>
        <w:t>ipaq</w:t>
      </w:r>
      <w:proofErr w:type="spellEnd"/>
      <w:r w:rsidRPr="000062B9">
        <w:rPr>
          <w:lang w:val="en-US"/>
        </w:rPr>
        <w:t xml:space="preserve">'                 =&gt; 'HP </w:t>
      </w:r>
      <w:proofErr w:type="spellStart"/>
      <w:r w:rsidRPr="000062B9">
        <w:rPr>
          <w:lang w:val="en-US"/>
        </w:rPr>
        <w:t>iPaq</w:t>
      </w:r>
      <w:proofErr w:type="spellEnd"/>
      <w:r w:rsidRPr="000062B9">
        <w:rPr>
          <w:lang w:val="en-US"/>
        </w:rPr>
        <w:t>',</w:t>
      </w:r>
    </w:p>
    <w:p w14:paraId="5F9A1725" w14:textId="77777777" w:rsidR="003C67D2" w:rsidRPr="003C67D2" w:rsidRDefault="003C67D2" w:rsidP="003C67D2">
      <w:pPr>
        <w:rPr>
          <w:lang w:val="en-US"/>
        </w:rPr>
      </w:pPr>
      <w:r w:rsidRPr="000062B9">
        <w:rPr>
          <w:lang w:val="en-US"/>
        </w:rPr>
        <w:t xml:space="preserve">        </w:t>
      </w:r>
      <w:r w:rsidRPr="003C67D2">
        <w:rPr>
          <w:lang w:val="en-US"/>
        </w:rPr>
        <w:t>'</w:t>
      </w:r>
      <w:proofErr w:type="gramStart"/>
      <w:r w:rsidRPr="003C67D2">
        <w:rPr>
          <w:lang w:val="en-US"/>
        </w:rPr>
        <w:t>mot</w:t>
      </w:r>
      <w:proofErr w:type="gramEnd"/>
      <w:r w:rsidRPr="003C67D2">
        <w:rPr>
          <w:lang w:val="en-US"/>
        </w:rPr>
        <w:t>-'                 =&gt; 'Motorola',</w:t>
      </w:r>
    </w:p>
    <w:p w14:paraId="3576D60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playstation</w:t>
      </w:r>
      <w:proofErr w:type="spellEnd"/>
      <w:proofErr w:type="gramEnd"/>
      <w:r w:rsidRPr="003C67D2">
        <w:rPr>
          <w:lang w:val="en-US"/>
        </w:rPr>
        <w:t xml:space="preserve"> portable' =&gt; 'PlayStation Portable',</w:t>
      </w:r>
    </w:p>
    <w:p w14:paraId="2AFD0D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playstation</w:t>
      </w:r>
      <w:proofErr w:type="spellEnd"/>
      <w:proofErr w:type="gramEnd"/>
      <w:r w:rsidRPr="003C67D2">
        <w:rPr>
          <w:lang w:val="en-US"/>
        </w:rPr>
        <w:t xml:space="preserve"> 3'        =&gt; 'PlayStation 3',</w:t>
      </w:r>
    </w:p>
    <w:p w14:paraId="48F519F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playstation</w:t>
      </w:r>
      <w:proofErr w:type="spellEnd"/>
      <w:proofErr w:type="gramEnd"/>
      <w:r w:rsidRPr="003C67D2">
        <w:rPr>
          <w:lang w:val="en-US"/>
        </w:rPr>
        <w:t xml:space="preserve"> vita'     =&gt; 'PlayStation Vita',</w:t>
      </w:r>
    </w:p>
    <w:p w14:paraId="7DF3143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hiptop</w:t>
      </w:r>
      <w:proofErr w:type="spellEnd"/>
      <w:r w:rsidRPr="003C67D2">
        <w:rPr>
          <w:lang w:val="en-US"/>
        </w:rPr>
        <w:t xml:space="preserve">'               =&gt; 'Danger </w:t>
      </w:r>
      <w:proofErr w:type="spellStart"/>
      <w:r w:rsidRPr="003C67D2">
        <w:rPr>
          <w:lang w:val="en-US"/>
        </w:rPr>
        <w:t>Hiptop</w:t>
      </w:r>
      <w:proofErr w:type="spellEnd"/>
      <w:r w:rsidRPr="003C67D2">
        <w:rPr>
          <w:lang w:val="en-US"/>
        </w:rPr>
        <w:t>',</w:t>
      </w:r>
    </w:p>
    <w:p w14:paraId="715C68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nec</w:t>
      </w:r>
      <w:proofErr w:type="gramEnd"/>
      <w:r w:rsidRPr="003C67D2">
        <w:rPr>
          <w:lang w:val="en-US"/>
        </w:rPr>
        <w:t>-'                 =&gt; 'NEC',</w:t>
      </w:r>
    </w:p>
    <w:p w14:paraId="012AE8D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panasonic</w:t>
      </w:r>
      <w:proofErr w:type="spellEnd"/>
      <w:r w:rsidRPr="003C67D2">
        <w:rPr>
          <w:lang w:val="en-US"/>
        </w:rPr>
        <w:t>'            =&gt; 'Panasonic',</w:t>
      </w:r>
    </w:p>
    <w:p w14:paraId="6632386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philips</w:t>
      </w:r>
      <w:proofErr w:type="spellEnd"/>
      <w:r w:rsidRPr="003C67D2">
        <w:rPr>
          <w:lang w:val="en-US"/>
        </w:rPr>
        <w:t>'              =&gt; 'Philips',</w:t>
      </w:r>
    </w:p>
    <w:p w14:paraId="2FAB5E4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sagem</w:t>
      </w:r>
      <w:proofErr w:type="spellEnd"/>
      <w:r w:rsidRPr="003C67D2">
        <w:rPr>
          <w:lang w:val="en-US"/>
        </w:rPr>
        <w:t>'                =&gt; 'Sagem',</w:t>
      </w:r>
    </w:p>
    <w:p w14:paraId="5C4D97D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sanyo</w:t>
      </w:r>
      <w:proofErr w:type="spellEnd"/>
      <w:r w:rsidRPr="003C67D2">
        <w:rPr>
          <w:lang w:val="en-US"/>
        </w:rPr>
        <w:t>'                =&gt; 'Sanyo',</w:t>
      </w:r>
    </w:p>
    <w:p w14:paraId="27C64A0D" w14:textId="77777777" w:rsidR="003C67D2" w:rsidRPr="000062B9" w:rsidRDefault="003C67D2" w:rsidP="003C67D2">
      <w:r w:rsidRPr="003C67D2">
        <w:rPr>
          <w:lang w:val="en-US"/>
        </w:rPr>
        <w:t xml:space="preserve">        </w:t>
      </w:r>
      <w:r w:rsidRPr="000062B9">
        <w:t>'</w:t>
      </w:r>
      <w:proofErr w:type="spellStart"/>
      <w:r w:rsidRPr="000062B9">
        <w:t>spv</w:t>
      </w:r>
      <w:proofErr w:type="spellEnd"/>
      <w:r w:rsidRPr="000062B9">
        <w:t>'                  =&gt; 'SPV',</w:t>
      </w:r>
    </w:p>
    <w:p w14:paraId="7D13AABD" w14:textId="77777777" w:rsidR="003C67D2" w:rsidRPr="000062B9" w:rsidRDefault="003C67D2" w:rsidP="003C67D2">
      <w:r w:rsidRPr="000062B9">
        <w:t>        '</w:t>
      </w:r>
      <w:proofErr w:type="spellStart"/>
      <w:r w:rsidRPr="000062B9">
        <w:t>zte</w:t>
      </w:r>
      <w:proofErr w:type="spellEnd"/>
      <w:r w:rsidRPr="000062B9">
        <w:t>'                  =&gt; 'ZTE',</w:t>
      </w:r>
    </w:p>
    <w:p w14:paraId="768A0294" w14:textId="77777777" w:rsidR="003C67D2" w:rsidRPr="003C67D2" w:rsidRDefault="003C67D2" w:rsidP="003C67D2">
      <w:r w:rsidRPr="000062B9">
        <w:t xml:space="preserve">        </w:t>
      </w:r>
      <w:r w:rsidRPr="003C67D2">
        <w:t>'</w:t>
      </w:r>
      <w:proofErr w:type="spellStart"/>
      <w:r w:rsidRPr="003C67D2">
        <w:t>sendo</w:t>
      </w:r>
      <w:proofErr w:type="spellEnd"/>
      <w:r w:rsidRPr="003C67D2">
        <w:t>'                =&gt; 'Sendo',</w:t>
      </w:r>
    </w:p>
    <w:p w14:paraId="2791D397" w14:textId="77777777" w:rsidR="003C67D2" w:rsidRPr="003C67D2" w:rsidRDefault="003C67D2" w:rsidP="003C67D2">
      <w:r w:rsidRPr="003C67D2">
        <w:lastRenderedPageBreak/>
        <w:t>        '</w:t>
      </w:r>
      <w:proofErr w:type="spellStart"/>
      <w:r w:rsidRPr="003C67D2">
        <w:t>nintendo</w:t>
      </w:r>
      <w:proofErr w:type="spellEnd"/>
      <w:r w:rsidRPr="003C67D2">
        <w:t xml:space="preserve"> </w:t>
      </w:r>
      <w:proofErr w:type="spellStart"/>
      <w:r w:rsidRPr="003C67D2">
        <w:t>dsi</w:t>
      </w:r>
      <w:proofErr w:type="spellEnd"/>
      <w:r w:rsidRPr="003C67D2">
        <w:t>'         =&gt; 'Nintendo DSi',</w:t>
      </w:r>
    </w:p>
    <w:p w14:paraId="206F0A05" w14:textId="77777777" w:rsidR="003C67D2" w:rsidRPr="003C67D2" w:rsidRDefault="003C67D2" w:rsidP="003C67D2">
      <w:r w:rsidRPr="003C67D2">
        <w:t>        '</w:t>
      </w:r>
      <w:proofErr w:type="spellStart"/>
      <w:r w:rsidRPr="003C67D2">
        <w:t>nintendo</w:t>
      </w:r>
      <w:proofErr w:type="spellEnd"/>
      <w:r w:rsidRPr="003C67D2">
        <w:t xml:space="preserve"> </w:t>
      </w:r>
      <w:proofErr w:type="spellStart"/>
      <w:r w:rsidRPr="003C67D2">
        <w:t>ds</w:t>
      </w:r>
      <w:proofErr w:type="spellEnd"/>
      <w:r w:rsidRPr="003C67D2">
        <w:t>'          =&gt; 'Nintendo DS',</w:t>
      </w:r>
    </w:p>
    <w:p w14:paraId="5EE02434" w14:textId="77777777" w:rsidR="003C67D2" w:rsidRPr="003C67D2" w:rsidRDefault="003C67D2" w:rsidP="003C67D2">
      <w:r w:rsidRPr="003C67D2">
        <w:t>        '</w:t>
      </w:r>
      <w:proofErr w:type="spellStart"/>
      <w:r w:rsidRPr="003C67D2">
        <w:t>nintendo</w:t>
      </w:r>
      <w:proofErr w:type="spellEnd"/>
      <w:r w:rsidRPr="003C67D2">
        <w:t xml:space="preserve"> 3ds'         =&gt; 'Nintendo 3DS',</w:t>
      </w:r>
    </w:p>
    <w:p w14:paraId="57D9B62E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'</w:t>
      </w:r>
      <w:proofErr w:type="spellStart"/>
      <w:r w:rsidRPr="003C67D2">
        <w:rPr>
          <w:lang w:val="en-US"/>
        </w:rPr>
        <w:t>wii</w:t>
      </w:r>
      <w:proofErr w:type="spellEnd"/>
      <w:r w:rsidRPr="003C67D2">
        <w:rPr>
          <w:lang w:val="en-US"/>
        </w:rPr>
        <w:t>'                  =&gt; 'Nintendo Wii',</w:t>
      </w:r>
    </w:p>
    <w:p w14:paraId="562EF40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open</w:t>
      </w:r>
      <w:proofErr w:type="gramEnd"/>
      <w:r w:rsidRPr="003C67D2">
        <w:rPr>
          <w:lang w:val="en-US"/>
        </w:rPr>
        <w:t xml:space="preserve"> web'             =&gt; 'Open Web',</w:t>
      </w:r>
    </w:p>
    <w:p w14:paraId="6253966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openweb</w:t>
      </w:r>
      <w:proofErr w:type="spellEnd"/>
      <w:r w:rsidRPr="003C67D2">
        <w:rPr>
          <w:lang w:val="en-US"/>
        </w:rPr>
        <w:t>'              =&gt; '</w:t>
      </w:r>
      <w:proofErr w:type="spellStart"/>
      <w:r w:rsidRPr="003C67D2">
        <w:rPr>
          <w:lang w:val="en-US"/>
        </w:rPr>
        <w:t>OpenWeb</w:t>
      </w:r>
      <w:proofErr w:type="spellEnd"/>
      <w:r w:rsidRPr="003C67D2">
        <w:rPr>
          <w:lang w:val="en-US"/>
        </w:rPr>
        <w:t>',</w:t>
      </w:r>
    </w:p>
    <w:p w14:paraId="3BBE485C" w14:textId="77777777" w:rsidR="003C67D2" w:rsidRPr="003C67D2" w:rsidRDefault="003C67D2" w:rsidP="003C67D2">
      <w:pPr>
        <w:rPr>
          <w:lang w:val="en-US"/>
        </w:rPr>
      </w:pPr>
    </w:p>
    <w:p w14:paraId="0DEAC1D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Operating Systems</w:t>
      </w:r>
    </w:p>
    <w:p w14:paraId="021A6B5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'android'              =&gt; 'Android',</w:t>
      </w:r>
    </w:p>
    <w:p w14:paraId="4A937D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symbian</w:t>
      </w:r>
      <w:proofErr w:type="spellEnd"/>
      <w:r w:rsidRPr="003C67D2">
        <w:rPr>
          <w:lang w:val="en-US"/>
        </w:rPr>
        <w:t>'              =&gt; 'Symbian',</w:t>
      </w:r>
    </w:p>
    <w:p w14:paraId="1739125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SymbianOS</w:t>
      </w:r>
      <w:proofErr w:type="spellEnd"/>
      <w:r w:rsidRPr="003C67D2">
        <w:rPr>
          <w:lang w:val="en-US"/>
        </w:rPr>
        <w:t>'            =&gt; '</w:t>
      </w:r>
      <w:proofErr w:type="spellStart"/>
      <w:r w:rsidRPr="003C67D2">
        <w:rPr>
          <w:lang w:val="en-US"/>
        </w:rPr>
        <w:t>SymbianOS</w:t>
      </w:r>
      <w:proofErr w:type="spellEnd"/>
      <w:r w:rsidRPr="003C67D2">
        <w:rPr>
          <w:lang w:val="en-US"/>
        </w:rPr>
        <w:t>',</w:t>
      </w:r>
    </w:p>
    <w:p w14:paraId="03824BE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'elaine'               =&gt; 'Palm',</w:t>
      </w:r>
    </w:p>
    <w:p w14:paraId="38A6E0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'series60'             =&gt; 'Symbian S60',</w:t>
      </w:r>
    </w:p>
    <w:p w14:paraId="74F0BA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windows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ce</w:t>
      </w:r>
      <w:proofErr w:type="spellEnd"/>
      <w:r w:rsidRPr="003C67D2">
        <w:rPr>
          <w:lang w:val="en-US"/>
        </w:rPr>
        <w:t>'           =&gt; 'Windows CE',</w:t>
      </w:r>
    </w:p>
    <w:p w14:paraId="523998D7" w14:textId="77777777" w:rsidR="003C67D2" w:rsidRPr="003C67D2" w:rsidRDefault="003C67D2" w:rsidP="003C67D2">
      <w:pPr>
        <w:rPr>
          <w:lang w:val="en-US"/>
        </w:rPr>
      </w:pPr>
    </w:p>
    <w:p w14:paraId="06A94D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Browsers</w:t>
      </w:r>
    </w:p>
    <w:p w14:paraId="280AD4A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obigo</w:t>
      </w:r>
      <w:proofErr w:type="spellEnd"/>
      <w:r w:rsidRPr="003C67D2">
        <w:rPr>
          <w:lang w:val="en-US"/>
        </w:rPr>
        <w:t>'                =&gt; '</w:t>
      </w:r>
      <w:proofErr w:type="spellStart"/>
      <w:r w:rsidRPr="003C67D2">
        <w:rPr>
          <w:lang w:val="en-US"/>
        </w:rPr>
        <w:t>Obigo</w:t>
      </w:r>
      <w:proofErr w:type="spellEnd"/>
      <w:r w:rsidRPr="003C67D2">
        <w:rPr>
          <w:lang w:val="en-US"/>
        </w:rPr>
        <w:t>',</w:t>
      </w:r>
    </w:p>
    <w:p w14:paraId="428C4CD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netfront</w:t>
      </w:r>
      <w:proofErr w:type="spellEnd"/>
      <w:r w:rsidRPr="003C67D2">
        <w:rPr>
          <w:lang w:val="en-US"/>
        </w:rPr>
        <w:t>'             =&gt; '</w:t>
      </w:r>
      <w:proofErr w:type="spellStart"/>
      <w:r w:rsidRPr="003C67D2">
        <w:rPr>
          <w:lang w:val="en-US"/>
        </w:rPr>
        <w:t>Netfront</w:t>
      </w:r>
      <w:proofErr w:type="spellEnd"/>
      <w:r w:rsidRPr="003C67D2">
        <w:rPr>
          <w:lang w:val="en-US"/>
        </w:rPr>
        <w:t xml:space="preserve"> Browser',</w:t>
      </w:r>
    </w:p>
    <w:p w14:paraId="1B6D26A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openwave</w:t>
      </w:r>
      <w:proofErr w:type="spellEnd"/>
      <w:r w:rsidRPr="003C67D2">
        <w:rPr>
          <w:lang w:val="en-US"/>
        </w:rPr>
        <w:t>'             =&gt; '</w:t>
      </w:r>
      <w:proofErr w:type="spellStart"/>
      <w:r w:rsidRPr="003C67D2">
        <w:rPr>
          <w:lang w:val="en-US"/>
        </w:rPr>
        <w:t>Openwave</w:t>
      </w:r>
      <w:proofErr w:type="spellEnd"/>
      <w:r w:rsidRPr="003C67D2">
        <w:rPr>
          <w:lang w:val="en-US"/>
        </w:rPr>
        <w:t xml:space="preserve"> Browser',</w:t>
      </w:r>
    </w:p>
    <w:p w14:paraId="4570BE3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mobilexplorer</w:t>
      </w:r>
      <w:proofErr w:type="spellEnd"/>
      <w:r w:rsidRPr="003C67D2">
        <w:rPr>
          <w:lang w:val="en-US"/>
        </w:rPr>
        <w:t>'        =&gt; 'Mobile Explorer',</w:t>
      </w:r>
    </w:p>
    <w:p w14:paraId="113F27B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operamini</w:t>
      </w:r>
      <w:proofErr w:type="spellEnd"/>
      <w:r w:rsidRPr="003C67D2">
        <w:rPr>
          <w:lang w:val="en-US"/>
        </w:rPr>
        <w:t>'            =&gt; 'Opera Mini',</w:t>
      </w:r>
    </w:p>
    <w:p w14:paraId="3EE467F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'opera mini'           =&gt; 'Opera Mini',</w:t>
      </w:r>
    </w:p>
    <w:p w14:paraId="5B75FEB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'opera </w:t>
      </w:r>
      <w:proofErr w:type="spellStart"/>
      <w:r w:rsidRPr="003C67D2">
        <w:rPr>
          <w:lang w:val="en-US"/>
        </w:rPr>
        <w:t>mobi</w:t>
      </w:r>
      <w:proofErr w:type="spellEnd"/>
      <w:r w:rsidRPr="003C67D2">
        <w:rPr>
          <w:lang w:val="en-US"/>
        </w:rPr>
        <w:t>'           =&gt; 'Opera Mobile',</w:t>
      </w:r>
    </w:p>
    <w:p w14:paraId="58B9C0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'fennec'               =&gt; 'Firefox Mobile',</w:t>
      </w:r>
    </w:p>
    <w:p w14:paraId="6913DDB5" w14:textId="77777777" w:rsidR="003C67D2" w:rsidRPr="003C67D2" w:rsidRDefault="003C67D2" w:rsidP="003C67D2">
      <w:pPr>
        <w:rPr>
          <w:lang w:val="en-US"/>
        </w:rPr>
      </w:pPr>
    </w:p>
    <w:p w14:paraId="3A2D536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Other</w:t>
      </w:r>
    </w:p>
    <w:p w14:paraId="77E475E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</w:t>
      </w:r>
      <w:proofErr w:type="gramStart"/>
      <w:r w:rsidRPr="003C67D2">
        <w:rPr>
          <w:lang w:val="en-US"/>
        </w:rPr>
        <w:t>digital</w:t>
      </w:r>
      <w:proofErr w:type="gramEnd"/>
      <w:r w:rsidRPr="003C67D2">
        <w:rPr>
          <w:lang w:val="en-US"/>
        </w:rPr>
        <w:t xml:space="preserve"> paths'        =&gt; 'Digital Paths',</w:t>
      </w:r>
    </w:p>
    <w:p w14:paraId="128CB5BB" w14:textId="77777777" w:rsidR="003C67D2" w:rsidRPr="000062B9" w:rsidRDefault="003C67D2" w:rsidP="003C67D2">
      <w:r w:rsidRPr="003C67D2">
        <w:rPr>
          <w:lang w:val="en-US"/>
        </w:rPr>
        <w:t xml:space="preserve">        </w:t>
      </w:r>
      <w:r w:rsidRPr="000062B9">
        <w:t>'</w:t>
      </w:r>
      <w:proofErr w:type="spellStart"/>
      <w:r w:rsidRPr="000062B9">
        <w:t>avantgo</w:t>
      </w:r>
      <w:proofErr w:type="spellEnd"/>
      <w:r w:rsidRPr="000062B9">
        <w:t>'              =&gt; '</w:t>
      </w:r>
      <w:proofErr w:type="spellStart"/>
      <w:r w:rsidRPr="000062B9">
        <w:t>AvantGo</w:t>
      </w:r>
      <w:proofErr w:type="spellEnd"/>
      <w:r w:rsidRPr="000062B9">
        <w:t>',</w:t>
      </w:r>
    </w:p>
    <w:p w14:paraId="3B247610" w14:textId="77777777" w:rsidR="003C67D2" w:rsidRPr="003C67D2" w:rsidRDefault="003C67D2" w:rsidP="003C67D2">
      <w:r w:rsidRPr="000062B9">
        <w:t xml:space="preserve">        </w:t>
      </w:r>
      <w:r w:rsidRPr="003C67D2">
        <w:t>'</w:t>
      </w:r>
      <w:proofErr w:type="spellStart"/>
      <w:r w:rsidRPr="003C67D2">
        <w:t>xiino</w:t>
      </w:r>
      <w:proofErr w:type="spellEnd"/>
      <w:r w:rsidRPr="003C67D2">
        <w:t>'                =&gt; '</w:t>
      </w:r>
      <w:proofErr w:type="spellStart"/>
      <w:r w:rsidRPr="003C67D2">
        <w:t>Xiino</w:t>
      </w:r>
      <w:proofErr w:type="spellEnd"/>
      <w:r w:rsidRPr="003C67D2">
        <w:t>',</w:t>
      </w:r>
    </w:p>
    <w:p w14:paraId="00D22752" w14:textId="77777777" w:rsidR="003C67D2" w:rsidRPr="003C67D2" w:rsidRDefault="003C67D2" w:rsidP="003C67D2">
      <w:r w:rsidRPr="003C67D2">
        <w:t>        '</w:t>
      </w:r>
      <w:proofErr w:type="spellStart"/>
      <w:r w:rsidRPr="003C67D2">
        <w:t>novarra</w:t>
      </w:r>
      <w:proofErr w:type="spellEnd"/>
      <w:r w:rsidRPr="003C67D2">
        <w:t>'              =&gt; '</w:t>
      </w:r>
      <w:proofErr w:type="spellStart"/>
      <w:r w:rsidRPr="003C67D2">
        <w:t>Novarra</w:t>
      </w:r>
      <w:proofErr w:type="spellEnd"/>
      <w:r w:rsidRPr="003C67D2">
        <w:t xml:space="preserve"> </w:t>
      </w:r>
      <w:proofErr w:type="spellStart"/>
      <w:r w:rsidRPr="003C67D2">
        <w:t>Transcoder</w:t>
      </w:r>
      <w:proofErr w:type="spellEnd"/>
      <w:r w:rsidRPr="003C67D2">
        <w:t>',</w:t>
      </w:r>
    </w:p>
    <w:p w14:paraId="193B30A9" w14:textId="77777777" w:rsidR="003C67D2" w:rsidRPr="003C67D2" w:rsidRDefault="003C67D2" w:rsidP="003C67D2">
      <w:r w:rsidRPr="003C67D2">
        <w:t>        '</w:t>
      </w:r>
      <w:proofErr w:type="spellStart"/>
      <w:r w:rsidRPr="003C67D2">
        <w:t>vodafone</w:t>
      </w:r>
      <w:proofErr w:type="spellEnd"/>
      <w:r w:rsidRPr="003C67D2">
        <w:t>'             =&gt; 'Vodafone',</w:t>
      </w:r>
    </w:p>
    <w:p w14:paraId="0EC67BE5" w14:textId="77777777" w:rsidR="003C67D2" w:rsidRPr="003C67D2" w:rsidRDefault="003C67D2" w:rsidP="003C67D2">
      <w:r w:rsidRPr="003C67D2">
        <w:t>        '</w:t>
      </w:r>
      <w:proofErr w:type="spellStart"/>
      <w:r w:rsidRPr="003C67D2">
        <w:t>docomo</w:t>
      </w:r>
      <w:proofErr w:type="spellEnd"/>
      <w:r w:rsidRPr="003C67D2">
        <w:t xml:space="preserve">'               =&gt; 'NTT </w:t>
      </w:r>
      <w:proofErr w:type="spellStart"/>
      <w:r w:rsidRPr="003C67D2">
        <w:t>DoCoMo</w:t>
      </w:r>
      <w:proofErr w:type="spellEnd"/>
      <w:r w:rsidRPr="003C67D2">
        <w:t>',</w:t>
      </w:r>
    </w:p>
    <w:p w14:paraId="6F8BBD85" w14:textId="77777777" w:rsidR="003C67D2" w:rsidRPr="003C67D2" w:rsidRDefault="003C67D2" w:rsidP="003C67D2">
      <w:pPr>
        <w:rPr>
          <w:lang w:val="en-US"/>
        </w:rPr>
      </w:pPr>
      <w:r w:rsidRPr="003C67D2">
        <w:t xml:space="preserve">        </w:t>
      </w:r>
      <w:r w:rsidRPr="003C67D2">
        <w:rPr>
          <w:lang w:val="en-US"/>
        </w:rPr>
        <w:t>'o2'                   =&gt; 'O2',</w:t>
      </w:r>
    </w:p>
    <w:p w14:paraId="5EF277C9" w14:textId="77777777" w:rsidR="003C67D2" w:rsidRPr="003C67D2" w:rsidRDefault="003C67D2" w:rsidP="003C67D2">
      <w:pPr>
        <w:rPr>
          <w:lang w:val="en-US"/>
        </w:rPr>
      </w:pPr>
    </w:p>
    <w:p w14:paraId="16EA41C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// Fallback</w:t>
      </w:r>
    </w:p>
    <w:p w14:paraId="33EAF8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'mobile'               =&gt; 'Generic Mobile',</w:t>
      </w:r>
    </w:p>
    <w:p w14:paraId="584DA04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'wireless'             =&gt; 'Generic Mobile',</w:t>
      </w:r>
    </w:p>
    <w:p w14:paraId="350A64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'j2me'                 =&gt; 'Generic Mobile',</w:t>
      </w:r>
    </w:p>
    <w:p w14:paraId="6AC2A3F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midp</w:t>
      </w:r>
      <w:proofErr w:type="spellEnd"/>
      <w:r w:rsidRPr="003C67D2">
        <w:rPr>
          <w:lang w:val="en-US"/>
        </w:rPr>
        <w:t>'                 =&gt; 'Generic Mobile',</w:t>
      </w:r>
    </w:p>
    <w:p w14:paraId="4818244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cldc</w:t>
      </w:r>
      <w:proofErr w:type="spellEnd"/>
      <w:r w:rsidRPr="003C67D2">
        <w:rPr>
          <w:lang w:val="en-US"/>
        </w:rPr>
        <w:t>'                 =&gt; 'Generic Mobile',</w:t>
      </w:r>
    </w:p>
    <w:p w14:paraId="613475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up.link</w:t>
      </w:r>
      <w:proofErr w:type="spellEnd"/>
      <w:proofErr w:type="gramEnd"/>
      <w:r w:rsidRPr="003C67D2">
        <w:rPr>
          <w:lang w:val="en-US"/>
        </w:rPr>
        <w:t>'              =&gt; 'Generic Mobile',</w:t>
      </w:r>
    </w:p>
    <w:p w14:paraId="348AF62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up</w:t>
      </w:r>
      <w:proofErr w:type="gramEnd"/>
      <w:r w:rsidRPr="003C67D2">
        <w:rPr>
          <w:lang w:val="en-US"/>
        </w:rPr>
        <w:t>.browser</w:t>
      </w:r>
      <w:proofErr w:type="spellEnd"/>
      <w:r w:rsidRPr="003C67D2">
        <w:rPr>
          <w:lang w:val="en-US"/>
        </w:rPr>
        <w:t>'           =&gt; 'Generic Mobile',</w:t>
      </w:r>
    </w:p>
    <w:p w14:paraId="5211F82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'smartphone'           =&gt; 'Generic Mobile',</w:t>
      </w:r>
    </w:p>
    <w:p w14:paraId="166AD78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'cellphone'            =&gt; 'Generic Mobile',</w:t>
      </w:r>
    </w:p>
    <w:p w14:paraId="1BDB0F3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3DE37B29" w14:textId="77777777" w:rsidR="003C67D2" w:rsidRPr="003C67D2" w:rsidRDefault="003C67D2" w:rsidP="003C67D2">
      <w:pPr>
        <w:rPr>
          <w:lang w:val="en-US"/>
        </w:rPr>
      </w:pPr>
    </w:p>
    <w:p w14:paraId="5AF8A6F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There are hundreds of bots but these are the most common.</w:t>
      </w:r>
    </w:p>
    <w:p w14:paraId="102B229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$robots = [</w:t>
      </w:r>
    </w:p>
    <w:p w14:paraId="61DB875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googlebot</w:t>
      </w:r>
      <w:proofErr w:type="spellEnd"/>
      <w:r w:rsidRPr="003C67D2">
        <w:rPr>
          <w:lang w:val="en-US"/>
        </w:rPr>
        <w:t>'            =&gt; 'Googlebot',</w:t>
      </w:r>
    </w:p>
    <w:p w14:paraId="3DE34E0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msnbot</w:t>
      </w:r>
      <w:proofErr w:type="spellEnd"/>
      <w:r w:rsidRPr="003C67D2">
        <w:rPr>
          <w:lang w:val="en-US"/>
        </w:rPr>
        <w:t>'               =&gt; '</w:t>
      </w:r>
      <w:proofErr w:type="spellStart"/>
      <w:r w:rsidRPr="003C67D2">
        <w:rPr>
          <w:lang w:val="en-US"/>
        </w:rPr>
        <w:t>MSNBot</w:t>
      </w:r>
      <w:proofErr w:type="spellEnd"/>
      <w:r w:rsidRPr="003C67D2">
        <w:rPr>
          <w:lang w:val="en-US"/>
        </w:rPr>
        <w:t>',</w:t>
      </w:r>
    </w:p>
    <w:p w14:paraId="543511F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baiduspider</w:t>
      </w:r>
      <w:proofErr w:type="spellEnd"/>
      <w:r w:rsidRPr="003C67D2">
        <w:rPr>
          <w:lang w:val="en-US"/>
        </w:rPr>
        <w:t>'          =&gt; '</w:t>
      </w:r>
      <w:proofErr w:type="spellStart"/>
      <w:r w:rsidRPr="003C67D2">
        <w:rPr>
          <w:lang w:val="en-US"/>
        </w:rPr>
        <w:t>Baiduspider</w:t>
      </w:r>
      <w:proofErr w:type="spellEnd"/>
      <w:r w:rsidRPr="003C67D2">
        <w:rPr>
          <w:lang w:val="en-US"/>
        </w:rPr>
        <w:t>',</w:t>
      </w:r>
    </w:p>
    <w:p w14:paraId="12FF567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bingbot</w:t>
      </w:r>
      <w:proofErr w:type="spellEnd"/>
      <w:r w:rsidRPr="003C67D2">
        <w:rPr>
          <w:lang w:val="en-US"/>
        </w:rPr>
        <w:t>'              =&gt; 'Bing',</w:t>
      </w:r>
    </w:p>
    <w:p w14:paraId="68A531B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    'slurp'                =&gt; 'Inktomi Slurp',</w:t>
      </w:r>
    </w:p>
    <w:p w14:paraId="2470A6C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'yahoo'                =&gt; 'Yahoo',</w:t>
      </w:r>
    </w:p>
    <w:p w14:paraId="10B9DDD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ask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jeeves</w:t>
      </w:r>
      <w:proofErr w:type="spellEnd"/>
      <w:r w:rsidRPr="003C67D2">
        <w:rPr>
          <w:lang w:val="en-US"/>
        </w:rPr>
        <w:t>'           =&gt; 'Ask Jeeves',</w:t>
      </w:r>
    </w:p>
    <w:p w14:paraId="4580E6B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fastcrawler</w:t>
      </w:r>
      <w:proofErr w:type="spellEnd"/>
      <w:r w:rsidRPr="003C67D2">
        <w:rPr>
          <w:lang w:val="en-US"/>
        </w:rPr>
        <w:t>'          =&gt; '</w:t>
      </w:r>
      <w:proofErr w:type="spellStart"/>
      <w:r w:rsidRPr="003C67D2">
        <w:rPr>
          <w:lang w:val="en-US"/>
        </w:rPr>
        <w:t>FastCrawler</w:t>
      </w:r>
      <w:proofErr w:type="spellEnd"/>
      <w:r w:rsidRPr="003C67D2">
        <w:rPr>
          <w:lang w:val="en-US"/>
        </w:rPr>
        <w:t>',</w:t>
      </w:r>
    </w:p>
    <w:p w14:paraId="7D1EB66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infoseek</w:t>
      </w:r>
      <w:proofErr w:type="spellEnd"/>
      <w:r w:rsidRPr="003C67D2">
        <w:rPr>
          <w:lang w:val="en-US"/>
        </w:rPr>
        <w:t>'             =&gt; 'InfoSeek Robot 1.0',</w:t>
      </w:r>
    </w:p>
    <w:p w14:paraId="1E480CF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lycos</w:t>
      </w:r>
      <w:proofErr w:type="spellEnd"/>
      <w:r w:rsidRPr="003C67D2">
        <w:rPr>
          <w:lang w:val="en-US"/>
        </w:rPr>
        <w:t>'                =&gt; 'Lycos',</w:t>
      </w:r>
    </w:p>
    <w:p w14:paraId="4D265CA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yandex</w:t>
      </w:r>
      <w:proofErr w:type="spellEnd"/>
      <w:r w:rsidRPr="003C67D2">
        <w:rPr>
          <w:lang w:val="en-US"/>
        </w:rPr>
        <w:t>'               =&gt; '</w:t>
      </w:r>
      <w:proofErr w:type="spellStart"/>
      <w:r w:rsidRPr="003C67D2">
        <w:rPr>
          <w:lang w:val="en-US"/>
        </w:rPr>
        <w:t>YandexBot</w:t>
      </w:r>
      <w:proofErr w:type="spellEnd"/>
      <w:r w:rsidRPr="003C67D2">
        <w:rPr>
          <w:lang w:val="en-US"/>
        </w:rPr>
        <w:t>',</w:t>
      </w:r>
    </w:p>
    <w:p w14:paraId="53BCAB2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mediapartners</w:t>
      </w:r>
      <w:proofErr w:type="spellEnd"/>
      <w:proofErr w:type="gramEnd"/>
      <w:r w:rsidRPr="003C67D2">
        <w:rPr>
          <w:lang w:val="en-US"/>
        </w:rPr>
        <w:t>-google' =&gt; '</w:t>
      </w:r>
      <w:proofErr w:type="spellStart"/>
      <w:r w:rsidRPr="003C67D2">
        <w:rPr>
          <w:lang w:val="en-US"/>
        </w:rPr>
        <w:t>MediaPartners</w:t>
      </w:r>
      <w:proofErr w:type="spellEnd"/>
      <w:r w:rsidRPr="003C67D2">
        <w:rPr>
          <w:lang w:val="en-US"/>
        </w:rPr>
        <w:t xml:space="preserve"> Google',</w:t>
      </w:r>
    </w:p>
    <w:p w14:paraId="08001F5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'CRAZYWEBCRAWLER'      =&gt; 'Crazy </w:t>
      </w:r>
      <w:proofErr w:type="spellStart"/>
      <w:r w:rsidRPr="003C67D2">
        <w:rPr>
          <w:lang w:val="en-US"/>
        </w:rPr>
        <w:t>Webcrawler</w:t>
      </w:r>
      <w:proofErr w:type="spellEnd"/>
      <w:r w:rsidRPr="003C67D2">
        <w:rPr>
          <w:lang w:val="en-US"/>
        </w:rPr>
        <w:t>',</w:t>
      </w:r>
    </w:p>
    <w:p w14:paraId="07BF0A5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adsbot</w:t>
      </w:r>
      <w:proofErr w:type="spellEnd"/>
      <w:proofErr w:type="gramEnd"/>
      <w:r w:rsidRPr="003C67D2">
        <w:rPr>
          <w:lang w:val="en-US"/>
        </w:rPr>
        <w:t>-google'        =&gt; '</w:t>
      </w:r>
      <w:proofErr w:type="spellStart"/>
      <w:r w:rsidRPr="003C67D2">
        <w:rPr>
          <w:lang w:val="en-US"/>
        </w:rPr>
        <w:t>AdsBot</w:t>
      </w:r>
      <w:proofErr w:type="spellEnd"/>
      <w:r w:rsidRPr="003C67D2">
        <w:rPr>
          <w:lang w:val="en-US"/>
        </w:rPr>
        <w:t xml:space="preserve"> Google',</w:t>
      </w:r>
    </w:p>
    <w:p w14:paraId="46FCC59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feedfetcher</w:t>
      </w:r>
      <w:proofErr w:type="spellEnd"/>
      <w:proofErr w:type="gramEnd"/>
      <w:r w:rsidRPr="003C67D2">
        <w:rPr>
          <w:lang w:val="en-US"/>
        </w:rPr>
        <w:t>-google'   =&gt; '</w:t>
      </w:r>
      <w:proofErr w:type="spellStart"/>
      <w:r w:rsidRPr="003C67D2">
        <w:rPr>
          <w:lang w:val="en-US"/>
        </w:rPr>
        <w:t>Feedfetcher</w:t>
      </w:r>
      <w:proofErr w:type="spellEnd"/>
      <w:r w:rsidRPr="003C67D2">
        <w:rPr>
          <w:lang w:val="en-US"/>
        </w:rPr>
        <w:t xml:space="preserve"> Google',</w:t>
      </w:r>
    </w:p>
    <w:p w14:paraId="6A34C96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gramStart"/>
      <w:r w:rsidRPr="003C67D2">
        <w:rPr>
          <w:lang w:val="en-US"/>
        </w:rPr>
        <w:t>curious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george</w:t>
      </w:r>
      <w:proofErr w:type="spellEnd"/>
      <w:r w:rsidRPr="003C67D2">
        <w:rPr>
          <w:lang w:val="en-US"/>
        </w:rPr>
        <w:t>'       =&gt; 'Curious George',</w:t>
      </w:r>
    </w:p>
    <w:p w14:paraId="061E8F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proofErr w:type="gramStart"/>
      <w:r w:rsidRPr="003C67D2">
        <w:rPr>
          <w:lang w:val="en-US"/>
        </w:rPr>
        <w:t>ia</w:t>
      </w:r>
      <w:proofErr w:type="gramEnd"/>
      <w:r w:rsidRPr="003C67D2">
        <w:rPr>
          <w:lang w:val="en-US"/>
        </w:rPr>
        <w:t>_archiver</w:t>
      </w:r>
      <w:proofErr w:type="spellEnd"/>
      <w:r w:rsidRPr="003C67D2">
        <w:rPr>
          <w:lang w:val="en-US"/>
        </w:rPr>
        <w:t>'          =&gt; 'Alexa Crawler',</w:t>
      </w:r>
    </w:p>
    <w:p w14:paraId="5D7F146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'MJ12bot'              =&gt; 'Majestic-12',</w:t>
      </w:r>
    </w:p>
    <w:p w14:paraId="6F3E42A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</w:t>
      </w:r>
      <w:proofErr w:type="spellStart"/>
      <w:r w:rsidRPr="003C67D2">
        <w:rPr>
          <w:lang w:val="en-US"/>
        </w:rPr>
        <w:t>Uptimebot</w:t>
      </w:r>
      <w:proofErr w:type="spellEnd"/>
      <w:r w:rsidRPr="003C67D2">
        <w:rPr>
          <w:lang w:val="en-US"/>
        </w:rPr>
        <w:t>'            =&gt; '</w:t>
      </w:r>
      <w:proofErr w:type="spellStart"/>
      <w:r w:rsidRPr="003C67D2">
        <w:rPr>
          <w:lang w:val="en-US"/>
        </w:rPr>
        <w:t>Uptimebot</w:t>
      </w:r>
      <w:proofErr w:type="spellEnd"/>
      <w:r w:rsidRPr="003C67D2">
        <w:rPr>
          <w:lang w:val="en-US"/>
        </w:rPr>
        <w:t>',</w:t>
      </w:r>
    </w:p>
    <w:p w14:paraId="428EEF7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008534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114543AE" w14:textId="77777777" w:rsidR="003C67D2" w:rsidRPr="003C67D2" w:rsidRDefault="003C67D2" w:rsidP="003C67D2">
      <w:pPr>
        <w:rPr>
          <w:lang w:val="en-US"/>
        </w:rPr>
      </w:pPr>
    </w:p>
    <w:p w14:paraId="324E8DBB" w14:textId="77777777" w:rsidR="003C67D2" w:rsidRPr="003C67D2" w:rsidRDefault="003C67D2" w:rsidP="003C67D2">
      <w:pPr>
        <w:rPr>
          <w:lang w:val="en-US"/>
        </w:rPr>
      </w:pPr>
    </w:p>
    <w:p w14:paraId="64A12615" w14:textId="23A50F81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3</w:t>
      </w:r>
      <w:r w:rsidR="003C67D2">
        <w:rPr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Validation.php</w:t>
      </w:r>
      <w:proofErr w:type="spellEnd"/>
    </w:p>
    <w:p w14:paraId="2C2BDDC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29E890AF" w14:textId="77777777" w:rsidR="003C67D2" w:rsidRPr="003C67D2" w:rsidRDefault="003C67D2" w:rsidP="003C67D2">
      <w:pPr>
        <w:rPr>
          <w:lang w:val="en-US"/>
        </w:rPr>
      </w:pPr>
    </w:p>
    <w:p w14:paraId="5A035E8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class Validation</w:t>
      </w:r>
    </w:p>
    <w:p w14:paraId="4E4ED39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4117FA3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//--------------------------------------------------------------------</w:t>
      </w:r>
    </w:p>
    <w:p w14:paraId="4FE69F7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Setup</w:t>
      </w:r>
    </w:p>
    <w:p w14:paraId="5D816F4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//--------------------------------------------------------------------</w:t>
      </w:r>
    </w:p>
    <w:p w14:paraId="4995D938" w14:textId="77777777" w:rsidR="003C67D2" w:rsidRPr="003C67D2" w:rsidRDefault="003C67D2" w:rsidP="003C67D2">
      <w:pPr>
        <w:rPr>
          <w:lang w:val="en-US"/>
        </w:rPr>
      </w:pPr>
    </w:p>
    <w:p w14:paraId="14BB138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67EA231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Stores the classes that contain the</w:t>
      </w:r>
    </w:p>
    <w:p w14:paraId="1C51613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rules</w:t>
      </w:r>
      <w:proofErr w:type="gramEnd"/>
      <w:r w:rsidRPr="003C67D2">
        <w:rPr>
          <w:lang w:val="en-US"/>
        </w:rPr>
        <w:t xml:space="preserve"> that are available.</w:t>
      </w:r>
    </w:p>
    <w:p w14:paraId="790BE48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584B15E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array</w:t>
      </w:r>
    </w:p>
    <w:p w14:paraId="53948A0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480D89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ruleSets</w:t>
      </w:r>
      <w:proofErr w:type="spellEnd"/>
      <w:r w:rsidRPr="003C67D2">
        <w:rPr>
          <w:lang w:val="en-US"/>
        </w:rPr>
        <w:t xml:space="preserve"> = [</w:t>
      </w:r>
    </w:p>
    <w:p w14:paraId="5E02A1E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\CodeIgniter\Validation\Rules::</w:t>
      </w:r>
      <w:proofErr w:type="gramEnd"/>
      <w:r w:rsidRPr="003C67D2">
        <w:rPr>
          <w:lang w:val="en-US"/>
        </w:rPr>
        <w:t>class,</w:t>
      </w:r>
    </w:p>
    <w:p w14:paraId="2608F9F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\CodeIgniter\Validation\</w:t>
      </w:r>
      <w:proofErr w:type="spellStart"/>
      <w:r w:rsidRPr="003C67D2">
        <w:rPr>
          <w:lang w:val="en-US"/>
        </w:rPr>
        <w:t>FormatRules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416A990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\CodeIgniter\Validation\</w:t>
      </w:r>
      <w:proofErr w:type="spellStart"/>
      <w:r w:rsidRPr="003C67D2">
        <w:rPr>
          <w:lang w:val="en-US"/>
        </w:rPr>
        <w:t>FileRules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317C832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   </w:t>
      </w:r>
      <w:proofErr w:type="gramStart"/>
      <w:r w:rsidRPr="003C67D2">
        <w:rPr>
          <w:lang w:val="en-US"/>
        </w:rPr>
        <w:t>\CodeIgniter\Validation\</w:t>
      </w:r>
      <w:proofErr w:type="spellStart"/>
      <w:r w:rsidRPr="003C67D2">
        <w:rPr>
          <w:lang w:val="en-US"/>
        </w:rPr>
        <w:t>CreditCardRules</w:t>
      </w:r>
      <w:proofErr w:type="spellEnd"/>
      <w:r w:rsidRPr="003C67D2">
        <w:rPr>
          <w:lang w:val="en-US"/>
        </w:rPr>
        <w:t>::</w:t>
      </w:r>
      <w:proofErr w:type="gramEnd"/>
      <w:r w:rsidRPr="003C67D2">
        <w:rPr>
          <w:lang w:val="en-US"/>
        </w:rPr>
        <w:t>class,</w:t>
      </w:r>
    </w:p>
    <w:p w14:paraId="10BFFCB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304F670E" w14:textId="77777777" w:rsidR="003C67D2" w:rsidRPr="003C67D2" w:rsidRDefault="003C67D2" w:rsidP="003C67D2">
      <w:pPr>
        <w:rPr>
          <w:lang w:val="en-US"/>
        </w:rPr>
      </w:pPr>
    </w:p>
    <w:p w14:paraId="713144B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0A274A3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Specifies the views that are used to display the</w:t>
      </w:r>
    </w:p>
    <w:p w14:paraId="205749D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errors</w:t>
      </w:r>
      <w:proofErr w:type="gramEnd"/>
      <w:r w:rsidRPr="003C67D2">
        <w:rPr>
          <w:lang w:val="en-US"/>
        </w:rPr>
        <w:t>.</w:t>
      </w:r>
    </w:p>
    <w:p w14:paraId="4FB8B4D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7BFE7FF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@var array</w:t>
      </w:r>
    </w:p>
    <w:p w14:paraId="6D80C54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01C3F3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$templates = [</w:t>
      </w:r>
    </w:p>
    <w:p w14:paraId="56B2949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'list'   =&gt; 'CodeIgniter\Validation\Views\list',</w:t>
      </w:r>
    </w:p>
    <w:p w14:paraId="1BFA929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   'single' =&gt; 'CodeIgniter\Validation\Views\single',</w:t>
      </w:r>
    </w:p>
    <w:p w14:paraId="76D65BC8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];</w:t>
      </w:r>
    </w:p>
    <w:p w14:paraId="188BF8F3" w14:textId="77777777" w:rsidR="003C67D2" w:rsidRPr="003C67D2" w:rsidRDefault="003C67D2" w:rsidP="003C67D2">
      <w:pPr>
        <w:rPr>
          <w:lang w:val="en-US"/>
        </w:rPr>
      </w:pPr>
    </w:p>
    <w:p w14:paraId="4CDA4E5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>    //--------------------------------------------------------------------</w:t>
      </w:r>
    </w:p>
    <w:p w14:paraId="6DFBD45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 Rules</w:t>
      </w:r>
    </w:p>
    <w:p w14:paraId="710EEA8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//--------------------------------------------------------------------</w:t>
      </w:r>
    </w:p>
    <w:p w14:paraId="6448D2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58D1A93D" w14:textId="77777777" w:rsidR="003C67D2" w:rsidRPr="003C67D2" w:rsidRDefault="003C67D2" w:rsidP="003C67D2">
      <w:pPr>
        <w:rPr>
          <w:lang w:val="en-US"/>
        </w:rPr>
      </w:pPr>
    </w:p>
    <w:p w14:paraId="1B5546AC" w14:textId="77777777" w:rsidR="003C67D2" w:rsidRPr="003C67D2" w:rsidRDefault="003C67D2" w:rsidP="003C67D2">
      <w:pPr>
        <w:rPr>
          <w:lang w:val="en-US"/>
        </w:rPr>
      </w:pPr>
    </w:p>
    <w:p w14:paraId="320D582A" w14:textId="1426D85C" w:rsidR="00CC5DBA" w:rsidRDefault="00CC5DBA" w:rsidP="00E926ED">
      <w:pPr>
        <w:pStyle w:val="Ttulo4"/>
        <w:rPr>
          <w:lang w:val="en-US"/>
        </w:rPr>
      </w:pPr>
      <w:r w:rsidRPr="00FD5638">
        <w:rPr>
          <w:lang w:val="en-US"/>
        </w:rPr>
        <w:t>2.1.1.</w:t>
      </w:r>
      <w:r>
        <w:rPr>
          <w:lang w:val="en-US"/>
        </w:rPr>
        <w:t>3</w:t>
      </w:r>
      <w:r w:rsidR="003C67D2">
        <w:rPr>
          <w:lang w:val="en-US"/>
        </w:rPr>
        <w:t>3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View.php</w:t>
      </w:r>
      <w:proofErr w:type="spellEnd"/>
    </w:p>
    <w:p w14:paraId="37077EA1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&lt;?</w:t>
      </w:r>
      <w:proofErr w:type="spellStart"/>
      <w:r w:rsidRPr="003C67D2">
        <w:rPr>
          <w:lang w:val="en-US"/>
        </w:rPr>
        <w:t>php</w:t>
      </w:r>
      <w:proofErr w:type="spellEnd"/>
      <w:r w:rsidRPr="003C67D2">
        <w:rPr>
          <w:lang w:val="en-US"/>
        </w:rPr>
        <w:t xml:space="preserve"> namespace Config;</w:t>
      </w:r>
    </w:p>
    <w:p w14:paraId="3591A7A8" w14:textId="77777777" w:rsidR="003C67D2" w:rsidRPr="003C67D2" w:rsidRDefault="003C67D2" w:rsidP="003C67D2">
      <w:pPr>
        <w:rPr>
          <w:lang w:val="en-US"/>
        </w:rPr>
      </w:pPr>
    </w:p>
    <w:p w14:paraId="2FD9BAC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class View extends \CodeIgniter\Config\View</w:t>
      </w:r>
    </w:p>
    <w:p w14:paraId="4EDF9A4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{</w:t>
      </w:r>
    </w:p>
    <w:p w14:paraId="732F10F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6FAA351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When false, the view method will clear the data between each</w:t>
      </w:r>
    </w:p>
    <w:p w14:paraId="6FC35BB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call</w:t>
      </w:r>
      <w:proofErr w:type="gramEnd"/>
      <w:r w:rsidRPr="003C67D2">
        <w:rPr>
          <w:lang w:val="en-US"/>
        </w:rPr>
        <w:t>. This keeps your data safe and ensures there is no accidental</w:t>
      </w:r>
    </w:p>
    <w:p w14:paraId="34A35E4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leaking</w:t>
      </w:r>
      <w:proofErr w:type="gramEnd"/>
      <w:r w:rsidRPr="003C67D2">
        <w:rPr>
          <w:lang w:val="en-US"/>
        </w:rPr>
        <w:t xml:space="preserve"> between calls, so you would need to explicitly pass the data</w:t>
      </w:r>
    </w:p>
    <w:p w14:paraId="7A64333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to</w:t>
      </w:r>
      <w:proofErr w:type="gramEnd"/>
      <w:r w:rsidRPr="003C67D2">
        <w:rPr>
          <w:lang w:val="en-US"/>
        </w:rPr>
        <w:t xml:space="preserve"> each view. You might prefer to have the data stick around between</w:t>
      </w:r>
    </w:p>
    <w:p w14:paraId="710E918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calls</w:t>
      </w:r>
      <w:proofErr w:type="gramEnd"/>
      <w:r w:rsidRPr="003C67D2">
        <w:rPr>
          <w:lang w:val="en-US"/>
        </w:rPr>
        <w:t xml:space="preserve"> so that it is available to all views. If that is the case,</w:t>
      </w:r>
    </w:p>
    <w:p w14:paraId="56F12D39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set $</w:t>
      </w:r>
      <w:proofErr w:type="spellStart"/>
      <w:r w:rsidRPr="003C67D2">
        <w:rPr>
          <w:lang w:val="en-US"/>
        </w:rPr>
        <w:t>saveData</w:t>
      </w:r>
      <w:proofErr w:type="spellEnd"/>
      <w:r w:rsidRPr="003C67D2">
        <w:rPr>
          <w:lang w:val="en-US"/>
        </w:rPr>
        <w:t xml:space="preserve"> to true.</w:t>
      </w:r>
    </w:p>
    <w:p w14:paraId="7D60CD6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05B5DA1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</w:t>
      </w:r>
      <w:proofErr w:type="spellStart"/>
      <w:r w:rsidRPr="003C67D2">
        <w:rPr>
          <w:lang w:val="en-US"/>
        </w:rPr>
        <w:t>saveData</w:t>
      </w:r>
      <w:proofErr w:type="spellEnd"/>
      <w:r w:rsidRPr="003C67D2">
        <w:rPr>
          <w:lang w:val="en-US"/>
        </w:rPr>
        <w:t xml:space="preserve"> = true;</w:t>
      </w:r>
    </w:p>
    <w:p w14:paraId="2C7D6CC5" w14:textId="77777777" w:rsidR="003C67D2" w:rsidRPr="003C67D2" w:rsidRDefault="003C67D2" w:rsidP="003C67D2">
      <w:pPr>
        <w:rPr>
          <w:lang w:val="en-US"/>
        </w:rPr>
      </w:pPr>
    </w:p>
    <w:p w14:paraId="62C27A0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59D19000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Parser Filters map a filter name with any PHP callable. When the</w:t>
      </w:r>
    </w:p>
    <w:p w14:paraId="578E482F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Parser prepares a variable for display, it will chain it</w:t>
      </w:r>
    </w:p>
    <w:p w14:paraId="08741A6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through</w:t>
      </w:r>
      <w:proofErr w:type="gramEnd"/>
      <w:r w:rsidRPr="003C67D2">
        <w:rPr>
          <w:lang w:val="en-US"/>
        </w:rPr>
        <w:t xml:space="preserve"> the filters in the order defined, inserting any parameters.</w:t>
      </w:r>
    </w:p>
    <w:p w14:paraId="6925A766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To prevent potential abuse, all filters MUST be defined here</w:t>
      </w:r>
    </w:p>
    <w:p w14:paraId="6493E6E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lastRenderedPageBreak/>
        <w:t xml:space="preserve">     * </w:t>
      </w:r>
      <w:proofErr w:type="gramStart"/>
      <w:r w:rsidRPr="003C67D2">
        <w:rPr>
          <w:lang w:val="en-US"/>
        </w:rPr>
        <w:t>in</w:t>
      </w:r>
      <w:proofErr w:type="gramEnd"/>
      <w:r w:rsidRPr="003C67D2">
        <w:rPr>
          <w:lang w:val="en-US"/>
        </w:rPr>
        <w:t xml:space="preserve"> order for them to be available for use within the Parser.</w:t>
      </w:r>
    </w:p>
    <w:p w14:paraId="190EB0AC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</w:t>
      </w:r>
    </w:p>
    <w:p w14:paraId="639C6E2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Examples:</w:t>
      </w:r>
    </w:p>
    <w:p w14:paraId="033ACCCD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</w:t>
      </w:r>
      <w:proofErr w:type="gramStart"/>
      <w:r w:rsidRPr="003C67D2">
        <w:rPr>
          <w:lang w:val="en-US"/>
        </w:rPr>
        <w:t>*  {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title|esc</w:t>
      </w:r>
      <w:proofErr w:type="spellEnd"/>
      <w:r w:rsidRPr="003C67D2">
        <w:rPr>
          <w:lang w:val="en-US"/>
        </w:rPr>
        <w:t>(</w:t>
      </w:r>
      <w:proofErr w:type="spellStart"/>
      <w:r w:rsidRPr="003C67D2">
        <w:rPr>
          <w:lang w:val="en-US"/>
        </w:rPr>
        <w:t>js</w:t>
      </w:r>
      <w:proofErr w:type="spellEnd"/>
      <w:proofErr w:type="gramStart"/>
      <w:r w:rsidRPr="003C67D2">
        <w:rPr>
          <w:lang w:val="en-US"/>
        </w:rPr>
        <w:t>) }</w:t>
      </w:r>
      <w:proofErr w:type="gramEnd"/>
    </w:p>
    <w:p w14:paraId="01CF86E7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</w:t>
      </w:r>
      <w:proofErr w:type="gramStart"/>
      <w:r w:rsidRPr="003C67D2">
        <w:rPr>
          <w:lang w:val="en-US"/>
        </w:rPr>
        <w:t>*  {</w:t>
      </w:r>
      <w:proofErr w:type="gramEnd"/>
      <w:r w:rsidRPr="003C67D2">
        <w:rPr>
          <w:lang w:val="en-US"/>
        </w:rPr>
        <w:t xml:space="preserve"> </w:t>
      </w:r>
      <w:proofErr w:type="spellStart"/>
      <w:r w:rsidRPr="003C67D2">
        <w:rPr>
          <w:lang w:val="en-US"/>
        </w:rPr>
        <w:t>created_on|date</w:t>
      </w:r>
      <w:proofErr w:type="spellEnd"/>
      <w:r w:rsidRPr="003C67D2">
        <w:rPr>
          <w:lang w:val="en-US"/>
        </w:rPr>
        <w:t>(Y-m-</w:t>
      </w:r>
      <w:proofErr w:type="gramStart"/>
      <w:r w:rsidRPr="003C67D2">
        <w:rPr>
          <w:lang w:val="en-US"/>
        </w:rPr>
        <w:t>d)|</w:t>
      </w:r>
      <w:proofErr w:type="gramEnd"/>
      <w:r w:rsidRPr="003C67D2">
        <w:rPr>
          <w:lang w:val="en-US"/>
        </w:rPr>
        <w:t>esc(</w:t>
      </w:r>
      <w:proofErr w:type="spellStart"/>
      <w:r w:rsidRPr="003C67D2">
        <w:rPr>
          <w:lang w:val="en-US"/>
        </w:rPr>
        <w:t>attr</w:t>
      </w:r>
      <w:proofErr w:type="spellEnd"/>
      <w:proofErr w:type="gramStart"/>
      <w:r w:rsidRPr="003C67D2">
        <w:rPr>
          <w:lang w:val="en-US"/>
        </w:rPr>
        <w:t>) }</w:t>
      </w:r>
      <w:proofErr w:type="gramEnd"/>
    </w:p>
    <w:p w14:paraId="117708C4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1E97FE33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$filters = [];</w:t>
      </w:r>
    </w:p>
    <w:p w14:paraId="47FFA2D1" w14:textId="77777777" w:rsidR="003C67D2" w:rsidRPr="003C67D2" w:rsidRDefault="003C67D2" w:rsidP="003C67D2">
      <w:pPr>
        <w:rPr>
          <w:lang w:val="en-US"/>
        </w:rPr>
      </w:pPr>
    </w:p>
    <w:p w14:paraId="35160DB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/**</w:t>
      </w:r>
    </w:p>
    <w:p w14:paraId="2A18B42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 Parser Plugins provide a way to extend the functionality provided</w:t>
      </w:r>
    </w:p>
    <w:p w14:paraId="10C4A02E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by</w:t>
      </w:r>
      <w:proofErr w:type="gramEnd"/>
      <w:r w:rsidRPr="003C67D2">
        <w:rPr>
          <w:lang w:val="en-US"/>
        </w:rPr>
        <w:t xml:space="preserve"> the core Parser by creating aliases that will be replaced with</w:t>
      </w:r>
    </w:p>
    <w:p w14:paraId="6241ADEB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 xml:space="preserve">     * </w:t>
      </w:r>
      <w:proofErr w:type="gramStart"/>
      <w:r w:rsidRPr="003C67D2">
        <w:rPr>
          <w:lang w:val="en-US"/>
        </w:rPr>
        <w:t>any</w:t>
      </w:r>
      <w:proofErr w:type="gramEnd"/>
      <w:r w:rsidRPr="003C67D2">
        <w:rPr>
          <w:lang w:val="en-US"/>
        </w:rPr>
        <w:t xml:space="preserve"> callable. Can be single or tag pair.</w:t>
      </w:r>
    </w:p>
    <w:p w14:paraId="0CBA0CD5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 */</w:t>
      </w:r>
    </w:p>
    <w:p w14:paraId="588AEF8A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    public $plugins = [];</w:t>
      </w:r>
    </w:p>
    <w:p w14:paraId="651468C2" w14:textId="77777777" w:rsidR="003C67D2" w:rsidRPr="003C67D2" w:rsidRDefault="003C67D2" w:rsidP="003C67D2">
      <w:pPr>
        <w:rPr>
          <w:lang w:val="en-US"/>
        </w:rPr>
      </w:pPr>
      <w:r w:rsidRPr="003C67D2">
        <w:rPr>
          <w:lang w:val="en-US"/>
        </w:rPr>
        <w:t>}</w:t>
      </w:r>
    </w:p>
    <w:p w14:paraId="5B03BC55" w14:textId="77777777" w:rsidR="003C67D2" w:rsidRPr="003C67D2" w:rsidRDefault="003C67D2" w:rsidP="003C67D2">
      <w:pPr>
        <w:rPr>
          <w:lang w:val="en-US"/>
        </w:rPr>
      </w:pPr>
    </w:p>
    <w:p w14:paraId="4500B739" w14:textId="77777777" w:rsidR="0083488E" w:rsidRDefault="0083488E" w:rsidP="0083488E">
      <w:pPr>
        <w:pStyle w:val="Ttulo3"/>
        <w:rPr>
          <w:lang w:val="en-US"/>
        </w:rPr>
      </w:pPr>
      <w:bookmarkStart w:id="4" w:name="_Toc227837281"/>
      <w:r>
        <w:rPr>
          <w:lang w:val="en-US"/>
        </w:rPr>
        <w:t>2.1.2 Controllers</w:t>
      </w:r>
      <w:bookmarkEnd w:id="4"/>
    </w:p>
    <w:p w14:paraId="0FCAB2AD" w14:textId="6982614B" w:rsidR="0083488E" w:rsidRDefault="0083488E" w:rsidP="0083488E">
      <w:pPr>
        <w:pStyle w:val="Ttulo4"/>
        <w:rPr>
          <w:lang w:val="en-US"/>
        </w:rPr>
      </w:pPr>
      <w:r>
        <w:rPr>
          <w:lang w:val="en-US"/>
        </w:rPr>
        <w:t xml:space="preserve">2.1.2.1 </w:t>
      </w:r>
      <w:proofErr w:type="spellStart"/>
      <w:r>
        <w:rPr>
          <w:lang w:val="en-US"/>
        </w:rPr>
        <w:t>Admin.php</w:t>
      </w:r>
      <w:proofErr w:type="spellEnd"/>
    </w:p>
    <w:p w14:paraId="12B58FF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</w:p>
    <w:p w14:paraId="5A5FFB66" w14:textId="77777777" w:rsidR="0083488E" w:rsidRPr="0083488E" w:rsidRDefault="0083488E" w:rsidP="0083488E">
      <w:pPr>
        <w:rPr>
          <w:lang w:val="en-US"/>
        </w:rPr>
      </w:pPr>
    </w:p>
    <w:p w14:paraId="2F3C52A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namespace App\Controllers;</w:t>
      </w:r>
    </w:p>
    <w:p w14:paraId="383B4E9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App\Models\</w:t>
      </w:r>
      <w:proofErr w:type="spell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;</w:t>
      </w:r>
    </w:p>
    <w:p w14:paraId="56420D9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App\Models\</w:t>
      </w:r>
      <w:proofErr w:type="spellStart"/>
      <w:r w:rsidRPr="0083488E">
        <w:rPr>
          <w:lang w:val="en-US"/>
        </w:rPr>
        <w:t>LogsModel</w:t>
      </w:r>
      <w:proofErr w:type="spellEnd"/>
      <w:r w:rsidRPr="0083488E">
        <w:rPr>
          <w:lang w:val="en-US"/>
        </w:rPr>
        <w:t>;</w:t>
      </w:r>
    </w:p>
    <w:p w14:paraId="3F0FDF1A" w14:textId="77777777" w:rsidR="0083488E" w:rsidRPr="0083488E" w:rsidRDefault="0083488E" w:rsidP="0083488E">
      <w:pPr>
        <w:rPr>
          <w:lang w:val="en-US"/>
        </w:rPr>
      </w:pPr>
    </w:p>
    <w:p w14:paraId="5EEEB75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class Admin extends </w:t>
      </w:r>
      <w:proofErr w:type="spellStart"/>
      <w:r w:rsidRPr="0083488E">
        <w:rPr>
          <w:lang w:val="en-US"/>
        </w:rPr>
        <w:t>BaseController</w:t>
      </w:r>
      <w:proofErr w:type="spellEnd"/>
    </w:p>
    <w:p w14:paraId="06FC8F1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22099928" w14:textId="77777777" w:rsidR="0083488E" w:rsidRPr="0083488E" w:rsidRDefault="0083488E" w:rsidP="0083488E">
      <w:pPr>
        <w:rPr>
          <w:lang w:val="en-US"/>
        </w:rPr>
      </w:pPr>
    </w:p>
    <w:p w14:paraId="6545516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protected $session;</w:t>
      </w:r>
    </w:p>
    <w:p w14:paraId="2F51776C" w14:textId="77777777" w:rsidR="0083488E" w:rsidRPr="0083488E" w:rsidRDefault="0083488E" w:rsidP="0083488E">
      <w:pPr>
        <w:rPr>
          <w:lang w:val="en-US"/>
        </w:rPr>
      </w:pPr>
    </w:p>
    <w:p w14:paraId="635F463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public function __</w:t>
      </w:r>
      <w:proofErr w:type="gramStart"/>
      <w:r w:rsidRPr="0083488E">
        <w:rPr>
          <w:lang w:val="en-US"/>
        </w:rPr>
        <w:t>construct(</w:t>
      </w:r>
      <w:proofErr w:type="gramEnd"/>
      <w:r w:rsidRPr="0083488E">
        <w:rPr>
          <w:lang w:val="en-US"/>
        </w:rPr>
        <w:t>)</w:t>
      </w:r>
    </w:p>
    <w:p w14:paraId="5916BAD3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>   </w:t>
      </w:r>
      <w:r w:rsidRPr="000062B9">
        <w:rPr>
          <w:lang w:val="en-US"/>
        </w:rPr>
        <w:t>{</w:t>
      </w:r>
    </w:p>
    <w:p w14:paraId="580A059F" w14:textId="77777777" w:rsidR="0083488E" w:rsidRPr="0083488E" w:rsidRDefault="0083488E" w:rsidP="0083488E">
      <w:r w:rsidRPr="000062B9">
        <w:rPr>
          <w:lang w:val="en-US"/>
        </w:rPr>
        <w:t>       </w:t>
      </w:r>
      <w:r w:rsidRPr="0083488E">
        <w:t>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 xml:space="preserve"> = </w:t>
      </w:r>
      <w:proofErr w:type="spellStart"/>
      <w:proofErr w:type="gramStart"/>
      <w:r w:rsidRPr="0083488E">
        <w:t>session</w:t>
      </w:r>
      <w:proofErr w:type="spellEnd"/>
      <w:r w:rsidRPr="0083488E">
        <w:t>(</w:t>
      </w:r>
      <w:proofErr w:type="gramEnd"/>
      <w:r w:rsidRPr="0083488E">
        <w:t>);</w:t>
      </w:r>
    </w:p>
    <w:p w14:paraId="13867DDB" w14:textId="77777777" w:rsidR="0083488E" w:rsidRPr="0083488E" w:rsidRDefault="0083488E" w:rsidP="0083488E"/>
    <w:p w14:paraId="2996ECE9" w14:textId="77777777" w:rsidR="0083488E" w:rsidRPr="0083488E" w:rsidRDefault="0083488E" w:rsidP="0083488E">
      <w:r w:rsidRPr="0083488E">
        <w:t xml:space="preserve">        // Validar que sea </w:t>
      </w:r>
      <w:proofErr w:type="spellStart"/>
      <w:r w:rsidRPr="0083488E">
        <w:t>admin</w:t>
      </w:r>
      <w:proofErr w:type="spellEnd"/>
    </w:p>
    <w:p w14:paraId="1E0B82E2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 xml:space="preserve">if </w:t>
      </w:r>
      <w:proofErr w:type="gramStart"/>
      <w:r w:rsidRPr="0083488E">
        <w:rPr>
          <w:lang w:val="en-US"/>
        </w:rPr>
        <w:t>(!$</w:t>
      </w:r>
      <w:proofErr w:type="gramEnd"/>
      <w:r w:rsidRPr="0083488E">
        <w:rPr>
          <w:lang w:val="en-US"/>
        </w:rPr>
        <w:t>this-&gt;session-&gt;get('</w:t>
      </w:r>
      <w:proofErr w:type="spellStart"/>
      <w:r w:rsidRPr="0083488E">
        <w:rPr>
          <w:lang w:val="en-US"/>
        </w:rPr>
        <w:t>logueado</w:t>
      </w:r>
      <w:proofErr w:type="spellEnd"/>
      <w:r w:rsidRPr="0083488E">
        <w:rPr>
          <w:lang w:val="en-US"/>
        </w:rPr>
        <w:t>')) {</w:t>
      </w:r>
    </w:p>
    <w:p w14:paraId="3AA8E29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redirect()-&gt;to('/login')-&gt;</w:t>
      </w:r>
      <w:proofErr w:type="gramStart"/>
      <w:r w:rsidRPr="0083488E">
        <w:rPr>
          <w:lang w:val="en-US"/>
        </w:rPr>
        <w:t>send(</w:t>
      </w:r>
      <w:proofErr w:type="gramEnd"/>
      <w:r w:rsidRPr="0083488E">
        <w:rPr>
          <w:lang w:val="en-US"/>
        </w:rPr>
        <w:t>);</w:t>
      </w:r>
    </w:p>
    <w:p w14:paraId="7C0936B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exit;</w:t>
      </w:r>
    </w:p>
    <w:p w14:paraId="0885A48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0A0503BE" w14:textId="77777777" w:rsidR="0083488E" w:rsidRPr="0083488E" w:rsidRDefault="0083488E" w:rsidP="0083488E">
      <w:pPr>
        <w:rPr>
          <w:lang w:val="en-US"/>
        </w:rPr>
      </w:pPr>
    </w:p>
    <w:p w14:paraId="7D6D54C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/</w:t>
      </w:r>
      <w:proofErr w:type="gramStart"/>
      <w:r w:rsidRPr="0083488E">
        <w:rPr>
          <w:lang w:val="en-US"/>
        </w:rPr>
        <w:t>/  </w:t>
      </w:r>
      <w:proofErr w:type="spellStart"/>
      <w:r w:rsidRPr="0083488E">
        <w:rPr>
          <w:lang w:val="en-US"/>
        </w:rPr>
        <w:t>validar</w:t>
      </w:r>
      <w:proofErr w:type="spellEnd"/>
      <w:proofErr w:type="gram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rol</w:t>
      </w:r>
      <w:proofErr w:type="spellEnd"/>
      <w:r w:rsidRPr="0083488E">
        <w:rPr>
          <w:lang w:val="en-US"/>
        </w:rPr>
        <w:t xml:space="preserve"> admin (1 = admin)</w:t>
      </w:r>
    </w:p>
    <w:p w14:paraId="665B594C" w14:textId="77777777" w:rsidR="0083488E" w:rsidRPr="0083488E" w:rsidRDefault="0083488E" w:rsidP="0083488E">
      <w:r w:rsidRPr="0083488E">
        <w:rPr>
          <w:lang w:val="en-US"/>
        </w:rPr>
        <w:t>        if ($this-&gt;session-&gt;get('</w:t>
      </w:r>
      <w:proofErr w:type="spellStart"/>
      <w:r w:rsidRPr="0083488E">
        <w:rPr>
          <w:lang w:val="en-US"/>
        </w:rPr>
        <w:t>rol</w:t>
      </w:r>
      <w:proofErr w:type="spellEnd"/>
      <w:r w:rsidRPr="0083488E">
        <w:rPr>
          <w:lang w:val="en-US"/>
        </w:rPr>
        <w:t>'</w:t>
      </w:r>
      <w:proofErr w:type="gramStart"/>
      <w:r w:rsidRPr="0083488E">
        <w:rPr>
          <w:lang w:val="en-US"/>
        </w:rPr>
        <w:t>) !</w:t>
      </w:r>
      <w:proofErr w:type="gramEnd"/>
      <w:r w:rsidRPr="0083488E">
        <w:rPr>
          <w:lang w:val="en-US"/>
        </w:rPr>
        <w:t xml:space="preserve">= </w:t>
      </w:r>
      <w:r w:rsidRPr="0083488E">
        <w:t>'1') {</w:t>
      </w:r>
    </w:p>
    <w:p w14:paraId="597D9931" w14:textId="77777777" w:rsidR="0083488E" w:rsidRPr="0083488E" w:rsidRDefault="0083488E" w:rsidP="0083488E">
      <w:r w:rsidRPr="0083488E">
        <w:t>            echo "Acceso no autorizado";</w:t>
      </w:r>
    </w:p>
    <w:p w14:paraId="426ACBCF" w14:textId="77777777" w:rsidR="0083488E" w:rsidRPr="0083488E" w:rsidRDefault="0083488E" w:rsidP="0083488E">
      <w:r w:rsidRPr="0083488E">
        <w:t xml:space="preserve">            </w:t>
      </w:r>
      <w:proofErr w:type="spellStart"/>
      <w:r w:rsidRPr="0083488E">
        <w:t>exit</w:t>
      </w:r>
      <w:proofErr w:type="spellEnd"/>
      <w:r w:rsidRPr="0083488E">
        <w:t>;</w:t>
      </w:r>
    </w:p>
    <w:p w14:paraId="1619AA54" w14:textId="77777777" w:rsidR="0083488E" w:rsidRPr="0083488E" w:rsidRDefault="0083488E" w:rsidP="0083488E">
      <w:r w:rsidRPr="0083488E">
        <w:t>        }      </w:t>
      </w:r>
    </w:p>
    <w:p w14:paraId="71A82218" w14:textId="77777777" w:rsidR="0083488E" w:rsidRPr="0083488E" w:rsidRDefault="0083488E" w:rsidP="0083488E">
      <w:r w:rsidRPr="0083488E">
        <w:t>   }</w:t>
      </w:r>
    </w:p>
    <w:p w14:paraId="5A30DACB" w14:textId="77777777" w:rsidR="0083488E" w:rsidRPr="0083488E" w:rsidRDefault="0083488E" w:rsidP="0083488E">
      <w:r w:rsidRPr="0083488E">
        <w:t>   </w:t>
      </w:r>
    </w:p>
    <w:p w14:paraId="1F468320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public</w:t>
      </w:r>
      <w:proofErr w:type="spellEnd"/>
      <w:r w:rsidRPr="0083488E">
        <w:t xml:space="preserve"> </w:t>
      </w:r>
      <w:proofErr w:type="spellStart"/>
      <w:r w:rsidRPr="0083488E">
        <w:t>function</w:t>
      </w:r>
      <w:proofErr w:type="spellEnd"/>
      <w:r w:rsidRPr="0083488E">
        <w:t xml:space="preserve"> </w:t>
      </w:r>
      <w:proofErr w:type="spellStart"/>
      <w:proofErr w:type="gramStart"/>
      <w:r w:rsidRPr="0083488E">
        <w:t>index</w:t>
      </w:r>
      <w:proofErr w:type="spellEnd"/>
      <w:r w:rsidRPr="0083488E">
        <w:t>(){</w:t>
      </w:r>
      <w:proofErr w:type="gramEnd"/>
    </w:p>
    <w:p w14:paraId="6F21333F" w14:textId="77777777" w:rsidR="0083488E" w:rsidRPr="0083488E" w:rsidRDefault="0083488E" w:rsidP="0083488E">
      <w:r w:rsidRPr="0083488E">
        <w:t>      $</w:t>
      </w:r>
      <w:proofErr w:type="spellStart"/>
      <w:r w:rsidRPr="0083488E">
        <w:t>usuariosModel</w:t>
      </w:r>
      <w:proofErr w:type="spellEnd"/>
      <w:r w:rsidRPr="0083488E">
        <w:t xml:space="preserve"> = new </w:t>
      </w:r>
      <w:proofErr w:type="spellStart"/>
      <w:proofErr w:type="gramStart"/>
      <w:r w:rsidRPr="0083488E">
        <w:t>UsuariosModelemc</w:t>
      </w:r>
      <w:proofErr w:type="spellEnd"/>
      <w:r w:rsidRPr="0083488E">
        <w:t>(</w:t>
      </w:r>
      <w:proofErr w:type="gramEnd"/>
      <w:r w:rsidRPr="0083488E">
        <w:t>);</w:t>
      </w:r>
    </w:p>
    <w:p w14:paraId="67B7E2CF" w14:textId="77777777" w:rsidR="0083488E" w:rsidRPr="0083488E" w:rsidRDefault="0083488E" w:rsidP="0083488E"/>
    <w:p w14:paraId="148500D5" w14:textId="77777777" w:rsidR="0083488E" w:rsidRPr="0083488E" w:rsidRDefault="0083488E" w:rsidP="0083488E">
      <w:r w:rsidRPr="0083488E">
        <w:t>      $</w:t>
      </w:r>
      <w:proofErr w:type="spellStart"/>
      <w:r w:rsidRPr="0083488E">
        <w:t>totalUsuarios</w:t>
      </w:r>
      <w:proofErr w:type="spellEnd"/>
      <w:r w:rsidRPr="0083488E">
        <w:t xml:space="preserve"> = $</w:t>
      </w:r>
      <w:proofErr w:type="spellStart"/>
      <w:r w:rsidRPr="0083488E">
        <w:t>usuariosModel</w:t>
      </w:r>
      <w:proofErr w:type="spellEnd"/>
      <w:r w:rsidRPr="0083488E">
        <w:t>-&gt;</w:t>
      </w:r>
      <w:proofErr w:type="spellStart"/>
      <w:proofErr w:type="gramStart"/>
      <w:r w:rsidRPr="0083488E">
        <w:t>countAll</w:t>
      </w:r>
      <w:proofErr w:type="spellEnd"/>
      <w:r w:rsidRPr="0083488E">
        <w:t>(</w:t>
      </w:r>
      <w:proofErr w:type="gramEnd"/>
      <w:r w:rsidRPr="0083488E">
        <w:t>);</w:t>
      </w:r>
    </w:p>
    <w:p w14:paraId="4D7DB8DB" w14:textId="77777777" w:rsidR="0083488E" w:rsidRPr="0083488E" w:rsidRDefault="0083488E" w:rsidP="0083488E"/>
    <w:p w14:paraId="6B297C5A" w14:textId="77777777" w:rsidR="0083488E" w:rsidRPr="0083488E" w:rsidRDefault="0083488E" w:rsidP="0083488E">
      <w:r w:rsidRPr="0083488E">
        <w:t>      $</w:t>
      </w:r>
      <w:proofErr w:type="spellStart"/>
      <w:r w:rsidRPr="0083488E">
        <w:t>modelAdmins</w:t>
      </w:r>
      <w:proofErr w:type="spellEnd"/>
      <w:r w:rsidRPr="0083488E">
        <w:t xml:space="preserve"> = new </w:t>
      </w:r>
      <w:proofErr w:type="spellStart"/>
      <w:proofErr w:type="gramStart"/>
      <w:r w:rsidRPr="0083488E">
        <w:t>UsuariosModelemc</w:t>
      </w:r>
      <w:proofErr w:type="spellEnd"/>
      <w:r w:rsidRPr="0083488E">
        <w:t>(</w:t>
      </w:r>
      <w:proofErr w:type="gramEnd"/>
      <w:r w:rsidRPr="0083488E">
        <w:t>);</w:t>
      </w:r>
    </w:p>
    <w:p w14:paraId="31947DE2" w14:textId="77777777" w:rsidR="0083488E" w:rsidRPr="0083488E" w:rsidRDefault="0083488E" w:rsidP="0083488E">
      <w:r w:rsidRPr="0083488E">
        <w:lastRenderedPageBreak/>
        <w:t>      $</w:t>
      </w:r>
      <w:proofErr w:type="spellStart"/>
      <w:r w:rsidRPr="0083488E">
        <w:t>totalAdmins</w:t>
      </w:r>
      <w:proofErr w:type="spellEnd"/>
      <w:r w:rsidRPr="0083488E">
        <w:t xml:space="preserve"> = $</w:t>
      </w:r>
      <w:proofErr w:type="spellStart"/>
      <w:r w:rsidRPr="0083488E">
        <w:t>usuariosModel</w:t>
      </w:r>
      <w:proofErr w:type="spellEnd"/>
      <w:r w:rsidRPr="0083488E">
        <w:t>-&gt;</w:t>
      </w:r>
      <w:proofErr w:type="spellStart"/>
      <w:proofErr w:type="gramStart"/>
      <w:r w:rsidRPr="0083488E">
        <w:t>where</w:t>
      </w:r>
      <w:proofErr w:type="spellEnd"/>
      <w:r w:rsidRPr="0083488E">
        <w:t>(</w:t>
      </w:r>
      <w:proofErr w:type="gramEnd"/>
      <w:r w:rsidRPr="0083488E">
        <w:t>'rol', 1)-&gt;</w:t>
      </w:r>
      <w:proofErr w:type="spellStart"/>
      <w:proofErr w:type="gramStart"/>
      <w:r w:rsidRPr="0083488E">
        <w:t>countAllResults</w:t>
      </w:r>
      <w:proofErr w:type="spellEnd"/>
      <w:r w:rsidRPr="0083488E">
        <w:t>(</w:t>
      </w:r>
      <w:proofErr w:type="gramEnd"/>
      <w:r w:rsidRPr="0083488E">
        <w:t>);</w:t>
      </w:r>
    </w:p>
    <w:p w14:paraId="28AE243D" w14:textId="77777777" w:rsidR="0083488E" w:rsidRPr="0083488E" w:rsidRDefault="0083488E" w:rsidP="0083488E"/>
    <w:p w14:paraId="3BB10988" w14:textId="77777777" w:rsidR="0083488E" w:rsidRPr="0083488E" w:rsidRDefault="0083488E" w:rsidP="0083488E">
      <w:r w:rsidRPr="0083488E">
        <w:t>      $data = [</w:t>
      </w:r>
    </w:p>
    <w:p w14:paraId="11C78A4A" w14:textId="77777777" w:rsidR="0083488E" w:rsidRPr="0083488E" w:rsidRDefault="0083488E" w:rsidP="0083488E">
      <w:r w:rsidRPr="0083488E">
        <w:t>          '</w:t>
      </w:r>
      <w:proofErr w:type="spellStart"/>
      <w:r w:rsidRPr="0083488E">
        <w:t>totalUsuarios</w:t>
      </w:r>
      <w:proofErr w:type="spellEnd"/>
      <w:r w:rsidRPr="0083488E">
        <w:t>' =&gt; $</w:t>
      </w:r>
      <w:proofErr w:type="spellStart"/>
      <w:r w:rsidRPr="0083488E">
        <w:t>totalUsuarios</w:t>
      </w:r>
      <w:proofErr w:type="spellEnd"/>
      <w:r w:rsidRPr="0083488E">
        <w:t>,</w:t>
      </w:r>
    </w:p>
    <w:p w14:paraId="2F10F13B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</w:t>
      </w:r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totalAdmins</w:t>
      </w:r>
      <w:proofErr w:type="spellEnd"/>
      <w:r w:rsidRPr="0083488E">
        <w:rPr>
          <w:lang w:val="en-US"/>
        </w:rPr>
        <w:t>' =&gt; $</w:t>
      </w:r>
      <w:proofErr w:type="spellStart"/>
      <w:r w:rsidRPr="0083488E">
        <w:rPr>
          <w:lang w:val="en-US"/>
        </w:rPr>
        <w:t>totalAdmins</w:t>
      </w:r>
      <w:proofErr w:type="spellEnd"/>
    </w:p>
    <w:p w14:paraId="38032EB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];</w:t>
      </w:r>
    </w:p>
    <w:p w14:paraId="6D22F000" w14:textId="77777777" w:rsidR="0083488E" w:rsidRPr="0083488E" w:rsidRDefault="0083488E" w:rsidP="0083488E">
      <w:pPr>
        <w:rPr>
          <w:lang w:val="en-US"/>
        </w:rPr>
      </w:pPr>
    </w:p>
    <w:p w14:paraId="705E169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return view('admin/</w:t>
      </w:r>
      <w:proofErr w:type="spellStart"/>
      <w:r w:rsidRPr="0083488E">
        <w:rPr>
          <w:lang w:val="en-US"/>
        </w:rPr>
        <w:t>dashboard</w:t>
      </w:r>
      <w:proofErr w:type="gramStart"/>
      <w:r w:rsidRPr="0083488E">
        <w:rPr>
          <w:lang w:val="en-US"/>
        </w:rPr>
        <w:t>',$</w:t>
      </w:r>
      <w:proofErr w:type="gramEnd"/>
      <w:r w:rsidRPr="0083488E">
        <w:rPr>
          <w:lang w:val="en-US"/>
        </w:rPr>
        <w:t>data</w:t>
      </w:r>
      <w:proofErr w:type="spellEnd"/>
      <w:r w:rsidRPr="0083488E">
        <w:rPr>
          <w:lang w:val="en-US"/>
        </w:rPr>
        <w:t>);    </w:t>
      </w:r>
    </w:p>
    <w:p w14:paraId="6494F8D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}   </w:t>
      </w:r>
    </w:p>
    <w:p w14:paraId="421C330A" w14:textId="77777777" w:rsidR="0083488E" w:rsidRPr="0083488E" w:rsidRDefault="0083488E" w:rsidP="0083488E">
      <w:pPr>
        <w:rPr>
          <w:lang w:val="en-US"/>
        </w:rPr>
      </w:pPr>
    </w:p>
    <w:p w14:paraId="4EDEF10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proofErr w:type="gram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</w:t>
      </w:r>
    </w:p>
    <w:p w14:paraId="59D1970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589C8AB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$model = new </w:t>
      </w:r>
      <w:proofErr w:type="spellStart"/>
      <w:proofErr w:type="gram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088262C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</w:t>
      </w:r>
    </w:p>
    <w:p w14:paraId="0D142D0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$</w:t>
      </w:r>
      <w:proofErr w:type="spellStart"/>
      <w:r w:rsidRPr="0083488E">
        <w:rPr>
          <w:lang w:val="en-US"/>
        </w:rPr>
        <w:t>busqueda</w:t>
      </w:r>
      <w:proofErr w:type="spellEnd"/>
      <w:r w:rsidRPr="0083488E">
        <w:rPr>
          <w:lang w:val="en-US"/>
        </w:rPr>
        <w:t xml:space="preserve"> = $this-&gt;request-&gt;</w:t>
      </w:r>
      <w:proofErr w:type="spellStart"/>
      <w:r w:rsidRPr="0083488E">
        <w:rPr>
          <w:lang w:val="en-US"/>
        </w:rPr>
        <w:t>getGet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busqueda</w:t>
      </w:r>
      <w:proofErr w:type="spellEnd"/>
      <w:r w:rsidRPr="0083488E">
        <w:rPr>
          <w:lang w:val="en-US"/>
        </w:rPr>
        <w:t>');</w:t>
      </w:r>
    </w:p>
    <w:p w14:paraId="5A10635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$</w:t>
      </w:r>
      <w:proofErr w:type="spellStart"/>
      <w:r w:rsidRPr="0083488E">
        <w:rPr>
          <w:lang w:val="en-US"/>
        </w:rPr>
        <w:t>activos</w:t>
      </w:r>
      <w:proofErr w:type="spellEnd"/>
      <w:r w:rsidRPr="0083488E">
        <w:rPr>
          <w:lang w:val="en-US"/>
        </w:rPr>
        <w:t xml:space="preserve"> = $this-&gt;request-&gt;</w:t>
      </w:r>
      <w:proofErr w:type="spellStart"/>
      <w:r w:rsidRPr="0083488E">
        <w:rPr>
          <w:lang w:val="en-US"/>
        </w:rPr>
        <w:t>getGet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activo</w:t>
      </w:r>
      <w:proofErr w:type="spellEnd"/>
      <w:r w:rsidRPr="0083488E">
        <w:rPr>
          <w:lang w:val="en-US"/>
        </w:rPr>
        <w:t>');</w:t>
      </w:r>
    </w:p>
    <w:p w14:paraId="41C02632" w14:textId="77777777" w:rsidR="0083488E" w:rsidRPr="0083488E" w:rsidRDefault="0083488E" w:rsidP="0083488E">
      <w:pPr>
        <w:rPr>
          <w:lang w:val="en-US"/>
        </w:rPr>
      </w:pPr>
    </w:p>
    <w:p w14:paraId="0386365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if($</w:t>
      </w:r>
      <w:proofErr w:type="spellStart"/>
      <w:proofErr w:type="gramStart"/>
      <w:r w:rsidRPr="0083488E">
        <w:rPr>
          <w:lang w:val="en-US"/>
        </w:rPr>
        <w:t>busqueda</w:t>
      </w:r>
      <w:proofErr w:type="spellEnd"/>
      <w:r w:rsidRPr="0083488E">
        <w:rPr>
          <w:lang w:val="en-US"/>
        </w:rPr>
        <w:t>){</w:t>
      </w:r>
      <w:proofErr w:type="gramEnd"/>
    </w:p>
    <w:p w14:paraId="4EDF69D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$model-&gt;</w:t>
      </w:r>
      <w:proofErr w:type="spellStart"/>
      <w:proofErr w:type="gramStart"/>
      <w:r w:rsidRPr="0083488E">
        <w:rPr>
          <w:lang w:val="en-US"/>
        </w:rPr>
        <w:t>groupStart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</w:t>
      </w:r>
    </w:p>
    <w:p w14:paraId="6BEC4CD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-&gt;</w:t>
      </w:r>
      <w:proofErr w:type="gramStart"/>
      <w:r w:rsidRPr="0083488E">
        <w:rPr>
          <w:lang w:val="en-US"/>
        </w:rPr>
        <w:t>like(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id_usuarios</w:t>
      </w:r>
      <w:proofErr w:type="spellEnd"/>
      <w:r w:rsidRPr="0083488E">
        <w:rPr>
          <w:lang w:val="en-US"/>
        </w:rPr>
        <w:t>', $</w:t>
      </w:r>
      <w:proofErr w:type="spellStart"/>
      <w:r w:rsidRPr="0083488E">
        <w:rPr>
          <w:lang w:val="en-US"/>
        </w:rPr>
        <w:t>busqueda</w:t>
      </w:r>
      <w:proofErr w:type="spellEnd"/>
      <w:r w:rsidRPr="0083488E">
        <w:rPr>
          <w:lang w:val="en-US"/>
        </w:rPr>
        <w:t>)</w:t>
      </w:r>
    </w:p>
    <w:p w14:paraId="634C0DD2" w14:textId="77777777" w:rsidR="0083488E" w:rsidRPr="0083488E" w:rsidRDefault="0083488E" w:rsidP="0083488E">
      <w:r w:rsidRPr="0083488E">
        <w:rPr>
          <w:lang w:val="en-US"/>
        </w:rPr>
        <w:t>             </w:t>
      </w:r>
      <w:r w:rsidRPr="0083488E">
        <w:t>-&gt;</w:t>
      </w:r>
      <w:proofErr w:type="spellStart"/>
      <w:proofErr w:type="gramStart"/>
      <w:r w:rsidRPr="0083488E">
        <w:t>orLike</w:t>
      </w:r>
      <w:proofErr w:type="spellEnd"/>
      <w:r w:rsidRPr="0083488E">
        <w:t>(</w:t>
      </w:r>
      <w:proofErr w:type="gramEnd"/>
      <w:r w:rsidRPr="0083488E">
        <w:t>'</w:t>
      </w:r>
      <w:proofErr w:type="spellStart"/>
      <w:r w:rsidRPr="0083488E">
        <w:t>id_empresas</w:t>
      </w:r>
      <w:proofErr w:type="spellEnd"/>
      <w:r w:rsidRPr="0083488E">
        <w:t>', $</w:t>
      </w:r>
      <w:proofErr w:type="spellStart"/>
      <w:r w:rsidRPr="0083488E">
        <w:t>busqueda</w:t>
      </w:r>
      <w:proofErr w:type="spellEnd"/>
      <w:r w:rsidRPr="0083488E">
        <w:t>)</w:t>
      </w:r>
    </w:p>
    <w:p w14:paraId="77BB231A" w14:textId="77777777" w:rsidR="0083488E" w:rsidRPr="0083488E" w:rsidRDefault="0083488E" w:rsidP="0083488E">
      <w:r w:rsidRPr="0083488E">
        <w:t>             -&gt;</w:t>
      </w:r>
      <w:proofErr w:type="spellStart"/>
      <w:proofErr w:type="gramStart"/>
      <w:r w:rsidRPr="0083488E">
        <w:t>orLike</w:t>
      </w:r>
      <w:proofErr w:type="spellEnd"/>
      <w:r w:rsidRPr="0083488E">
        <w:t>(</w:t>
      </w:r>
      <w:proofErr w:type="gramEnd"/>
      <w:r w:rsidRPr="0083488E">
        <w:t>'nombre', $</w:t>
      </w:r>
      <w:proofErr w:type="spellStart"/>
      <w:r w:rsidRPr="0083488E">
        <w:t>busqueda</w:t>
      </w:r>
      <w:proofErr w:type="spellEnd"/>
      <w:r w:rsidRPr="0083488E">
        <w:t>)</w:t>
      </w:r>
    </w:p>
    <w:p w14:paraId="613E9946" w14:textId="77777777" w:rsidR="0083488E" w:rsidRPr="0083488E" w:rsidRDefault="0083488E" w:rsidP="0083488E">
      <w:r w:rsidRPr="0083488E">
        <w:t>             -&gt;</w:t>
      </w:r>
      <w:proofErr w:type="spellStart"/>
      <w:proofErr w:type="gramStart"/>
      <w:r w:rsidRPr="0083488E">
        <w:t>orLike</w:t>
      </w:r>
      <w:proofErr w:type="spellEnd"/>
      <w:r w:rsidRPr="0083488E">
        <w:t>(</w:t>
      </w:r>
      <w:proofErr w:type="gramEnd"/>
      <w:r w:rsidRPr="0083488E">
        <w:t>'correo', $</w:t>
      </w:r>
      <w:proofErr w:type="spellStart"/>
      <w:r w:rsidRPr="0083488E">
        <w:t>busqueda</w:t>
      </w:r>
      <w:proofErr w:type="spellEnd"/>
      <w:r w:rsidRPr="0083488E">
        <w:t>)</w:t>
      </w:r>
    </w:p>
    <w:p w14:paraId="398B03F2" w14:textId="77777777" w:rsidR="0083488E" w:rsidRPr="0083488E" w:rsidRDefault="0083488E" w:rsidP="0083488E">
      <w:r w:rsidRPr="0083488E">
        <w:t>             -&gt;</w:t>
      </w:r>
      <w:proofErr w:type="spellStart"/>
      <w:proofErr w:type="gramStart"/>
      <w:r w:rsidRPr="0083488E">
        <w:t>groupEnd</w:t>
      </w:r>
      <w:proofErr w:type="spellEnd"/>
      <w:r w:rsidRPr="0083488E">
        <w:t>(</w:t>
      </w:r>
      <w:proofErr w:type="gramEnd"/>
      <w:r w:rsidRPr="0083488E">
        <w:t>);</w:t>
      </w:r>
    </w:p>
    <w:p w14:paraId="25233BE0" w14:textId="77777777" w:rsidR="0083488E" w:rsidRPr="0083488E" w:rsidRDefault="0083488E" w:rsidP="0083488E">
      <w:r w:rsidRPr="0083488E">
        <w:t>      }</w:t>
      </w:r>
    </w:p>
    <w:p w14:paraId="53BCB580" w14:textId="77777777" w:rsidR="0083488E" w:rsidRPr="0083488E" w:rsidRDefault="0083488E" w:rsidP="0083488E">
      <w:r w:rsidRPr="0083488E">
        <w:t>       </w:t>
      </w:r>
    </w:p>
    <w:p w14:paraId="098BC107" w14:textId="77777777" w:rsidR="0083488E" w:rsidRPr="0083488E" w:rsidRDefault="0083488E" w:rsidP="0083488E">
      <w:r w:rsidRPr="0083488E">
        <w:lastRenderedPageBreak/>
        <w:t>       // FILTRO ACTIVO / INACTIVO</w:t>
      </w:r>
    </w:p>
    <w:p w14:paraId="5178CEA2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if</w:t>
      </w:r>
      <w:proofErr w:type="spellEnd"/>
      <w:r w:rsidRPr="0083488E">
        <w:t xml:space="preserve"> ($</w:t>
      </w:r>
      <w:proofErr w:type="gramStart"/>
      <w:r w:rsidRPr="0083488E">
        <w:t>activos !</w:t>
      </w:r>
      <w:proofErr w:type="gramEnd"/>
      <w:r w:rsidRPr="0083488E">
        <w:t xml:space="preserve">== </w:t>
      </w:r>
      <w:proofErr w:type="spellStart"/>
      <w:r w:rsidRPr="0083488E">
        <w:t>null</w:t>
      </w:r>
      <w:proofErr w:type="spellEnd"/>
      <w:r w:rsidRPr="0083488E">
        <w:t>) {</w:t>
      </w:r>
    </w:p>
    <w:p w14:paraId="229BF352" w14:textId="77777777" w:rsidR="0083488E" w:rsidRPr="0083488E" w:rsidRDefault="0083488E" w:rsidP="0083488E"/>
    <w:p w14:paraId="53D25BCB" w14:textId="77777777" w:rsidR="0083488E" w:rsidRPr="0083488E" w:rsidRDefault="0083488E" w:rsidP="0083488E">
      <w:r w:rsidRPr="0083488E">
        <w:t>        // Si SOLO selecciona uno</w:t>
      </w:r>
    </w:p>
    <w:p w14:paraId="48184DC4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if (count($</w:t>
      </w:r>
      <w:proofErr w:type="spellStart"/>
      <w:r w:rsidRPr="0083488E">
        <w:rPr>
          <w:lang w:val="en-US"/>
        </w:rPr>
        <w:t>activos</w:t>
      </w:r>
      <w:proofErr w:type="spellEnd"/>
      <w:r w:rsidRPr="0083488E">
        <w:rPr>
          <w:lang w:val="en-US"/>
        </w:rPr>
        <w:t>) == 1) {</w:t>
      </w:r>
    </w:p>
    <w:p w14:paraId="676C3BE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$model-&gt;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activo</w:t>
      </w:r>
      <w:proofErr w:type="spellEnd"/>
      <w:r w:rsidRPr="0083488E">
        <w:rPr>
          <w:lang w:val="en-US"/>
        </w:rPr>
        <w:t>', $</w:t>
      </w:r>
      <w:proofErr w:type="spellStart"/>
      <w:proofErr w:type="gramStart"/>
      <w:r w:rsidRPr="0083488E">
        <w:rPr>
          <w:lang w:val="en-US"/>
        </w:rPr>
        <w:t>activos</w:t>
      </w:r>
      <w:proofErr w:type="spellEnd"/>
      <w:r w:rsidRPr="0083488E">
        <w:rPr>
          <w:lang w:val="en-US"/>
        </w:rPr>
        <w:t>[</w:t>
      </w:r>
      <w:proofErr w:type="gramEnd"/>
      <w:r w:rsidRPr="0083488E">
        <w:rPr>
          <w:lang w:val="en-US"/>
        </w:rPr>
        <w:t>0]);</w:t>
      </w:r>
    </w:p>
    <w:p w14:paraId="3E441099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</w:t>
      </w:r>
      <w:r w:rsidRPr="000062B9">
        <w:rPr>
          <w:lang w:val="en-US"/>
        </w:rPr>
        <w:t>}</w:t>
      </w:r>
    </w:p>
    <w:p w14:paraId="543D9014" w14:textId="77777777" w:rsidR="0083488E" w:rsidRPr="000062B9" w:rsidRDefault="0083488E" w:rsidP="0083488E">
      <w:pPr>
        <w:rPr>
          <w:lang w:val="en-US"/>
        </w:rPr>
      </w:pPr>
    </w:p>
    <w:p w14:paraId="58CD2894" w14:textId="77777777" w:rsidR="0083488E" w:rsidRPr="0083488E" w:rsidRDefault="0083488E" w:rsidP="0083488E">
      <w:r w:rsidRPr="000062B9">
        <w:rPr>
          <w:lang w:val="en-US"/>
        </w:rPr>
        <w:t xml:space="preserve">        </w:t>
      </w:r>
      <w:r w:rsidRPr="0083488E">
        <w:t>// Si selecciona ambos → NO filtrar (mostrar todo)</w:t>
      </w:r>
    </w:p>
    <w:p w14:paraId="519AA363" w14:textId="77777777" w:rsidR="0083488E" w:rsidRPr="0083488E" w:rsidRDefault="0083488E" w:rsidP="0083488E">
      <w:r w:rsidRPr="0083488E">
        <w:t>        // (no hacemos nada aquí)</w:t>
      </w:r>
    </w:p>
    <w:p w14:paraId="347ADCD7" w14:textId="77777777" w:rsidR="0083488E" w:rsidRPr="0083488E" w:rsidRDefault="0083488E" w:rsidP="0083488E"/>
    <w:p w14:paraId="6876EFB5" w14:textId="77777777" w:rsidR="0083488E" w:rsidRPr="0083488E" w:rsidRDefault="0083488E" w:rsidP="0083488E">
      <w:r w:rsidRPr="0083488E">
        <w:t>        // Si ninguno seleccionado (array vacío) → NO mostrar nada</w:t>
      </w:r>
    </w:p>
    <w:p w14:paraId="35D6D729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(</w:t>
      </w:r>
      <w:proofErr w:type="spellStart"/>
      <w:r w:rsidRPr="0083488E">
        <w:t>empty</w:t>
      </w:r>
      <w:proofErr w:type="spellEnd"/>
      <w:r w:rsidRPr="0083488E">
        <w:t>($activos)) {</w:t>
      </w:r>
    </w:p>
    <w:p w14:paraId="0E0902A9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proofErr w:type="gramStart"/>
      <w:r w:rsidRPr="0083488E">
        <w:t>where</w:t>
      </w:r>
      <w:proofErr w:type="spellEnd"/>
      <w:r w:rsidRPr="0083488E">
        <w:t>(</w:t>
      </w:r>
      <w:proofErr w:type="gramEnd"/>
      <w:r w:rsidRPr="0083488E">
        <w:t>'1', '0'); // truco: no devuelve resultados</w:t>
      </w:r>
    </w:p>
    <w:p w14:paraId="0AB7BACE" w14:textId="77777777" w:rsidR="0083488E" w:rsidRPr="0083488E" w:rsidRDefault="0083488E" w:rsidP="0083488E">
      <w:r w:rsidRPr="0083488E">
        <w:t>        }</w:t>
      </w:r>
    </w:p>
    <w:p w14:paraId="45862729" w14:textId="77777777" w:rsidR="0083488E" w:rsidRPr="0083488E" w:rsidRDefault="0083488E" w:rsidP="0083488E">
      <w:r w:rsidRPr="0083488E">
        <w:t>    }</w:t>
      </w:r>
    </w:p>
    <w:p w14:paraId="46991DD2" w14:textId="77777777" w:rsidR="0083488E" w:rsidRPr="0083488E" w:rsidRDefault="0083488E" w:rsidP="0083488E">
      <w:r w:rsidRPr="0083488E">
        <w:t xml:space="preserve">        </w:t>
      </w:r>
    </w:p>
    <w:p w14:paraId="7B19D787" w14:textId="77777777" w:rsidR="0083488E" w:rsidRPr="0083488E" w:rsidRDefault="0083488E" w:rsidP="0083488E"/>
    <w:p w14:paraId="296E58DF" w14:textId="77777777" w:rsidR="0083488E" w:rsidRPr="0083488E" w:rsidRDefault="0083488E" w:rsidP="0083488E">
      <w:r w:rsidRPr="0083488E">
        <w:t>      $data['usuarios']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proofErr w:type="gramStart"/>
      <w:r w:rsidRPr="0083488E">
        <w:t>findAll</w:t>
      </w:r>
      <w:proofErr w:type="spellEnd"/>
      <w:r w:rsidRPr="0083488E">
        <w:t>(</w:t>
      </w:r>
      <w:proofErr w:type="gramEnd"/>
      <w:r w:rsidRPr="0083488E">
        <w:t>); // trae los registros</w:t>
      </w:r>
    </w:p>
    <w:p w14:paraId="09541C30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</w:t>
      </w:r>
      <w:r w:rsidRPr="0083488E">
        <w:rPr>
          <w:lang w:val="en-US"/>
        </w:rPr>
        <w:t xml:space="preserve">return </w:t>
      </w:r>
      <w:proofErr w:type="gramStart"/>
      <w:r w:rsidRPr="0083488E">
        <w:rPr>
          <w:lang w:val="en-US"/>
        </w:rPr>
        <w:t>view(</w:t>
      </w:r>
      <w:proofErr w:type="gramEnd"/>
      <w:r w:rsidRPr="0083488E">
        <w:rPr>
          <w:lang w:val="en-US"/>
        </w:rPr>
        <w:t>'admin/</w:t>
      </w:r>
      <w:proofErr w:type="spellStart"/>
      <w:r w:rsidRPr="0083488E">
        <w:rPr>
          <w:lang w:val="en-US"/>
        </w:rPr>
        <w:t>admin_usuarios</w:t>
      </w:r>
      <w:proofErr w:type="spellEnd"/>
      <w:r w:rsidRPr="0083488E">
        <w:rPr>
          <w:lang w:val="en-US"/>
        </w:rPr>
        <w:t>', $data);</w:t>
      </w:r>
    </w:p>
    <w:p w14:paraId="7ACA014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329EEDB6" w14:textId="77777777" w:rsidR="0083488E" w:rsidRPr="0083488E" w:rsidRDefault="0083488E" w:rsidP="0083488E">
      <w:pPr>
        <w:rPr>
          <w:lang w:val="en-US"/>
        </w:rPr>
      </w:pPr>
    </w:p>
    <w:p w14:paraId="1612238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gramStart"/>
      <w:r w:rsidRPr="0083488E">
        <w:rPr>
          <w:lang w:val="en-US"/>
        </w:rPr>
        <w:t>logs(</w:t>
      </w:r>
      <w:proofErr w:type="gramEnd"/>
      <w:r w:rsidRPr="0083488E">
        <w:rPr>
          <w:lang w:val="en-US"/>
        </w:rPr>
        <w:t>)</w:t>
      </w:r>
    </w:p>
    <w:p w14:paraId="50E9C5A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3350D98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$model = new </w:t>
      </w:r>
      <w:proofErr w:type="spellStart"/>
      <w:proofErr w:type="gramStart"/>
      <w:r w:rsidRPr="0083488E">
        <w:rPr>
          <w:lang w:val="en-US"/>
        </w:rPr>
        <w:t>LogsModel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3FB5266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$</w:t>
      </w:r>
      <w:proofErr w:type="spellStart"/>
      <w:r w:rsidRPr="0083488E">
        <w:rPr>
          <w:lang w:val="en-US"/>
        </w:rPr>
        <w:t>busqueda</w:t>
      </w:r>
      <w:proofErr w:type="spellEnd"/>
      <w:r w:rsidRPr="0083488E">
        <w:rPr>
          <w:lang w:val="en-US"/>
        </w:rPr>
        <w:t xml:space="preserve"> = $this-&gt;request-&gt;</w:t>
      </w:r>
      <w:proofErr w:type="spellStart"/>
      <w:r w:rsidRPr="0083488E">
        <w:rPr>
          <w:lang w:val="en-US"/>
        </w:rPr>
        <w:t>getGet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busqueda</w:t>
      </w:r>
      <w:proofErr w:type="spellEnd"/>
      <w:r w:rsidRPr="0083488E">
        <w:rPr>
          <w:lang w:val="en-US"/>
        </w:rPr>
        <w:t>');</w:t>
      </w:r>
    </w:p>
    <w:p w14:paraId="238EC630" w14:textId="77777777" w:rsidR="0083488E" w:rsidRPr="0083488E" w:rsidRDefault="0083488E" w:rsidP="0083488E">
      <w:r w:rsidRPr="0083488E">
        <w:rPr>
          <w:lang w:val="en-US"/>
        </w:rPr>
        <w:lastRenderedPageBreak/>
        <w:t xml:space="preserve">      </w:t>
      </w:r>
      <w:proofErr w:type="spellStart"/>
      <w:r w:rsidRPr="0083488E">
        <w:t>if</w:t>
      </w:r>
      <w:proofErr w:type="spellEnd"/>
      <w:r w:rsidRPr="0083488E">
        <w:t>($</w:t>
      </w:r>
      <w:proofErr w:type="spellStart"/>
      <w:proofErr w:type="gramStart"/>
      <w:r w:rsidRPr="0083488E">
        <w:t>busqueda</w:t>
      </w:r>
      <w:proofErr w:type="spellEnd"/>
      <w:r w:rsidRPr="0083488E">
        <w:t>){</w:t>
      </w:r>
      <w:proofErr w:type="gramEnd"/>
    </w:p>
    <w:p w14:paraId="3755DC94" w14:textId="77777777" w:rsidR="0083488E" w:rsidRPr="0083488E" w:rsidRDefault="0083488E" w:rsidP="0083488E">
      <w:r w:rsidRPr="0083488E">
        <w:t>         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proofErr w:type="gramStart"/>
      <w:r w:rsidRPr="0083488E">
        <w:t>groupStart</w:t>
      </w:r>
      <w:proofErr w:type="spellEnd"/>
      <w:r w:rsidRPr="0083488E">
        <w:t>(</w:t>
      </w:r>
      <w:proofErr w:type="gramEnd"/>
      <w:r w:rsidRPr="0083488E">
        <w:t>)</w:t>
      </w:r>
    </w:p>
    <w:p w14:paraId="73FBFBFE" w14:textId="77777777" w:rsidR="0083488E" w:rsidRPr="0083488E" w:rsidRDefault="0083488E" w:rsidP="0083488E">
      <w:r w:rsidRPr="0083488E">
        <w:t>             -&gt;</w:t>
      </w:r>
      <w:proofErr w:type="spellStart"/>
      <w:proofErr w:type="gramStart"/>
      <w:r w:rsidRPr="0083488E">
        <w:t>like</w:t>
      </w:r>
      <w:proofErr w:type="spellEnd"/>
      <w:r w:rsidRPr="0083488E">
        <w:t>(</w:t>
      </w:r>
      <w:proofErr w:type="gramEnd"/>
      <w:r w:rsidRPr="0083488E">
        <w:t>'</w:t>
      </w:r>
      <w:proofErr w:type="spellStart"/>
      <w:r w:rsidRPr="0083488E">
        <w:t>nombre_usuario</w:t>
      </w:r>
      <w:proofErr w:type="spellEnd"/>
      <w:r w:rsidRPr="0083488E">
        <w:t>', $</w:t>
      </w:r>
      <w:proofErr w:type="spellStart"/>
      <w:r w:rsidRPr="0083488E">
        <w:t>busqueda</w:t>
      </w:r>
      <w:proofErr w:type="spellEnd"/>
      <w:r w:rsidRPr="0083488E">
        <w:t>)</w:t>
      </w:r>
    </w:p>
    <w:p w14:paraId="24FF447F" w14:textId="77777777" w:rsidR="0083488E" w:rsidRPr="0083488E" w:rsidRDefault="0083488E" w:rsidP="0083488E">
      <w:r w:rsidRPr="0083488E">
        <w:t>             -&gt;</w:t>
      </w:r>
      <w:proofErr w:type="spellStart"/>
      <w:proofErr w:type="gramStart"/>
      <w:r w:rsidRPr="0083488E">
        <w:t>orLike</w:t>
      </w:r>
      <w:proofErr w:type="spellEnd"/>
      <w:r w:rsidRPr="0083488E">
        <w:t>(</w:t>
      </w:r>
      <w:proofErr w:type="gramEnd"/>
      <w:r w:rsidRPr="0083488E">
        <w:t>'</w:t>
      </w:r>
      <w:proofErr w:type="spellStart"/>
      <w:r w:rsidRPr="0083488E">
        <w:t>nombre_empresa</w:t>
      </w:r>
      <w:proofErr w:type="spellEnd"/>
      <w:r w:rsidRPr="0083488E">
        <w:t>', $</w:t>
      </w:r>
      <w:proofErr w:type="spellStart"/>
      <w:r w:rsidRPr="0083488E">
        <w:t>busqueda</w:t>
      </w:r>
      <w:proofErr w:type="spellEnd"/>
      <w:r w:rsidRPr="0083488E">
        <w:t>)</w:t>
      </w:r>
    </w:p>
    <w:p w14:paraId="6FF39479" w14:textId="77777777" w:rsidR="0083488E" w:rsidRPr="0083488E" w:rsidRDefault="0083488E" w:rsidP="0083488E">
      <w:r w:rsidRPr="0083488E">
        <w:t>             -&gt;</w:t>
      </w:r>
      <w:proofErr w:type="spellStart"/>
      <w:proofErr w:type="gramStart"/>
      <w:r w:rsidRPr="0083488E">
        <w:t>orLike</w:t>
      </w:r>
      <w:proofErr w:type="spellEnd"/>
      <w:r w:rsidRPr="0083488E">
        <w:t>(</w:t>
      </w:r>
      <w:proofErr w:type="gramEnd"/>
      <w:r w:rsidRPr="0083488E">
        <w:t>'documento', $</w:t>
      </w:r>
      <w:proofErr w:type="spellStart"/>
      <w:r w:rsidRPr="0083488E">
        <w:t>busqueda</w:t>
      </w:r>
      <w:proofErr w:type="spellEnd"/>
      <w:r w:rsidRPr="0083488E">
        <w:t>)</w:t>
      </w:r>
    </w:p>
    <w:p w14:paraId="6E93EC13" w14:textId="77777777" w:rsidR="0083488E" w:rsidRPr="0083488E" w:rsidRDefault="0083488E" w:rsidP="0083488E">
      <w:r w:rsidRPr="0083488E">
        <w:t>             -&gt;</w:t>
      </w:r>
      <w:proofErr w:type="spellStart"/>
      <w:proofErr w:type="gramStart"/>
      <w:r w:rsidRPr="0083488E">
        <w:t>groupEnd</w:t>
      </w:r>
      <w:proofErr w:type="spellEnd"/>
      <w:r w:rsidRPr="0083488E">
        <w:t>(</w:t>
      </w:r>
      <w:proofErr w:type="gramEnd"/>
      <w:r w:rsidRPr="0083488E">
        <w:t>);</w:t>
      </w:r>
    </w:p>
    <w:p w14:paraId="3BD49A80" w14:textId="77777777" w:rsidR="0083488E" w:rsidRPr="0083488E" w:rsidRDefault="0083488E" w:rsidP="0083488E">
      <w:r w:rsidRPr="0083488E">
        <w:t>      }</w:t>
      </w:r>
    </w:p>
    <w:p w14:paraId="6637F53E" w14:textId="77777777" w:rsidR="0083488E" w:rsidRPr="0083488E" w:rsidRDefault="0083488E" w:rsidP="0083488E">
      <w:r w:rsidRPr="0083488E">
        <w:t>     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proofErr w:type="gramStart"/>
      <w:r w:rsidRPr="0083488E">
        <w:t>orderBy</w:t>
      </w:r>
      <w:proofErr w:type="spellEnd"/>
      <w:r w:rsidRPr="0083488E">
        <w:t>(</w:t>
      </w:r>
      <w:proofErr w:type="gramEnd"/>
      <w:r w:rsidRPr="0083488E">
        <w:t>'fecha', 'DESC');</w:t>
      </w:r>
    </w:p>
    <w:p w14:paraId="0BC83613" w14:textId="77777777" w:rsidR="0083488E" w:rsidRPr="0083488E" w:rsidRDefault="0083488E" w:rsidP="0083488E">
      <w:r w:rsidRPr="0083488E">
        <w:t>      $data['logs']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proofErr w:type="gramStart"/>
      <w:r w:rsidRPr="0083488E">
        <w:t>findAll</w:t>
      </w:r>
      <w:proofErr w:type="spellEnd"/>
      <w:r w:rsidRPr="0083488E">
        <w:t>(</w:t>
      </w:r>
      <w:proofErr w:type="gramEnd"/>
      <w:r w:rsidRPr="0083488E">
        <w:t>); //trae todos los registros</w:t>
      </w:r>
    </w:p>
    <w:p w14:paraId="1ACF359F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</w:t>
      </w:r>
      <w:r w:rsidRPr="0083488E">
        <w:rPr>
          <w:lang w:val="en-US"/>
        </w:rPr>
        <w:t xml:space="preserve">return </w:t>
      </w:r>
      <w:proofErr w:type="gramStart"/>
      <w:r w:rsidRPr="0083488E">
        <w:rPr>
          <w:lang w:val="en-US"/>
        </w:rPr>
        <w:t>view(</w:t>
      </w:r>
      <w:proofErr w:type="gramEnd"/>
      <w:r w:rsidRPr="0083488E">
        <w:rPr>
          <w:lang w:val="en-US"/>
        </w:rPr>
        <w:t>'admin/</w:t>
      </w:r>
      <w:proofErr w:type="spellStart"/>
      <w:r w:rsidRPr="0083488E">
        <w:rPr>
          <w:lang w:val="en-US"/>
        </w:rPr>
        <w:t>registros_logs</w:t>
      </w:r>
      <w:proofErr w:type="spellEnd"/>
      <w:r w:rsidRPr="0083488E">
        <w:rPr>
          <w:lang w:val="en-US"/>
        </w:rPr>
        <w:t>', $data);</w:t>
      </w:r>
    </w:p>
    <w:p w14:paraId="1A48C98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75677BA1" w14:textId="77777777" w:rsidR="0083488E" w:rsidRPr="0083488E" w:rsidRDefault="0083488E" w:rsidP="0083488E">
      <w:pPr>
        <w:rPr>
          <w:lang w:val="en-US"/>
        </w:rPr>
      </w:pPr>
    </w:p>
    <w:p w14:paraId="1DFED5E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r w:rsidRPr="0083488E">
        <w:rPr>
          <w:lang w:val="en-US"/>
        </w:rPr>
        <w:t>eliminarUsuario</w:t>
      </w:r>
      <w:proofErr w:type="spellEnd"/>
      <w:r w:rsidRPr="0083488E">
        <w:rPr>
          <w:lang w:val="en-US"/>
        </w:rPr>
        <w:t>($</w:t>
      </w:r>
      <w:proofErr w:type="gramStart"/>
      <w:r w:rsidRPr="0083488E">
        <w:rPr>
          <w:lang w:val="en-US"/>
        </w:rPr>
        <w:t>id){</w:t>
      </w:r>
      <w:proofErr w:type="gramEnd"/>
    </w:p>
    <w:p w14:paraId="5461206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$model = new </w:t>
      </w:r>
      <w:proofErr w:type="spellStart"/>
      <w:proofErr w:type="gram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2D24608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$model-&gt;delete($id);</w:t>
      </w:r>
    </w:p>
    <w:p w14:paraId="679766A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('/admin/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'))-&gt;</w:t>
      </w:r>
      <w:proofErr w:type="gramStart"/>
      <w:r w:rsidRPr="0083488E">
        <w:rPr>
          <w:lang w:val="en-US"/>
        </w:rPr>
        <w:t>with(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mensaje</w:t>
      </w:r>
      <w:proofErr w:type="spellEnd"/>
      <w:r w:rsidRPr="0083488E">
        <w:rPr>
          <w:lang w:val="en-US"/>
        </w:rPr>
        <w:t>', '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eliminado</w:t>
      </w:r>
      <w:proofErr w:type="spellEnd"/>
      <w:r w:rsidRPr="0083488E">
        <w:rPr>
          <w:lang w:val="en-US"/>
        </w:rPr>
        <w:t>');</w:t>
      </w:r>
    </w:p>
    <w:p w14:paraId="364A893C" w14:textId="77777777" w:rsidR="0083488E" w:rsidRPr="0083488E" w:rsidRDefault="0083488E" w:rsidP="0083488E">
      <w:r w:rsidRPr="0083488E">
        <w:rPr>
          <w:lang w:val="en-US"/>
        </w:rPr>
        <w:t xml:space="preserve">    </w:t>
      </w:r>
      <w:r w:rsidRPr="0083488E">
        <w:t>}</w:t>
      </w:r>
    </w:p>
    <w:p w14:paraId="647F97D7" w14:textId="77777777" w:rsidR="0083488E" w:rsidRPr="0083488E" w:rsidRDefault="0083488E" w:rsidP="0083488E"/>
    <w:p w14:paraId="0DF0F32B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public</w:t>
      </w:r>
      <w:proofErr w:type="spellEnd"/>
      <w:r w:rsidRPr="0083488E">
        <w:t xml:space="preserve"> </w:t>
      </w:r>
      <w:proofErr w:type="spellStart"/>
      <w:r w:rsidRPr="0083488E">
        <w:t>function</w:t>
      </w:r>
      <w:proofErr w:type="spellEnd"/>
      <w:r w:rsidRPr="0083488E">
        <w:t xml:space="preserve"> </w:t>
      </w:r>
      <w:proofErr w:type="spellStart"/>
      <w:r w:rsidRPr="0083488E">
        <w:t>toggleUsuario</w:t>
      </w:r>
      <w:proofErr w:type="spellEnd"/>
      <w:r w:rsidRPr="0083488E">
        <w:t>($</w:t>
      </w:r>
      <w:proofErr w:type="gramStart"/>
      <w:r w:rsidRPr="0083488E">
        <w:t>id){</w:t>
      </w:r>
      <w:proofErr w:type="gramEnd"/>
    </w:p>
    <w:p w14:paraId="6FAD66D9" w14:textId="77777777" w:rsidR="0083488E" w:rsidRPr="0083488E" w:rsidRDefault="0083488E" w:rsidP="0083488E">
      <w:r w:rsidRPr="0083488E">
        <w:t>       $</w:t>
      </w:r>
      <w:proofErr w:type="spellStart"/>
      <w:r w:rsidRPr="0083488E">
        <w:t>model</w:t>
      </w:r>
      <w:proofErr w:type="spellEnd"/>
      <w:r w:rsidRPr="0083488E">
        <w:t xml:space="preserve"> = new </w:t>
      </w:r>
      <w:proofErr w:type="spellStart"/>
      <w:proofErr w:type="gramStart"/>
      <w:r w:rsidRPr="0083488E">
        <w:t>UsuariosModelemc</w:t>
      </w:r>
      <w:proofErr w:type="spellEnd"/>
      <w:r w:rsidRPr="0083488E">
        <w:t>(</w:t>
      </w:r>
      <w:proofErr w:type="gramEnd"/>
      <w:r w:rsidRPr="0083488E">
        <w:t>);</w:t>
      </w:r>
    </w:p>
    <w:p w14:paraId="6A4F95CE" w14:textId="77777777" w:rsidR="0083488E" w:rsidRPr="0083488E" w:rsidRDefault="0083488E" w:rsidP="0083488E">
      <w:r w:rsidRPr="0083488E">
        <w:t>       $usuario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find</w:t>
      </w:r>
      <w:proofErr w:type="spellEnd"/>
      <w:r w:rsidRPr="0083488E">
        <w:t>($id);</w:t>
      </w:r>
    </w:p>
    <w:p w14:paraId="0A32ED29" w14:textId="77777777" w:rsidR="0083488E" w:rsidRPr="0083488E" w:rsidRDefault="0083488E" w:rsidP="0083488E">
      <w:r w:rsidRPr="0083488E">
        <w:t>       $</w:t>
      </w:r>
      <w:proofErr w:type="spellStart"/>
      <w:r w:rsidRPr="0083488E">
        <w:t>nuevoEstado</w:t>
      </w:r>
      <w:proofErr w:type="spellEnd"/>
      <w:r w:rsidRPr="0083488E">
        <w:t xml:space="preserve"> = ($usuario['activo'] == 1</w:t>
      </w:r>
      <w:proofErr w:type="gramStart"/>
      <w:r w:rsidRPr="0083488E">
        <w:t>) ?</w:t>
      </w:r>
      <w:proofErr w:type="gramEnd"/>
      <w:r w:rsidRPr="0083488E">
        <w:t xml:space="preserve"> </w:t>
      </w:r>
      <w:proofErr w:type="gramStart"/>
      <w:r w:rsidRPr="0083488E">
        <w:t>0 :</w:t>
      </w:r>
      <w:proofErr w:type="gramEnd"/>
      <w:r w:rsidRPr="0083488E">
        <w:t xml:space="preserve"> 1;</w:t>
      </w:r>
    </w:p>
    <w:p w14:paraId="5EC0F1E5" w14:textId="77777777" w:rsidR="0083488E" w:rsidRPr="0083488E" w:rsidRDefault="0083488E" w:rsidP="0083488E">
      <w:r w:rsidRPr="0083488E">
        <w:t>       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proofErr w:type="gramStart"/>
      <w:r w:rsidRPr="0083488E">
        <w:t>update</w:t>
      </w:r>
      <w:proofErr w:type="spellEnd"/>
      <w:r w:rsidRPr="0083488E">
        <w:t>(</w:t>
      </w:r>
      <w:proofErr w:type="gramEnd"/>
      <w:r w:rsidRPr="0083488E">
        <w:t>$id, ['activo' =&gt; $</w:t>
      </w:r>
      <w:proofErr w:type="spellStart"/>
      <w:r w:rsidRPr="0083488E">
        <w:t>nuevoEstado</w:t>
      </w:r>
      <w:proofErr w:type="spellEnd"/>
      <w:r w:rsidRPr="0083488E">
        <w:t>]);</w:t>
      </w:r>
    </w:p>
    <w:p w14:paraId="2B0CBA48" w14:textId="77777777" w:rsidR="0083488E" w:rsidRPr="0083488E" w:rsidRDefault="0083488E" w:rsidP="0083488E">
      <w:pPr>
        <w:rPr>
          <w:lang w:val="en-US"/>
        </w:rPr>
      </w:pPr>
      <w:r w:rsidRPr="0083488E">
        <w:t>       </w:t>
      </w:r>
      <w:r w:rsidRPr="0083488E">
        <w:rPr>
          <w:lang w:val="en-US"/>
        </w:rPr>
        <w:t>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('/admin/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'));</w:t>
      </w:r>
    </w:p>
    <w:p w14:paraId="225318B3" w14:textId="77777777" w:rsidR="0083488E" w:rsidRPr="0083488E" w:rsidRDefault="0083488E" w:rsidP="0083488E">
      <w:pPr>
        <w:rPr>
          <w:lang w:val="en-US"/>
        </w:rPr>
      </w:pPr>
    </w:p>
    <w:p w14:paraId="68E75BD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0EBC79D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 </w:t>
      </w:r>
    </w:p>
    <w:p w14:paraId="6F9B024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/*public function </w:t>
      </w:r>
      <w:proofErr w:type="gramStart"/>
      <w:r w:rsidRPr="0083488E">
        <w:rPr>
          <w:lang w:val="en-US"/>
        </w:rPr>
        <w:t>dashboard(</w:t>
      </w:r>
      <w:proofErr w:type="gramEnd"/>
      <w:r w:rsidRPr="0083488E">
        <w:rPr>
          <w:lang w:val="en-US"/>
        </w:rPr>
        <w:t>)</w:t>
      </w:r>
    </w:p>
    <w:p w14:paraId="28B40B9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1E2E05A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$</w:t>
      </w:r>
      <w:proofErr w:type="spellStart"/>
      <w:r w:rsidRPr="0083488E">
        <w:rPr>
          <w:lang w:val="en-US"/>
        </w:rPr>
        <w:t>usuariosModel</w:t>
      </w:r>
      <w:proofErr w:type="spellEnd"/>
      <w:r w:rsidRPr="0083488E">
        <w:rPr>
          <w:lang w:val="en-US"/>
        </w:rPr>
        <w:t xml:space="preserve"> = new </w:t>
      </w:r>
      <w:proofErr w:type="spellStart"/>
      <w:proofErr w:type="gram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669C01C1" w14:textId="77777777" w:rsidR="0083488E" w:rsidRPr="0083488E" w:rsidRDefault="0083488E" w:rsidP="0083488E">
      <w:pPr>
        <w:rPr>
          <w:lang w:val="en-US"/>
        </w:rPr>
      </w:pPr>
    </w:p>
    <w:p w14:paraId="09FC2F65" w14:textId="77777777" w:rsidR="0083488E" w:rsidRPr="0083488E" w:rsidRDefault="0083488E" w:rsidP="0083488E">
      <w:r w:rsidRPr="0083488E">
        <w:rPr>
          <w:lang w:val="en-US"/>
        </w:rPr>
        <w:t xml:space="preserve">    </w:t>
      </w:r>
      <w:r w:rsidRPr="0083488E">
        <w:t>// Total usuarios</w:t>
      </w:r>
    </w:p>
    <w:p w14:paraId="2AB2E6D9" w14:textId="77777777" w:rsidR="0083488E" w:rsidRPr="0083488E" w:rsidRDefault="0083488E" w:rsidP="0083488E">
      <w:r w:rsidRPr="0083488E">
        <w:t>    $</w:t>
      </w:r>
      <w:proofErr w:type="spellStart"/>
      <w:r w:rsidRPr="0083488E">
        <w:t>totalUsuarios</w:t>
      </w:r>
      <w:proofErr w:type="spellEnd"/>
      <w:r w:rsidRPr="0083488E">
        <w:t xml:space="preserve"> = $</w:t>
      </w:r>
      <w:proofErr w:type="spellStart"/>
      <w:r w:rsidRPr="0083488E">
        <w:t>usuariosModel</w:t>
      </w:r>
      <w:proofErr w:type="spellEnd"/>
      <w:r w:rsidRPr="0083488E">
        <w:t>-&gt;</w:t>
      </w:r>
      <w:proofErr w:type="spellStart"/>
      <w:proofErr w:type="gramStart"/>
      <w:r w:rsidRPr="0083488E">
        <w:t>countAll</w:t>
      </w:r>
      <w:proofErr w:type="spellEnd"/>
      <w:r w:rsidRPr="0083488E">
        <w:t>(</w:t>
      </w:r>
      <w:proofErr w:type="gramEnd"/>
      <w:r w:rsidRPr="0083488E">
        <w:t>);</w:t>
      </w:r>
    </w:p>
    <w:p w14:paraId="2C4ECC4E" w14:textId="77777777" w:rsidR="0083488E" w:rsidRPr="0083488E" w:rsidRDefault="0083488E" w:rsidP="0083488E"/>
    <w:p w14:paraId="66008C06" w14:textId="77777777" w:rsidR="0083488E" w:rsidRPr="0083488E" w:rsidRDefault="0083488E" w:rsidP="0083488E">
      <w:r w:rsidRPr="0083488E">
        <w:t>    // Total administradores</w:t>
      </w:r>
    </w:p>
    <w:p w14:paraId="3E08AB28" w14:textId="77777777" w:rsidR="0083488E" w:rsidRPr="00E424D8" w:rsidRDefault="0083488E" w:rsidP="0083488E">
      <w:pPr>
        <w:rPr>
          <w:lang w:val="en-US"/>
        </w:rPr>
      </w:pPr>
      <w:r w:rsidRPr="0083488E">
        <w:t xml:space="preserve">    </w:t>
      </w:r>
      <w:r w:rsidRPr="00E424D8">
        <w:rPr>
          <w:lang w:val="en-US"/>
        </w:rPr>
        <w:t>$</w:t>
      </w:r>
      <w:proofErr w:type="spellStart"/>
      <w:r w:rsidRPr="00E424D8">
        <w:rPr>
          <w:lang w:val="en-US"/>
        </w:rPr>
        <w:t>totalAdmins</w:t>
      </w:r>
      <w:proofErr w:type="spellEnd"/>
      <w:r w:rsidRPr="00E424D8">
        <w:rPr>
          <w:lang w:val="en-US"/>
        </w:rPr>
        <w:t xml:space="preserve"> = $</w:t>
      </w:r>
      <w:proofErr w:type="spellStart"/>
      <w:r w:rsidRPr="00E424D8">
        <w:rPr>
          <w:lang w:val="en-US"/>
        </w:rPr>
        <w:t>usuariosModel</w:t>
      </w:r>
      <w:proofErr w:type="spellEnd"/>
      <w:r w:rsidRPr="00E424D8">
        <w:rPr>
          <w:lang w:val="en-US"/>
        </w:rPr>
        <w:t>-&gt;</w:t>
      </w:r>
      <w:proofErr w:type="gramStart"/>
      <w:r w:rsidRPr="00E424D8">
        <w:rPr>
          <w:lang w:val="en-US"/>
        </w:rPr>
        <w:t>where(</w:t>
      </w:r>
      <w:proofErr w:type="gramEnd"/>
      <w:r w:rsidRPr="00E424D8">
        <w:rPr>
          <w:lang w:val="en-US"/>
        </w:rPr>
        <w:t>'</w:t>
      </w:r>
      <w:proofErr w:type="spellStart"/>
      <w:r w:rsidRPr="00E424D8">
        <w:rPr>
          <w:lang w:val="en-US"/>
        </w:rPr>
        <w:t>rol</w:t>
      </w:r>
      <w:proofErr w:type="spellEnd"/>
      <w:r w:rsidRPr="00E424D8">
        <w:rPr>
          <w:lang w:val="en-US"/>
        </w:rPr>
        <w:t>', '1')-&gt;</w:t>
      </w:r>
      <w:proofErr w:type="spellStart"/>
      <w:proofErr w:type="gramStart"/>
      <w:r w:rsidRPr="00E424D8">
        <w:rPr>
          <w:lang w:val="en-US"/>
        </w:rPr>
        <w:t>countAllResults</w:t>
      </w:r>
      <w:proofErr w:type="spellEnd"/>
      <w:r w:rsidRPr="00E424D8">
        <w:rPr>
          <w:lang w:val="en-US"/>
        </w:rPr>
        <w:t>(</w:t>
      </w:r>
      <w:proofErr w:type="gramEnd"/>
      <w:r w:rsidRPr="00E424D8">
        <w:rPr>
          <w:lang w:val="en-US"/>
        </w:rPr>
        <w:t>);</w:t>
      </w:r>
    </w:p>
    <w:p w14:paraId="6D9AE35D" w14:textId="77777777" w:rsidR="0083488E" w:rsidRPr="00E424D8" w:rsidRDefault="0083488E" w:rsidP="0083488E">
      <w:pPr>
        <w:rPr>
          <w:lang w:val="en-US"/>
        </w:rPr>
      </w:pPr>
    </w:p>
    <w:p w14:paraId="6A114BB6" w14:textId="77777777" w:rsidR="0083488E" w:rsidRPr="0083488E" w:rsidRDefault="0083488E" w:rsidP="0083488E">
      <w:r w:rsidRPr="00E424D8">
        <w:rPr>
          <w:lang w:val="en-US"/>
        </w:rPr>
        <w:t xml:space="preserve">    </w:t>
      </w:r>
      <w:r w:rsidRPr="0083488E">
        <w:t>// (Opcional) solo usuarios normales</w:t>
      </w:r>
    </w:p>
    <w:p w14:paraId="349278BC" w14:textId="77777777" w:rsidR="0083488E" w:rsidRPr="0083488E" w:rsidRDefault="0083488E" w:rsidP="0083488E">
      <w:pPr>
        <w:rPr>
          <w:lang w:val="en-US"/>
        </w:rPr>
      </w:pPr>
      <w:r w:rsidRPr="0083488E">
        <w:t xml:space="preserve">    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totalNormales</w:t>
      </w:r>
      <w:proofErr w:type="spellEnd"/>
      <w:r w:rsidRPr="0083488E">
        <w:rPr>
          <w:lang w:val="en-US"/>
        </w:rPr>
        <w:t xml:space="preserve"> = $</w:t>
      </w:r>
      <w:proofErr w:type="spellStart"/>
      <w:r w:rsidRPr="0083488E">
        <w:rPr>
          <w:lang w:val="en-US"/>
        </w:rPr>
        <w:t>usuariosModel</w:t>
      </w:r>
      <w:proofErr w:type="spellEnd"/>
      <w:r w:rsidRPr="0083488E">
        <w:rPr>
          <w:lang w:val="en-US"/>
        </w:rPr>
        <w:t>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rol</w:t>
      </w:r>
      <w:proofErr w:type="spellEnd"/>
      <w:r w:rsidRPr="0083488E">
        <w:rPr>
          <w:lang w:val="en-US"/>
        </w:rPr>
        <w:t>', '0')-&gt;</w:t>
      </w:r>
      <w:proofErr w:type="spellStart"/>
      <w:proofErr w:type="gramStart"/>
      <w:r w:rsidRPr="0083488E">
        <w:rPr>
          <w:lang w:val="en-US"/>
        </w:rPr>
        <w:t>countAllResults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722E822F" w14:textId="77777777" w:rsidR="0083488E" w:rsidRPr="0083488E" w:rsidRDefault="0083488E" w:rsidP="0083488E">
      <w:pPr>
        <w:rPr>
          <w:lang w:val="en-US"/>
        </w:rPr>
      </w:pPr>
    </w:p>
    <w:p w14:paraId="7D45469F" w14:textId="77777777" w:rsidR="0083488E" w:rsidRPr="0083488E" w:rsidRDefault="0083488E" w:rsidP="0083488E">
      <w:r w:rsidRPr="0083488E">
        <w:rPr>
          <w:lang w:val="en-US"/>
        </w:rPr>
        <w:t xml:space="preserve">    </w:t>
      </w:r>
      <w:r w:rsidRPr="0083488E">
        <w:t>$data = [</w:t>
      </w:r>
    </w:p>
    <w:p w14:paraId="65B34436" w14:textId="77777777" w:rsidR="0083488E" w:rsidRPr="0083488E" w:rsidRDefault="0083488E" w:rsidP="0083488E">
      <w:r w:rsidRPr="0083488E">
        <w:t>        '</w:t>
      </w:r>
      <w:proofErr w:type="spellStart"/>
      <w:r w:rsidRPr="0083488E">
        <w:t>totalUsuarios</w:t>
      </w:r>
      <w:proofErr w:type="spellEnd"/>
      <w:r w:rsidRPr="0083488E">
        <w:t>' =&gt; $</w:t>
      </w:r>
      <w:proofErr w:type="spellStart"/>
      <w:r w:rsidRPr="0083488E">
        <w:t>totalUsuarios</w:t>
      </w:r>
      <w:proofErr w:type="spellEnd"/>
      <w:r w:rsidRPr="0083488E">
        <w:t>,</w:t>
      </w:r>
    </w:p>
    <w:p w14:paraId="294CAE99" w14:textId="77777777" w:rsidR="0083488E" w:rsidRPr="0083488E" w:rsidRDefault="0083488E" w:rsidP="0083488E">
      <w:r w:rsidRPr="0083488E">
        <w:t>        '</w:t>
      </w:r>
      <w:proofErr w:type="spellStart"/>
      <w:r w:rsidRPr="0083488E">
        <w:t>totalAdmins</w:t>
      </w:r>
      <w:proofErr w:type="spellEnd"/>
      <w:r w:rsidRPr="0083488E">
        <w:t>' =&gt; $</w:t>
      </w:r>
      <w:proofErr w:type="spellStart"/>
      <w:r w:rsidRPr="0083488E">
        <w:t>totalAdmins</w:t>
      </w:r>
      <w:proofErr w:type="spellEnd"/>
      <w:r w:rsidRPr="0083488E">
        <w:t>,</w:t>
      </w:r>
    </w:p>
    <w:p w14:paraId="7DD2FB65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totalNormales</w:t>
      </w:r>
      <w:proofErr w:type="spellEnd"/>
      <w:r w:rsidRPr="0083488E">
        <w:rPr>
          <w:lang w:val="en-US"/>
        </w:rPr>
        <w:t>' =&gt; $</w:t>
      </w:r>
      <w:proofErr w:type="spellStart"/>
      <w:r w:rsidRPr="0083488E">
        <w:rPr>
          <w:lang w:val="en-US"/>
        </w:rPr>
        <w:t>totalNormales</w:t>
      </w:r>
      <w:proofErr w:type="spellEnd"/>
    </w:p>
    <w:p w14:paraId="22034D6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];</w:t>
      </w:r>
    </w:p>
    <w:p w14:paraId="73BD17B2" w14:textId="77777777" w:rsidR="0083488E" w:rsidRPr="0083488E" w:rsidRDefault="0083488E" w:rsidP="0083488E">
      <w:pPr>
        <w:rPr>
          <w:lang w:val="en-US"/>
        </w:rPr>
      </w:pPr>
    </w:p>
    <w:p w14:paraId="3842F91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return </w:t>
      </w:r>
      <w:proofErr w:type="gramStart"/>
      <w:r w:rsidRPr="0083488E">
        <w:rPr>
          <w:lang w:val="en-US"/>
        </w:rPr>
        <w:t>view(</w:t>
      </w:r>
      <w:proofErr w:type="gramEnd"/>
      <w:r w:rsidRPr="0083488E">
        <w:rPr>
          <w:lang w:val="en-US"/>
        </w:rPr>
        <w:t>'dashboard', $data);</w:t>
      </w:r>
    </w:p>
    <w:p w14:paraId="7C5B5AF2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</w:t>
      </w:r>
      <w:r w:rsidRPr="000062B9">
        <w:rPr>
          <w:lang w:val="en-US"/>
        </w:rPr>
        <w:t>}*/</w:t>
      </w:r>
    </w:p>
    <w:p w14:paraId="57BCE375" w14:textId="77777777" w:rsidR="0083488E" w:rsidRPr="0083488E" w:rsidRDefault="0083488E" w:rsidP="0083488E">
      <w:r w:rsidRPr="0083488E">
        <w:t xml:space="preserve">/// REGSITRO DE </w:t>
      </w:r>
      <w:proofErr w:type="spellStart"/>
      <w:r w:rsidRPr="0083488E">
        <w:t>admin</w:t>
      </w:r>
      <w:proofErr w:type="spellEnd"/>
    </w:p>
    <w:p w14:paraId="046EEEED" w14:textId="77777777" w:rsidR="0083488E" w:rsidRPr="0083488E" w:rsidRDefault="0083488E" w:rsidP="0083488E">
      <w:r w:rsidRPr="0083488E">
        <w:t>/**</w:t>
      </w:r>
      <w:proofErr w:type="spellStart"/>
      <w:r w:rsidRPr="0083488E">
        <w:t>public</w:t>
      </w:r>
      <w:proofErr w:type="spellEnd"/>
      <w:r w:rsidRPr="0083488E">
        <w:t xml:space="preserve"> </w:t>
      </w:r>
      <w:proofErr w:type="spellStart"/>
      <w:r w:rsidRPr="0083488E">
        <w:t>function</w:t>
      </w:r>
      <w:proofErr w:type="spellEnd"/>
      <w:r w:rsidRPr="0083488E">
        <w:t xml:space="preserve"> </w:t>
      </w:r>
      <w:proofErr w:type="spellStart"/>
      <w:r w:rsidRPr="0083488E">
        <w:t>buscarContactoPorCorreoUsuario</w:t>
      </w:r>
      <w:proofErr w:type="spellEnd"/>
      <w:r w:rsidRPr="0083488E">
        <w:t>($correo)</w:t>
      </w:r>
    </w:p>
    <w:p w14:paraId="2ED0B165" w14:textId="77777777" w:rsidR="0083488E" w:rsidRPr="0083488E" w:rsidRDefault="0083488E" w:rsidP="0083488E">
      <w:pPr>
        <w:rPr>
          <w:lang w:val="en-US"/>
        </w:rPr>
      </w:pPr>
      <w:r w:rsidRPr="0083488E">
        <w:t xml:space="preserve">    </w:t>
      </w:r>
      <w:r w:rsidRPr="0083488E">
        <w:rPr>
          <w:lang w:val="en-US"/>
        </w:rPr>
        <w:t>{</w:t>
      </w:r>
    </w:p>
    <w:p w14:paraId="17324B7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$builder = $this-&gt;</w:t>
      </w:r>
      <w:proofErr w:type="spellStart"/>
      <w:r w:rsidRPr="0083488E">
        <w:rPr>
          <w:lang w:val="en-US"/>
        </w:rPr>
        <w:t>db</w:t>
      </w:r>
      <w:proofErr w:type="spellEnd"/>
      <w:r w:rsidRPr="0083488E">
        <w:rPr>
          <w:lang w:val="en-US"/>
        </w:rPr>
        <w:t>-&gt;table('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');</w:t>
      </w:r>
    </w:p>
    <w:p w14:paraId="7F8674B6" w14:textId="77777777" w:rsidR="0083488E" w:rsidRPr="0083488E" w:rsidRDefault="0083488E" w:rsidP="0083488E">
      <w:pPr>
        <w:rPr>
          <w:lang w:val="en-US"/>
        </w:rPr>
      </w:pPr>
    </w:p>
    <w:p w14:paraId="643871C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$builder-&gt;</w:t>
      </w:r>
      <w:proofErr w:type="gramStart"/>
      <w:r w:rsidRPr="0083488E">
        <w:rPr>
          <w:lang w:val="en-US"/>
        </w:rPr>
        <w:t>select(</w:t>
      </w:r>
      <w:proofErr w:type="gramEnd"/>
      <w:r w:rsidRPr="0083488E">
        <w:rPr>
          <w:lang w:val="en-US"/>
        </w:rPr>
        <w:t>'</w:t>
      </w:r>
      <w:proofErr w:type="gramStart"/>
      <w:r w:rsidRPr="0083488E">
        <w:rPr>
          <w:lang w:val="en-US"/>
        </w:rPr>
        <w:t>CONCAT(</w:t>
      </w:r>
      <w:proofErr w:type="spellStart"/>
      <w:proofErr w:type="gramEnd"/>
      <w:r w:rsidRPr="0083488E">
        <w:rPr>
          <w:lang w:val="en-US"/>
        </w:rPr>
        <w:t>nombre</w:t>
      </w:r>
      <w:proofErr w:type="spellEnd"/>
      <w:r w:rsidRPr="0083488E">
        <w:rPr>
          <w:lang w:val="en-US"/>
        </w:rPr>
        <w:t xml:space="preserve">." </w:t>
      </w:r>
      <w:proofErr w:type="gramStart"/>
      <w:r w:rsidRPr="0083488E">
        <w:rPr>
          <w:lang w:val="en-US"/>
        </w:rPr>
        <w:t>".</w:t>
      </w:r>
      <w:proofErr w:type="spellStart"/>
      <w:r w:rsidRPr="0083488E">
        <w:rPr>
          <w:lang w:val="en-US"/>
        </w:rPr>
        <w:t>paterno</w:t>
      </w:r>
      <w:proofErr w:type="spellEnd"/>
      <w:proofErr w:type="gramEnd"/>
      <w:r w:rsidRPr="0083488E">
        <w:rPr>
          <w:lang w:val="en-US"/>
        </w:rPr>
        <w:t xml:space="preserve">." </w:t>
      </w:r>
      <w:proofErr w:type="gramStart"/>
      <w:r w:rsidRPr="0083488E">
        <w:rPr>
          <w:lang w:val="en-US"/>
        </w:rPr>
        <w:t>".</w:t>
      </w:r>
      <w:proofErr w:type="spellStart"/>
      <w:r w:rsidRPr="0083488E">
        <w:rPr>
          <w:lang w:val="en-US"/>
        </w:rPr>
        <w:t>materno</w:t>
      </w:r>
      <w:proofErr w:type="spellEnd"/>
      <w:proofErr w:type="gramEnd"/>
      <w:r w:rsidRPr="0083488E">
        <w:rPr>
          <w:lang w:val="en-US"/>
        </w:rPr>
        <w:t xml:space="preserve">) AS </w:t>
      </w:r>
      <w:proofErr w:type="spellStart"/>
      <w:r w:rsidRPr="0083488E">
        <w:rPr>
          <w:lang w:val="en-US"/>
        </w:rPr>
        <w:t>nombre</w:t>
      </w:r>
      <w:proofErr w:type="spellEnd"/>
      <w:r w:rsidRPr="0083488E">
        <w:rPr>
          <w:lang w:val="en-US"/>
        </w:rPr>
        <w:t xml:space="preserve">, 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, password');</w:t>
      </w:r>
    </w:p>
    <w:p w14:paraId="6473109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$builder-&gt;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', 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);</w:t>
      </w:r>
    </w:p>
    <w:p w14:paraId="2D50CE32" w14:textId="77777777" w:rsidR="0083488E" w:rsidRPr="0083488E" w:rsidRDefault="0083488E" w:rsidP="0083488E">
      <w:pPr>
        <w:rPr>
          <w:lang w:val="en-US"/>
        </w:rPr>
      </w:pPr>
    </w:p>
    <w:p w14:paraId="10031D5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$query = $builder-&gt;</w:t>
      </w:r>
      <w:proofErr w:type="gramStart"/>
      <w:r w:rsidRPr="0083488E">
        <w:rPr>
          <w:lang w:val="en-US"/>
        </w:rPr>
        <w:t>get(</w:t>
      </w:r>
      <w:proofErr w:type="gramEnd"/>
      <w:r w:rsidRPr="0083488E">
        <w:rPr>
          <w:lang w:val="en-US"/>
        </w:rPr>
        <w:t>);</w:t>
      </w:r>
    </w:p>
    <w:p w14:paraId="628A8ABE" w14:textId="77777777" w:rsidR="0083488E" w:rsidRPr="0083488E" w:rsidRDefault="0083488E" w:rsidP="0083488E">
      <w:pPr>
        <w:rPr>
          <w:lang w:val="en-US"/>
        </w:rPr>
      </w:pPr>
    </w:p>
    <w:p w14:paraId="77F994E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$query-&gt;</w:t>
      </w:r>
      <w:proofErr w:type="spellStart"/>
      <w:proofErr w:type="gramStart"/>
      <w:r w:rsidRPr="0083488E">
        <w:rPr>
          <w:lang w:val="en-US"/>
        </w:rPr>
        <w:t>getRowArray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 ?? false;</w:t>
      </w:r>
    </w:p>
    <w:p w14:paraId="3CD35C9B" w14:textId="77777777" w:rsidR="0083488E" w:rsidRPr="0083488E" w:rsidRDefault="0083488E" w:rsidP="0083488E">
      <w:r w:rsidRPr="0083488E">
        <w:rPr>
          <w:lang w:val="en-US"/>
        </w:rPr>
        <w:t xml:space="preserve">    </w:t>
      </w:r>
      <w:r w:rsidRPr="0083488E">
        <w:t>}*/</w:t>
      </w:r>
    </w:p>
    <w:p w14:paraId="139480C0" w14:textId="77777777" w:rsidR="0083488E" w:rsidRPr="0083488E" w:rsidRDefault="0083488E" w:rsidP="0083488E">
      <w:r w:rsidRPr="0083488E">
        <w:t>/*** Registrar usuario*/</w:t>
      </w:r>
    </w:p>
    <w:p w14:paraId="431C0271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public</w:t>
      </w:r>
      <w:proofErr w:type="spellEnd"/>
      <w:r w:rsidRPr="0083488E">
        <w:t xml:space="preserve"> function </w:t>
      </w:r>
      <w:proofErr w:type="gramStart"/>
      <w:r w:rsidRPr="0083488E">
        <w:t>agregar(</w:t>
      </w:r>
      <w:proofErr w:type="gramEnd"/>
      <w:r w:rsidRPr="0083488E">
        <w:t>)</w:t>
      </w:r>
    </w:p>
    <w:p w14:paraId="249687D6" w14:textId="77777777" w:rsidR="0083488E" w:rsidRPr="0083488E" w:rsidRDefault="0083488E" w:rsidP="0083488E">
      <w:r w:rsidRPr="0083488E">
        <w:t>    {</w:t>
      </w:r>
    </w:p>
    <w:p w14:paraId="3DE5EDF7" w14:textId="77777777" w:rsidR="0083488E" w:rsidRPr="0083488E" w:rsidRDefault="0083488E" w:rsidP="0083488E">
      <w:r w:rsidRPr="0083488E">
        <w:t>        $</w:t>
      </w:r>
      <w:proofErr w:type="spellStart"/>
      <w:r w:rsidRPr="0083488E">
        <w:t>model</w:t>
      </w:r>
      <w:proofErr w:type="spellEnd"/>
      <w:r w:rsidRPr="0083488E">
        <w:t xml:space="preserve"> = new </w:t>
      </w:r>
      <w:proofErr w:type="spellStart"/>
      <w:proofErr w:type="gramStart"/>
      <w:r w:rsidRPr="0083488E">
        <w:t>UsuariosModelemc</w:t>
      </w:r>
      <w:proofErr w:type="spellEnd"/>
      <w:r w:rsidRPr="0083488E">
        <w:t>(</w:t>
      </w:r>
      <w:proofErr w:type="gramEnd"/>
      <w:r w:rsidRPr="0083488E">
        <w:t>);</w:t>
      </w:r>
    </w:p>
    <w:p w14:paraId="38E6F2AD" w14:textId="77777777" w:rsidR="0083488E" w:rsidRPr="0083488E" w:rsidRDefault="0083488E" w:rsidP="0083488E"/>
    <w:p w14:paraId="0EF89770" w14:textId="77777777" w:rsidR="0083488E" w:rsidRPr="0083488E" w:rsidRDefault="0083488E" w:rsidP="0083488E">
      <w:r w:rsidRPr="0083488E">
        <w:t>        // obtener datos</w:t>
      </w:r>
    </w:p>
    <w:p w14:paraId="71D66D30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 xml:space="preserve">  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');</w:t>
      </w:r>
    </w:p>
    <w:p w14:paraId="4A27D1E8" w14:textId="77777777" w:rsidR="0083488E" w:rsidRPr="0083488E" w:rsidRDefault="0083488E" w:rsidP="0083488E">
      <w:pPr>
        <w:rPr>
          <w:lang w:val="en-US"/>
        </w:rPr>
      </w:pPr>
    </w:p>
    <w:p w14:paraId="74AC9AB4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/</w:t>
      </w:r>
      <w:proofErr w:type="gramStart"/>
      <w:r w:rsidRPr="0083488E">
        <w:t>/  buscar</w:t>
      </w:r>
      <w:proofErr w:type="gramEnd"/>
      <w:r w:rsidRPr="0083488E">
        <w:t xml:space="preserve"> contacto en DB2</w:t>
      </w:r>
    </w:p>
    <w:p w14:paraId="1CB7DB09" w14:textId="77777777" w:rsidR="0083488E" w:rsidRPr="0083488E" w:rsidRDefault="0083488E" w:rsidP="0083488E">
      <w:r w:rsidRPr="0083488E">
        <w:t>        $contacto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buscarContactoPorCorreoUsuario</w:t>
      </w:r>
      <w:proofErr w:type="spellEnd"/>
      <w:r w:rsidRPr="0083488E">
        <w:t>($correo);</w:t>
      </w:r>
    </w:p>
    <w:p w14:paraId="545AB49F" w14:textId="77777777" w:rsidR="0083488E" w:rsidRPr="0083488E" w:rsidRDefault="0083488E" w:rsidP="0083488E"/>
    <w:p w14:paraId="36D01520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</w:t>
      </w:r>
      <w:proofErr w:type="gramStart"/>
      <w:r w:rsidRPr="0083488E">
        <w:t>(!$</w:t>
      </w:r>
      <w:proofErr w:type="gramEnd"/>
      <w:r w:rsidRPr="0083488E">
        <w:t>contacto) {</w:t>
      </w:r>
    </w:p>
    <w:p w14:paraId="67C72C89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  <w:r w:rsidRPr="0083488E">
        <w:t>'error', 'El correo ingresado no existe, contacta a tu asesor.');</w:t>
      </w:r>
    </w:p>
    <w:p w14:paraId="5F0481A6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('/admin/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'));</w:t>
      </w:r>
    </w:p>
    <w:p w14:paraId="4AEE9D23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}</w:t>
      </w:r>
    </w:p>
    <w:p w14:paraId="3F0F2DC4" w14:textId="77777777" w:rsidR="0083488E" w:rsidRPr="0083488E" w:rsidRDefault="0083488E" w:rsidP="0083488E"/>
    <w:p w14:paraId="445BA12D" w14:textId="77777777" w:rsidR="0083488E" w:rsidRPr="0083488E" w:rsidRDefault="0083488E" w:rsidP="0083488E">
      <w:r w:rsidRPr="0083488E">
        <w:t>        /</w:t>
      </w:r>
      <w:proofErr w:type="gramStart"/>
      <w:r w:rsidRPr="0083488E">
        <w:t>/  evitar</w:t>
      </w:r>
      <w:proofErr w:type="gramEnd"/>
      <w:r w:rsidRPr="0083488E">
        <w:t xml:space="preserve"> duplicados</w:t>
      </w:r>
    </w:p>
    <w:p w14:paraId="0A43278C" w14:textId="77777777" w:rsidR="0083488E" w:rsidRPr="0083488E" w:rsidRDefault="0083488E" w:rsidP="0083488E">
      <w:r w:rsidRPr="0083488E">
        <w:lastRenderedPageBreak/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($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existeCorreo</w:t>
      </w:r>
      <w:proofErr w:type="spellEnd"/>
      <w:r w:rsidRPr="0083488E">
        <w:t>($correo)) {</w:t>
      </w:r>
    </w:p>
    <w:p w14:paraId="4D50E46D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  <w:r w:rsidRPr="0083488E">
        <w:t>'error', 'El correo ya está registrado');</w:t>
      </w:r>
    </w:p>
    <w:p w14:paraId="3357F6C6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('/admin/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'));</w:t>
      </w:r>
    </w:p>
    <w:p w14:paraId="50A2E737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}</w:t>
      </w:r>
    </w:p>
    <w:p w14:paraId="148D084B" w14:textId="77777777" w:rsidR="0083488E" w:rsidRPr="0083488E" w:rsidRDefault="0083488E" w:rsidP="0083488E"/>
    <w:p w14:paraId="0183DA86" w14:textId="77777777" w:rsidR="0083488E" w:rsidRPr="0083488E" w:rsidRDefault="0083488E" w:rsidP="0083488E">
      <w:r w:rsidRPr="0083488E">
        <w:t>        /</w:t>
      </w:r>
      <w:proofErr w:type="gramStart"/>
      <w:r w:rsidRPr="0083488E">
        <w:t>/  obtener</w:t>
      </w:r>
      <w:proofErr w:type="gramEnd"/>
      <w:r w:rsidRPr="0083488E">
        <w:t xml:space="preserve"> nombre</w:t>
      </w:r>
    </w:p>
    <w:p w14:paraId="3A62FFC7" w14:textId="77777777" w:rsidR="0083488E" w:rsidRPr="0083488E" w:rsidRDefault="0083488E" w:rsidP="0083488E">
      <w:r w:rsidRPr="0083488E">
        <w:t>        $nombre = $contacto['nombre'];</w:t>
      </w:r>
    </w:p>
    <w:p w14:paraId="02FB3882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/</w:t>
      </w:r>
      <w:proofErr w:type="gramStart"/>
      <w:r w:rsidRPr="0083488E">
        <w:rPr>
          <w:lang w:val="en-US"/>
        </w:rPr>
        <w:t>/  </w:t>
      </w:r>
      <w:proofErr w:type="spellStart"/>
      <w:r w:rsidRPr="0083488E">
        <w:rPr>
          <w:lang w:val="en-US"/>
        </w:rPr>
        <w:t>obtener</w:t>
      </w:r>
      <w:proofErr w:type="spellEnd"/>
      <w:proofErr w:type="gramEnd"/>
      <w:r w:rsidRPr="0083488E">
        <w:rPr>
          <w:lang w:val="en-US"/>
        </w:rPr>
        <w:t xml:space="preserve"> password</w:t>
      </w:r>
    </w:p>
    <w:p w14:paraId="7AB38F8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$password = $</w:t>
      </w:r>
      <w:proofErr w:type="spellStart"/>
      <w:r w:rsidRPr="0083488E">
        <w:rPr>
          <w:lang w:val="en-US"/>
        </w:rPr>
        <w:t>contacto</w:t>
      </w:r>
      <w:proofErr w:type="spellEnd"/>
      <w:r w:rsidRPr="0083488E">
        <w:rPr>
          <w:lang w:val="en-US"/>
        </w:rPr>
        <w:t>['password'];</w:t>
      </w:r>
    </w:p>
    <w:p w14:paraId="5596A9CE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$token = bin2hex(</w:t>
      </w:r>
      <w:proofErr w:type="spellStart"/>
      <w:r w:rsidRPr="0083488E">
        <w:t>random_</w:t>
      </w:r>
      <w:proofErr w:type="gramStart"/>
      <w:r w:rsidRPr="0083488E">
        <w:t>bytes</w:t>
      </w:r>
      <w:proofErr w:type="spellEnd"/>
      <w:r w:rsidRPr="0083488E">
        <w:t>(</w:t>
      </w:r>
      <w:proofErr w:type="gramEnd"/>
      <w:r w:rsidRPr="0083488E">
        <w:t>32));</w:t>
      </w:r>
    </w:p>
    <w:p w14:paraId="0FFD1A62" w14:textId="77777777" w:rsidR="0083488E" w:rsidRPr="0083488E" w:rsidRDefault="0083488E" w:rsidP="0083488E">
      <w:r w:rsidRPr="0083488E">
        <w:t>        /</w:t>
      </w:r>
      <w:proofErr w:type="gramStart"/>
      <w:r w:rsidRPr="0083488E">
        <w:t>/  datos</w:t>
      </w:r>
      <w:proofErr w:type="gramEnd"/>
      <w:r w:rsidRPr="0083488E">
        <w:t xml:space="preserve"> a guardar</w:t>
      </w:r>
    </w:p>
    <w:p w14:paraId="7BE9CD35" w14:textId="77777777" w:rsidR="0083488E" w:rsidRPr="0083488E" w:rsidRDefault="0083488E" w:rsidP="0083488E">
      <w:r w:rsidRPr="0083488E">
        <w:t>$data = [</w:t>
      </w:r>
    </w:p>
    <w:p w14:paraId="53725F84" w14:textId="77777777" w:rsidR="0083488E" w:rsidRPr="0083488E" w:rsidRDefault="0083488E" w:rsidP="0083488E">
      <w:r w:rsidRPr="0083488E">
        <w:t>        'nombre'      =&gt; $contacto['nombre'],</w:t>
      </w:r>
    </w:p>
    <w:p w14:paraId="65C72F21" w14:textId="77777777" w:rsidR="0083488E" w:rsidRPr="0083488E" w:rsidRDefault="0083488E" w:rsidP="0083488E">
      <w:r w:rsidRPr="0083488E">
        <w:t>        'correo'      =&gt; $correo,</w:t>
      </w:r>
    </w:p>
    <w:p w14:paraId="2567FF93" w14:textId="77777777" w:rsidR="0083488E" w:rsidRPr="0083488E" w:rsidRDefault="0083488E" w:rsidP="0083488E">
      <w:r w:rsidRPr="0083488E">
        <w:t>        'puesto'      =&gt; 'Administrador de plataforma',</w:t>
      </w:r>
    </w:p>
    <w:p w14:paraId="21C4642D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'password'    =&gt; $</w:t>
      </w:r>
      <w:proofErr w:type="spellStart"/>
      <w:r w:rsidRPr="0083488E">
        <w:rPr>
          <w:lang w:val="en-US"/>
        </w:rPr>
        <w:t>contacto</w:t>
      </w:r>
      <w:proofErr w:type="spellEnd"/>
      <w:r w:rsidRPr="0083488E">
        <w:rPr>
          <w:lang w:val="en-US"/>
        </w:rPr>
        <w:t>['password'],</w:t>
      </w:r>
    </w:p>
    <w:p w14:paraId="0643C78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'</w:t>
      </w:r>
      <w:proofErr w:type="spellStart"/>
      <w:r w:rsidRPr="0083488E">
        <w:rPr>
          <w:lang w:val="en-US"/>
        </w:rPr>
        <w:t>rol</w:t>
      </w:r>
      <w:proofErr w:type="spellEnd"/>
      <w:r w:rsidRPr="0083488E">
        <w:rPr>
          <w:lang w:val="en-US"/>
        </w:rPr>
        <w:t xml:space="preserve">'         =&gt; </w:t>
      </w:r>
      <w:proofErr w:type="gramStart"/>
      <w:r w:rsidRPr="0083488E">
        <w:rPr>
          <w:lang w:val="en-US"/>
        </w:rPr>
        <w:t>1,  /</w:t>
      </w:r>
      <w:proofErr w:type="gramEnd"/>
      <w:r w:rsidRPr="0083488E">
        <w:rPr>
          <w:lang w:val="en-US"/>
        </w:rPr>
        <w:t>/ ← Admin</w:t>
      </w:r>
    </w:p>
    <w:p w14:paraId="714B1E5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'</w:t>
      </w:r>
      <w:proofErr w:type="spellStart"/>
      <w:r w:rsidRPr="0083488E">
        <w:rPr>
          <w:lang w:val="en-US"/>
        </w:rPr>
        <w:t>activo</w:t>
      </w:r>
      <w:proofErr w:type="spellEnd"/>
      <w:r w:rsidRPr="0083488E">
        <w:rPr>
          <w:lang w:val="en-US"/>
        </w:rPr>
        <w:t>'      =&gt; 0,</w:t>
      </w:r>
    </w:p>
    <w:p w14:paraId="69D82A0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'token'       =&gt; bin2hex(</w:t>
      </w:r>
      <w:proofErr w:type="spellStart"/>
      <w:r w:rsidRPr="0083488E">
        <w:rPr>
          <w:lang w:val="en-US"/>
        </w:rPr>
        <w:t>random_</w:t>
      </w:r>
      <w:proofErr w:type="gramStart"/>
      <w:r w:rsidRPr="0083488E">
        <w:rPr>
          <w:lang w:val="en-US"/>
        </w:rPr>
        <w:t>bytes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32)),</w:t>
      </w:r>
    </w:p>
    <w:p w14:paraId="24D1256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'</w:t>
      </w:r>
      <w:proofErr w:type="spellStart"/>
      <w:r w:rsidRPr="0083488E">
        <w:rPr>
          <w:lang w:val="en-US"/>
        </w:rPr>
        <w:t>verificado</w:t>
      </w:r>
      <w:proofErr w:type="spellEnd"/>
      <w:proofErr w:type="gramStart"/>
      <w:r w:rsidRPr="0083488E">
        <w:rPr>
          <w:lang w:val="en-US"/>
        </w:rPr>
        <w:t>'  =</w:t>
      </w:r>
      <w:proofErr w:type="gramEnd"/>
      <w:r w:rsidRPr="0083488E">
        <w:rPr>
          <w:lang w:val="en-US"/>
        </w:rPr>
        <w:t>&gt; 0,</w:t>
      </w:r>
    </w:p>
    <w:p w14:paraId="06940E7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'</w:t>
      </w:r>
      <w:proofErr w:type="spellStart"/>
      <w:proofErr w:type="gramStart"/>
      <w:r w:rsidRPr="0083488E">
        <w:rPr>
          <w:lang w:val="en-US"/>
        </w:rPr>
        <w:t>password</w:t>
      </w:r>
      <w:proofErr w:type="gramEnd"/>
      <w:r w:rsidRPr="0083488E">
        <w:rPr>
          <w:lang w:val="en-US"/>
        </w:rPr>
        <w:t>_updated_at</w:t>
      </w:r>
      <w:proofErr w:type="spellEnd"/>
      <w:r w:rsidRPr="0083488E">
        <w:rPr>
          <w:lang w:val="en-US"/>
        </w:rPr>
        <w:t xml:space="preserve">' =&gt; </w:t>
      </w:r>
      <w:proofErr w:type="gramStart"/>
      <w:r w:rsidRPr="0083488E">
        <w:rPr>
          <w:lang w:val="en-US"/>
        </w:rPr>
        <w:t>date(</w:t>
      </w:r>
      <w:proofErr w:type="gramEnd"/>
      <w:r w:rsidRPr="0083488E">
        <w:rPr>
          <w:lang w:val="en-US"/>
        </w:rPr>
        <w:t xml:space="preserve">'Y-m-d </w:t>
      </w:r>
      <w:proofErr w:type="gramStart"/>
      <w:r w:rsidRPr="0083488E">
        <w:rPr>
          <w:lang w:val="en-US"/>
        </w:rPr>
        <w:t>H:i</w:t>
      </w:r>
      <w:proofErr w:type="gramEnd"/>
      <w:r w:rsidRPr="0083488E">
        <w:rPr>
          <w:lang w:val="en-US"/>
        </w:rPr>
        <w:t>:s')</w:t>
      </w:r>
    </w:p>
    <w:p w14:paraId="78FB103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];</w:t>
      </w:r>
    </w:p>
    <w:p w14:paraId="52A90D67" w14:textId="77777777" w:rsidR="0083488E" w:rsidRPr="0083488E" w:rsidRDefault="0083488E" w:rsidP="0083488E">
      <w:pPr>
        <w:rPr>
          <w:lang w:val="en-US"/>
        </w:rPr>
      </w:pPr>
    </w:p>
    <w:p w14:paraId="3A740DF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/</w:t>
      </w:r>
      <w:proofErr w:type="gramStart"/>
      <w:r w:rsidRPr="0083488E">
        <w:rPr>
          <w:lang w:val="en-US"/>
        </w:rPr>
        <w:t>/  </w:t>
      </w:r>
      <w:proofErr w:type="spellStart"/>
      <w:r w:rsidRPr="0083488E">
        <w:rPr>
          <w:lang w:val="en-US"/>
        </w:rPr>
        <w:t>guardar</w:t>
      </w:r>
      <w:proofErr w:type="spellEnd"/>
      <w:proofErr w:type="gramEnd"/>
    </w:p>
    <w:p w14:paraId="1147DB7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if ($model-&gt;</w:t>
      </w:r>
      <w:proofErr w:type="spellStart"/>
      <w:r w:rsidRPr="0083488E">
        <w:rPr>
          <w:lang w:val="en-US"/>
        </w:rPr>
        <w:t>insertar</w:t>
      </w:r>
      <w:proofErr w:type="spellEnd"/>
      <w:r w:rsidRPr="0083488E">
        <w:rPr>
          <w:lang w:val="en-US"/>
        </w:rPr>
        <w:t>($data)) {</w:t>
      </w:r>
    </w:p>
    <w:p w14:paraId="0CBB93A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$token = $data['token'];</w:t>
      </w:r>
    </w:p>
    <w:p w14:paraId="131BB68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        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 xml:space="preserve"> = $data['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'];</w:t>
      </w:r>
    </w:p>
    <w:p w14:paraId="2935F225" w14:textId="77777777" w:rsidR="0083488E" w:rsidRPr="0083488E" w:rsidRDefault="0083488E" w:rsidP="0083488E">
      <w:pPr>
        <w:rPr>
          <w:lang w:val="en-US"/>
        </w:rPr>
      </w:pPr>
    </w:p>
    <w:p w14:paraId="1597498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$email = </w:t>
      </w:r>
      <w:proofErr w:type="gramStart"/>
      <w:r w:rsidRPr="0083488E">
        <w:rPr>
          <w:lang w:val="en-US"/>
        </w:rPr>
        <w:t>\Config\Services::email(</w:t>
      </w:r>
      <w:proofErr w:type="gramEnd"/>
      <w:r w:rsidRPr="0083488E">
        <w:rPr>
          <w:lang w:val="en-US"/>
        </w:rPr>
        <w:t>);</w:t>
      </w:r>
    </w:p>
    <w:p w14:paraId="67EBF8C9" w14:textId="77777777" w:rsidR="0083488E" w:rsidRPr="0083488E" w:rsidRDefault="0083488E" w:rsidP="0083488E">
      <w:pPr>
        <w:rPr>
          <w:lang w:val="en-US"/>
        </w:rPr>
      </w:pPr>
    </w:p>
    <w:p w14:paraId="62B41AD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$email-&gt;</w:t>
      </w:r>
      <w:proofErr w:type="spellStart"/>
      <w:proofErr w:type="gramStart"/>
      <w:r w:rsidRPr="0083488E">
        <w:rPr>
          <w:lang w:val="en-US"/>
        </w:rPr>
        <w:t>setFrom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'tickets@masmetrologia.com', 'Mas Metrologia');</w:t>
      </w:r>
    </w:p>
    <w:p w14:paraId="3275E86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$email-&gt;</w:t>
      </w:r>
      <w:proofErr w:type="spellStart"/>
      <w:r w:rsidRPr="0083488E">
        <w:rPr>
          <w:lang w:val="en-US"/>
        </w:rPr>
        <w:t>setTo</w:t>
      </w:r>
      <w:proofErr w:type="spellEnd"/>
      <w:r w:rsidRPr="0083488E">
        <w:rPr>
          <w:lang w:val="en-US"/>
        </w:rPr>
        <w:t>($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);</w:t>
      </w:r>
    </w:p>
    <w:p w14:paraId="7061391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$email-&gt;</w:t>
      </w:r>
      <w:proofErr w:type="spellStart"/>
      <w:proofErr w:type="gramStart"/>
      <w:r w:rsidRPr="0083488E">
        <w:rPr>
          <w:lang w:val="en-US"/>
        </w:rPr>
        <w:t>setSubject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Verifica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tu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cuenta</w:t>
      </w:r>
      <w:proofErr w:type="spellEnd"/>
      <w:r w:rsidRPr="0083488E">
        <w:rPr>
          <w:lang w:val="en-US"/>
        </w:rPr>
        <w:t>');</w:t>
      </w:r>
    </w:p>
    <w:p w14:paraId="5CD71ADD" w14:textId="77777777" w:rsidR="0083488E" w:rsidRPr="0083488E" w:rsidRDefault="0083488E" w:rsidP="0083488E">
      <w:pPr>
        <w:rPr>
          <w:lang w:val="en-US"/>
        </w:rPr>
      </w:pPr>
    </w:p>
    <w:p w14:paraId="432E7A7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$link = 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/</w:t>
      </w:r>
      <w:proofErr w:type="spellStart"/>
      <w:r w:rsidRPr="0083488E">
        <w:rPr>
          <w:lang w:val="en-US"/>
        </w:rPr>
        <w:t>verificar</w:t>
      </w:r>
      <w:proofErr w:type="spellEnd"/>
      <w:r w:rsidRPr="0083488E">
        <w:rPr>
          <w:lang w:val="en-US"/>
        </w:rPr>
        <w:t>/</w:t>
      </w:r>
      <w:proofErr w:type="gramStart"/>
      <w:r w:rsidRPr="0083488E">
        <w:rPr>
          <w:lang w:val="en-US"/>
        </w:rPr>
        <w:t>'.$</w:t>
      </w:r>
      <w:proofErr w:type="gramEnd"/>
      <w:r w:rsidRPr="0083488E">
        <w:rPr>
          <w:lang w:val="en-US"/>
        </w:rPr>
        <w:t>token);</w:t>
      </w:r>
    </w:p>
    <w:p w14:paraId="691CC31A" w14:textId="77777777" w:rsidR="0083488E" w:rsidRPr="0083488E" w:rsidRDefault="0083488E" w:rsidP="0083488E">
      <w:pPr>
        <w:rPr>
          <w:lang w:val="en-US"/>
        </w:rPr>
      </w:pPr>
    </w:p>
    <w:p w14:paraId="0F75AC2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$email-&gt;</w:t>
      </w:r>
      <w:proofErr w:type="spellStart"/>
      <w:proofErr w:type="gramStart"/>
      <w:r w:rsidRPr="0083488E">
        <w:rPr>
          <w:lang w:val="en-US"/>
        </w:rPr>
        <w:t>setMessage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"</w:t>
      </w:r>
    </w:p>
    <w:p w14:paraId="305A9A6E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&lt;h3&gt;Verifica tu cuenta&lt;/h3&gt;</w:t>
      </w:r>
    </w:p>
    <w:p w14:paraId="1EE33944" w14:textId="77777777" w:rsidR="0083488E" w:rsidRPr="0083488E" w:rsidRDefault="0083488E" w:rsidP="0083488E">
      <w:r w:rsidRPr="0083488E">
        <w:t>            &lt;p&gt;Da clic en el siguiente enlace:&lt;/p&gt;</w:t>
      </w:r>
    </w:p>
    <w:p w14:paraId="0E18AE3D" w14:textId="77777777" w:rsidR="0083488E" w:rsidRPr="0083488E" w:rsidRDefault="0083488E" w:rsidP="0083488E">
      <w:r w:rsidRPr="0083488E">
        <w:t xml:space="preserve">            &lt;a </w:t>
      </w:r>
      <w:proofErr w:type="spellStart"/>
      <w:r w:rsidRPr="0083488E">
        <w:t>href</w:t>
      </w:r>
      <w:proofErr w:type="spellEnd"/>
      <w:r w:rsidRPr="0083488E">
        <w:t>='$link'&gt;Verificar cuenta&lt;/a&gt;</w:t>
      </w:r>
    </w:p>
    <w:p w14:paraId="63E1070A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");</w:t>
      </w:r>
    </w:p>
    <w:p w14:paraId="4AD80344" w14:textId="77777777" w:rsidR="0083488E" w:rsidRPr="0083488E" w:rsidRDefault="0083488E" w:rsidP="0083488E">
      <w:pPr>
        <w:rPr>
          <w:lang w:val="en-US"/>
        </w:rPr>
      </w:pPr>
    </w:p>
    <w:p w14:paraId="5C02327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if </w:t>
      </w:r>
      <w:proofErr w:type="gramStart"/>
      <w:r w:rsidRPr="0083488E">
        <w:rPr>
          <w:lang w:val="en-US"/>
        </w:rPr>
        <w:t>(!$</w:t>
      </w:r>
      <w:proofErr w:type="gramEnd"/>
      <w:r w:rsidRPr="0083488E">
        <w:rPr>
          <w:lang w:val="en-US"/>
        </w:rPr>
        <w:t>email-&gt;</w:t>
      </w:r>
      <w:proofErr w:type="gramStart"/>
      <w:r w:rsidRPr="0083488E">
        <w:rPr>
          <w:lang w:val="en-US"/>
        </w:rPr>
        <w:t>send(</w:t>
      </w:r>
      <w:proofErr w:type="gramEnd"/>
      <w:r w:rsidRPr="0083488E">
        <w:rPr>
          <w:lang w:val="en-US"/>
        </w:rPr>
        <w:t>)) {</w:t>
      </w:r>
    </w:p>
    <w:p w14:paraId="5B5745F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echo $email-&gt;</w:t>
      </w:r>
      <w:proofErr w:type="spellStart"/>
      <w:r w:rsidRPr="0083488E">
        <w:rPr>
          <w:lang w:val="en-US"/>
        </w:rPr>
        <w:t>printDebugger</w:t>
      </w:r>
      <w:proofErr w:type="spellEnd"/>
      <w:r w:rsidRPr="0083488E">
        <w:rPr>
          <w:lang w:val="en-US"/>
        </w:rPr>
        <w:t>(['headers']);</w:t>
      </w:r>
    </w:p>
    <w:p w14:paraId="3E22FD4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</w:t>
      </w:r>
    </w:p>
    <w:p w14:paraId="5F5C4923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}</w:t>
      </w:r>
    </w:p>
    <w:p w14:paraId="726EBF92" w14:textId="77777777" w:rsidR="0083488E" w:rsidRPr="0083488E" w:rsidRDefault="0083488E" w:rsidP="0083488E"/>
    <w:p w14:paraId="1DB8278C" w14:textId="77777777" w:rsidR="0083488E" w:rsidRPr="0083488E" w:rsidRDefault="0083488E" w:rsidP="0083488E">
      <w:r w:rsidRPr="0083488E">
        <w:t>            //$email-&gt;</w:t>
      </w:r>
      <w:proofErr w:type="spellStart"/>
      <w:proofErr w:type="gramStart"/>
      <w:r w:rsidRPr="0083488E">
        <w:t>send</w:t>
      </w:r>
      <w:proofErr w:type="spellEnd"/>
      <w:r w:rsidRPr="0083488E">
        <w:t>(</w:t>
      </w:r>
      <w:proofErr w:type="gramEnd"/>
      <w:r w:rsidRPr="0083488E">
        <w:t>);</w:t>
      </w:r>
    </w:p>
    <w:p w14:paraId="3CD1E1BA" w14:textId="77777777" w:rsidR="0083488E" w:rsidRPr="0083488E" w:rsidRDefault="0083488E" w:rsidP="0083488E">
      <w:r w:rsidRPr="0083488E">
        <w:t xml:space="preserve">            </w:t>
      </w:r>
    </w:p>
    <w:p w14:paraId="5ACD7B6E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  <w:r w:rsidRPr="0083488E">
        <w:t>'</w:t>
      </w:r>
      <w:proofErr w:type="spellStart"/>
      <w:r w:rsidRPr="0083488E">
        <w:t>success</w:t>
      </w:r>
      <w:proofErr w:type="spellEnd"/>
      <w:r w:rsidRPr="0083488E">
        <w:t xml:space="preserve">', 'Usuario en proceso de </w:t>
      </w:r>
      <w:proofErr w:type="spellStart"/>
      <w:proofErr w:type="gramStart"/>
      <w:r w:rsidRPr="0083488E">
        <w:t>registro,verifique</w:t>
      </w:r>
      <w:proofErr w:type="spellEnd"/>
      <w:proofErr w:type="gramEnd"/>
      <w:r w:rsidRPr="0083488E">
        <w:t xml:space="preserve"> su correo para finalizar el registro');</w:t>
      </w:r>
    </w:p>
    <w:p w14:paraId="18050328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('/admin/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'));</w:t>
      </w:r>
    </w:p>
    <w:p w14:paraId="1356C0F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        //return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'));</w:t>
      </w:r>
    </w:p>
    <w:p w14:paraId="0236913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 else {</w:t>
      </w:r>
    </w:p>
    <w:p w14:paraId="026E972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$this-&gt;session-&gt;</w:t>
      </w:r>
      <w:proofErr w:type="spellStart"/>
      <w:proofErr w:type="gramStart"/>
      <w:r w:rsidRPr="0083488E">
        <w:rPr>
          <w:lang w:val="en-US"/>
        </w:rPr>
        <w:t>setFlashdata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 xml:space="preserve">'error', 'Error al registrar 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');</w:t>
      </w:r>
    </w:p>
    <w:p w14:paraId="67A932F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('/admin/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'));</w:t>
      </w:r>
    </w:p>
    <w:p w14:paraId="611449D8" w14:textId="77777777" w:rsidR="0083488E" w:rsidRPr="0083488E" w:rsidRDefault="0083488E" w:rsidP="0083488E">
      <w:pPr>
        <w:rPr>
          <w:lang w:val="en-US"/>
        </w:rPr>
      </w:pPr>
    </w:p>
    <w:p w14:paraId="6261D72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5E8804C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232B372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}</w:t>
      </w:r>
    </w:p>
    <w:p w14:paraId="4BF0BC19" w14:textId="77777777" w:rsidR="0083488E" w:rsidRPr="0083488E" w:rsidRDefault="0083488E" w:rsidP="0083488E">
      <w:pPr>
        <w:rPr>
          <w:lang w:val="en-US"/>
        </w:rPr>
      </w:pPr>
    </w:p>
    <w:p w14:paraId="1A276B24" w14:textId="77777777" w:rsidR="0083488E" w:rsidRPr="0083488E" w:rsidRDefault="0083488E" w:rsidP="0083488E">
      <w:pPr>
        <w:rPr>
          <w:lang w:val="en-US"/>
        </w:rPr>
      </w:pPr>
    </w:p>
    <w:p w14:paraId="65EC2504" w14:textId="218C318A" w:rsidR="0083488E" w:rsidRDefault="0083488E" w:rsidP="0083488E">
      <w:pPr>
        <w:pStyle w:val="Ttulo4"/>
        <w:rPr>
          <w:lang w:val="en-US"/>
        </w:rPr>
      </w:pPr>
      <w:r>
        <w:rPr>
          <w:lang w:val="en-US"/>
        </w:rPr>
        <w:t xml:space="preserve">2.1.2.2 </w:t>
      </w:r>
      <w:proofErr w:type="spellStart"/>
      <w:r>
        <w:rPr>
          <w:lang w:val="en-US"/>
        </w:rPr>
        <w:t>Auth.php</w:t>
      </w:r>
      <w:proofErr w:type="spellEnd"/>
    </w:p>
    <w:p w14:paraId="7BB98B1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</w:p>
    <w:p w14:paraId="1819368A" w14:textId="77777777" w:rsidR="0083488E" w:rsidRPr="0083488E" w:rsidRDefault="0083488E" w:rsidP="0083488E">
      <w:pPr>
        <w:rPr>
          <w:lang w:val="en-US"/>
        </w:rPr>
      </w:pPr>
    </w:p>
    <w:p w14:paraId="1A4E0F7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namespace App\Controllers;</w:t>
      </w:r>
    </w:p>
    <w:p w14:paraId="3FB539ED" w14:textId="77777777" w:rsidR="0083488E" w:rsidRPr="0083488E" w:rsidRDefault="0083488E" w:rsidP="0083488E">
      <w:pPr>
        <w:rPr>
          <w:lang w:val="en-US"/>
        </w:rPr>
      </w:pPr>
    </w:p>
    <w:p w14:paraId="267C1B2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App\Models\</w:t>
      </w:r>
      <w:proofErr w:type="spell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;</w:t>
      </w:r>
    </w:p>
    <w:p w14:paraId="022B84A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CodeIgniter\Controller;</w:t>
      </w:r>
    </w:p>
    <w:p w14:paraId="5A8C1B48" w14:textId="77777777" w:rsidR="0083488E" w:rsidRPr="0083488E" w:rsidRDefault="0083488E" w:rsidP="0083488E">
      <w:pPr>
        <w:rPr>
          <w:lang w:val="en-US"/>
        </w:rPr>
      </w:pPr>
    </w:p>
    <w:p w14:paraId="4BFF909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class Auth extends Controller</w:t>
      </w:r>
    </w:p>
    <w:p w14:paraId="265AF63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0AA4F53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proofErr w:type="gramStart"/>
      <w:r w:rsidRPr="0083488E">
        <w:rPr>
          <w:lang w:val="en-US"/>
        </w:rPr>
        <w:t>forgotPassword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</w:t>
      </w:r>
    </w:p>
    <w:p w14:paraId="755F6F1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693646E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view('auth/</w:t>
      </w:r>
      <w:proofErr w:type="spellStart"/>
      <w:r w:rsidRPr="0083488E">
        <w:rPr>
          <w:lang w:val="en-US"/>
        </w:rPr>
        <w:t>forgot_password</w:t>
      </w:r>
      <w:proofErr w:type="spellEnd"/>
      <w:r w:rsidRPr="0083488E">
        <w:rPr>
          <w:lang w:val="en-US"/>
        </w:rPr>
        <w:t>');</w:t>
      </w:r>
    </w:p>
    <w:p w14:paraId="624A317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53590C4E" w14:textId="77777777" w:rsidR="0083488E" w:rsidRPr="0083488E" w:rsidRDefault="0083488E" w:rsidP="0083488E">
      <w:pPr>
        <w:rPr>
          <w:lang w:val="en-US"/>
        </w:rPr>
      </w:pPr>
    </w:p>
    <w:p w14:paraId="1A39F74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proofErr w:type="gramStart"/>
      <w:r w:rsidRPr="0083488E">
        <w:rPr>
          <w:lang w:val="en-US"/>
        </w:rPr>
        <w:t>processForgot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</w:t>
      </w:r>
    </w:p>
    <w:p w14:paraId="3CCF808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{</w:t>
      </w:r>
    </w:p>
    <w:p w14:paraId="7F82CE4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$email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');</w:t>
      </w:r>
    </w:p>
    <w:p w14:paraId="583050B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userModel</w:t>
      </w:r>
      <w:proofErr w:type="spellEnd"/>
      <w:r w:rsidRPr="0083488E">
        <w:rPr>
          <w:lang w:val="en-US"/>
        </w:rPr>
        <w:t xml:space="preserve"> = new </w:t>
      </w:r>
      <w:proofErr w:type="spellStart"/>
      <w:proofErr w:type="gram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50952491" w14:textId="77777777" w:rsidR="0083488E" w:rsidRPr="0083488E" w:rsidRDefault="0083488E" w:rsidP="0083488E">
      <w:pPr>
        <w:rPr>
          <w:lang w:val="en-US"/>
        </w:rPr>
      </w:pPr>
    </w:p>
    <w:p w14:paraId="04A8AF5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$user = $</w:t>
      </w:r>
      <w:proofErr w:type="spellStart"/>
      <w:r w:rsidRPr="0083488E">
        <w:rPr>
          <w:lang w:val="en-US"/>
        </w:rPr>
        <w:t>userModel</w:t>
      </w:r>
      <w:proofErr w:type="spellEnd"/>
      <w:r w:rsidRPr="0083488E">
        <w:rPr>
          <w:lang w:val="en-US"/>
        </w:rPr>
        <w:t>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', $email)-&gt;</w:t>
      </w:r>
      <w:proofErr w:type="gramStart"/>
      <w:r w:rsidRPr="0083488E">
        <w:rPr>
          <w:lang w:val="en-US"/>
        </w:rPr>
        <w:t>first(</w:t>
      </w:r>
      <w:proofErr w:type="gramEnd"/>
      <w:r w:rsidRPr="0083488E">
        <w:rPr>
          <w:lang w:val="en-US"/>
        </w:rPr>
        <w:t>);</w:t>
      </w:r>
    </w:p>
    <w:p w14:paraId="565B35DB" w14:textId="77777777" w:rsidR="0083488E" w:rsidRPr="0083488E" w:rsidRDefault="0083488E" w:rsidP="0083488E">
      <w:pPr>
        <w:rPr>
          <w:lang w:val="en-US"/>
        </w:rPr>
      </w:pPr>
    </w:p>
    <w:p w14:paraId="042DF49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if </w:t>
      </w:r>
      <w:proofErr w:type="gramStart"/>
      <w:r w:rsidRPr="0083488E">
        <w:rPr>
          <w:lang w:val="en-US"/>
        </w:rPr>
        <w:t>(!$</w:t>
      </w:r>
      <w:proofErr w:type="gramEnd"/>
      <w:r w:rsidRPr="0083488E">
        <w:rPr>
          <w:lang w:val="en-US"/>
        </w:rPr>
        <w:t>user) {</w:t>
      </w:r>
    </w:p>
    <w:p w14:paraId="720C28A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</w:t>
      </w:r>
      <w:proofErr w:type="gramStart"/>
      <w:r w:rsidRPr="0083488E">
        <w:rPr>
          <w:lang w:val="en-US"/>
        </w:rPr>
        <w:t>back(</w:t>
      </w:r>
      <w:proofErr w:type="gramEnd"/>
      <w:r w:rsidRPr="0083488E">
        <w:rPr>
          <w:lang w:val="en-US"/>
        </w:rPr>
        <w:t>)-&gt;</w:t>
      </w:r>
      <w:proofErr w:type="gramStart"/>
      <w:r w:rsidRPr="0083488E">
        <w:rPr>
          <w:lang w:val="en-US"/>
        </w:rPr>
        <w:t>with(</w:t>
      </w:r>
      <w:proofErr w:type="gramEnd"/>
      <w:r w:rsidRPr="0083488E">
        <w:rPr>
          <w:lang w:val="en-US"/>
        </w:rPr>
        <w:t xml:space="preserve">'error', 'Correo no </w:t>
      </w:r>
      <w:proofErr w:type="spellStart"/>
      <w:r w:rsidRPr="0083488E">
        <w:rPr>
          <w:lang w:val="en-US"/>
        </w:rPr>
        <w:t>encontrado</w:t>
      </w:r>
      <w:proofErr w:type="spellEnd"/>
      <w:r w:rsidRPr="0083488E">
        <w:rPr>
          <w:lang w:val="en-US"/>
        </w:rPr>
        <w:t>');</w:t>
      </w:r>
    </w:p>
    <w:p w14:paraId="577F8D0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5352AFD8" w14:textId="77777777" w:rsidR="0083488E" w:rsidRPr="0083488E" w:rsidRDefault="0083488E" w:rsidP="0083488E">
      <w:pPr>
        <w:rPr>
          <w:lang w:val="en-US"/>
        </w:rPr>
      </w:pPr>
    </w:p>
    <w:p w14:paraId="2630CAE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</w:t>
      </w:r>
      <w:proofErr w:type="spellStart"/>
      <w:r w:rsidRPr="0083488E">
        <w:rPr>
          <w:lang w:val="en-US"/>
        </w:rPr>
        <w:t>Generar</w:t>
      </w:r>
      <w:proofErr w:type="spellEnd"/>
      <w:r w:rsidRPr="0083488E">
        <w:rPr>
          <w:lang w:val="en-US"/>
        </w:rPr>
        <w:t xml:space="preserve"> token</w:t>
      </w:r>
    </w:p>
    <w:p w14:paraId="38E6080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$token = bin2hex(</w:t>
      </w:r>
      <w:proofErr w:type="spellStart"/>
      <w:r w:rsidRPr="0083488E">
        <w:rPr>
          <w:lang w:val="en-US"/>
        </w:rPr>
        <w:t>random_</w:t>
      </w:r>
      <w:proofErr w:type="gramStart"/>
      <w:r w:rsidRPr="0083488E">
        <w:rPr>
          <w:lang w:val="en-US"/>
        </w:rPr>
        <w:t>bytes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16));</w:t>
      </w:r>
    </w:p>
    <w:p w14:paraId="6BCE6F72" w14:textId="77777777" w:rsidR="0083488E" w:rsidRPr="0083488E" w:rsidRDefault="0083488E" w:rsidP="0083488E">
      <w:pPr>
        <w:rPr>
          <w:lang w:val="en-US"/>
        </w:rPr>
      </w:pPr>
    </w:p>
    <w:p w14:paraId="69965B21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</w:t>
      </w:r>
      <w:r w:rsidRPr="000062B9">
        <w:rPr>
          <w:lang w:val="en-US"/>
        </w:rPr>
        <w:t>$</w:t>
      </w:r>
      <w:proofErr w:type="spellStart"/>
      <w:r w:rsidRPr="000062B9">
        <w:rPr>
          <w:lang w:val="en-US"/>
        </w:rPr>
        <w:t>userModel</w:t>
      </w:r>
      <w:proofErr w:type="spellEnd"/>
      <w:r w:rsidRPr="000062B9">
        <w:rPr>
          <w:lang w:val="en-US"/>
        </w:rPr>
        <w:t>-&gt;update($user['</w:t>
      </w:r>
      <w:proofErr w:type="spellStart"/>
      <w:r w:rsidRPr="000062B9">
        <w:rPr>
          <w:lang w:val="en-US"/>
        </w:rPr>
        <w:t>id_usuarios</w:t>
      </w:r>
      <w:proofErr w:type="spellEnd"/>
      <w:r w:rsidRPr="000062B9">
        <w:rPr>
          <w:lang w:val="en-US"/>
        </w:rPr>
        <w:t>'], [</w:t>
      </w:r>
    </w:p>
    <w:p w14:paraId="4832DE6C" w14:textId="77777777" w:rsidR="0083488E" w:rsidRPr="0083488E" w:rsidRDefault="0083488E" w:rsidP="0083488E">
      <w:pPr>
        <w:rPr>
          <w:lang w:val="en-US"/>
        </w:rPr>
      </w:pPr>
      <w:r w:rsidRPr="000062B9">
        <w:rPr>
          <w:lang w:val="en-US"/>
        </w:rPr>
        <w:t xml:space="preserve">            </w:t>
      </w:r>
      <w:r w:rsidRPr="0083488E">
        <w:rPr>
          <w:lang w:val="en-US"/>
        </w:rPr>
        <w:t>'</w:t>
      </w:r>
      <w:proofErr w:type="spellStart"/>
      <w:proofErr w:type="gramStart"/>
      <w:r w:rsidRPr="0083488E">
        <w:rPr>
          <w:lang w:val="en-US"/>
        </w:rPr>
        <w:t>reset</w:t>
      </w:r>
      <w:proofErr w:type="gramEnd"/>
      <w:r w:rsidRPr="0083488E">
        <w:rPr>
          <w:lang w:val="en-US"/>
        </w:rPr>
        <w:t>_token</w:t>
      </w:r>
      <w:proofErr w:type="spellEnd"/>
      <w:r w:rsidRPr="0083488E">
        <w:rPr>
          <w:lang w:val="en-US"/>
        </w:rPr>
        <w:t>' =&gt; $token</w:t>
      </w:r>
    </w:p>
    <w:p w14:paraId="628BC27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]);</w:t>
      </w:r>
    </w:p>
    <w:p w14:paraId="26B0BC15" w14:textId="77777777" w:rsidR="0083488E" w:rsidRPr="0083488E" w:rsidRDefault="0083488E" w:rsidP="0083488E">
      <w:pPr>
        <w:rPr>
          <w:lang w:val="en-US"/>
        </w:rPr>
      </w:pPr>
    </w:p>
    <w:p w14:paraId="652C2B7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emailService</w:t>
      </w:r>
      <w:proofErr w:type="spellEnd"/>
      <w:r w:rsidRPr="0083488E">
        <w:rPr>
          <w:lang w:val="en-US"/>
        </w:rPr>
        <w:t xml:space="preserve"> = </w:t>
      </w:r>
      <w:proofErr w:type="gramStart"/>
      <w:r w:rsidRPr="0083488E">
        <w:rPr>
          <w:lang w:val="en-US"/>
        </w:rPr>
        <w:t>\Config\Services::email(</w:t>
      </w:r>
      <w:proofErr w:type="gramEnd"/>
      <w:r w:rsidRPr="0083488E">
        <w:rPr>
          <w:lang w:val="en-US"/>
        </w:rPr>
        <w:t>);</w:t>
      </w:r>
    </w:p>
    <w:p w14:paraId="6A8CA37C" w14:textId="77777777" w:rsidR="0083488E" w:rsidRPr="0083488E" w:rsidRDefault="0083488E" w:rsidP="0083488E">
      <w:pPr>
        <w:rPr>
          <w:lang w:val="en-US"/>
        </w:rPr>
      </w:pPr>
    </w:p>
    <w:p w14:paraId="3068C6C8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</w:t>
      </w:r>
      <w:r w:rsidRPr="000062B9">
        <w:rPr>
          <w:lang w:val="en-US"/>
        </w:rPr>
        <w:t>$</w:t>
      </w:r>
      <w:proofErr w:type="spellStart"/>
      <w:r w:rsidRPr="000062B9">
        <w:rPr>
          <w:lang w:val="en-US"/>
        </w:rPr>
        <w:t>emailService</w:t>
      </w:r>
      <w:proofErr w:type="spellEnd"/>
      <w:r w:rsidRPr="000062B9">
        <w:rPr>
          <w:lang w:val="en-US"/>
        </w:rPr>
        <w:t>-&gt;</w:t>
      </w:r>
      <w:proofErr w:type="spellStart"/>
      <w:proofErr w:type="gramStart"/>
      <w:r w:rsidRPr="000062B9">
        <w:rPr>
          <w:lang w:val="en-US"/>
        </w:rPr>
        <w:t>setFrom</w:t>
      </w:r>
      <w:proofErr w:type="spellEnd"/>
      <w:r w:rsidRPr="000062B9">
        <w:rPr>
          <w:lang w:val="en-US"/>
        </w:rPr>
        <w:t>(</w:t>
      </w:r>
      <w:proofErr w:type="gramEnd"/>
      <w:r w:rsidRPr="000062B9">
        <w:rPr>
          <w:lang w:val="en-US"/>
        </w:rPr>
        <w:t>'tickets@masmetrologia.com', 'Mas Metrologia');</w:t>
      </w:r>
    </w:p>
    <w:p w14:paraId="3E9EAE5D" w14:textId="77777777" w:rsidR="0083488E" w:rsidRPr="0083488E" w:rsidRDefault="0083488E" w:rsidP="0083488E">
      <w:pPr>
        <w:rPr>
          <w:lang w:val="en-US"/>
        </w:rPr>
      </w:pPr>
      <w:r w:rsidRPr="000062B9">
        <w:rPr>
          <w:lang w:val="en-US"/>
        </w:rPr>
        <w:t xml:space="preserve">        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emailService</w:t>
      </w:r>
      <w:proofErr w:type="spellEnd"/>
      <w:r w:rsidRPr="0083488E">
        <w:rPr>
          <w:lang w:val="en-US"/>
        </w:rPr>
        <w:t>-&gt;</w:t>
      </w:r>
      <w:proofErr w:type="spellStart"/>
      <w:r w:rsidRPr="0083488E">
        <w:rPr>
          <w:lang w:val="en-US"/>
        </w:rPr>
        <w:t>setTo</w:t>
      </w:r>
      <w:proofErr w:type="spellEnd"/>
      <w:r w:rsidRPr="0083488E">
        <w:rPr>
          <w:lang w:val="en-US"/>
        </w:rPr>
        <w:t>($email);</w:t>
      </w:r>
    </w:p>
    <w:p w14:paraId="6893F91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emailService</w:t>
      </w:r>
      <w:proofErr w:type="spellEnd"/>
      <w:r w:rsidRPr="0083488E">
        <w:rPr>
          <w:lang w:val="en-US"/>
        </w:rPr>
        <w:t>-&gt;</w:t>
      </w:r>
      <w:proofErr w:type="spellStart"/>
      <w:proofErr w:type="gramStart"/>
      <w:r w:rsidRPr="0083488E">
        <w:rPr>
          <w:lang w:val="en-US"/>
        </w:rPr>
        <w:t>setSubject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Recuperar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contraseña</w:t>
      </w:r>
      <w:proofErr w:type="spellEnd"/>
      <w:r w:rsidRPr="0083488E">
        <w:rPr>
          <w:lang w:val="en-US"/>
        </w:rPr>
        <w:t>');</w:t>
      </w:r>
    </w:p>
    <w:p w14:paraId="0FC85A0D" w14:textId="77777777" w:rsidR="0083488E" w:rsidRPr="0083488E" w:rsidRDefault="0083488E" w:rsidP="0083488E">
      <w:pPr>
        <w:rPr>
          <w:lang w:val="en-US"/>
        </w:rPr>
      </w:pPr>
    </w:p>
    <w:p w14:paraId="14336504" w14:textId="77777777" w:rsidR="0083488E" w:rsidRPr="0083488E" w:rsidRDefault="0083488E" w:rsidP="0083488E">
      <w:r w:rsidRPr="0083488E">
        <w:rPr>
          <w:lang w:val="en-US"/>
        </w:rPr>
        <w:t xml:space="preserve">        $link = </w:t>
      </w:r>
      <w:proofErr w:type="spellStart"/>
      <w:r w:rsidRPr="0083488E">
        <w:rPr>
          <w:lang w:val="en-US"/>
        </w:rPr>
        <w:t>base_</w:t>
      </w:r>
      <w:proofErr w:type="gramStart"/>
      <w:r w:rsidRPr="0083488E">
        <w:rPr>
          <w:lang w:val="en-US"/>
        </w:rPr>
        <w:t>url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'/reset-password/</w:t>
      </w:r>
      <w:proofErr w:type="gramStart"/>
      <w:r w:rsidRPr="0083488E">
        <w:rPr>
          <w:lang w:val="en-US"/>
        </w:rPr>
        <w:t>' .</w:t>
      </w:r>
      <w:proofErr w:type="gramEnd"/>
      <w:r w:rsidRPr="0083488E">
        <w:rPr>
          <w:lang w:val="en-US"/>
        </w:rPr>
        <w:t xml:space="preserve"> </w:t>
      </w:r>
      <w:r w:rsidRPr="0083488E">
        <w:t>$token);</w:t>
      </w:r>
    </w:p>
    <w:p w14:paraId="12B6F816" w14:textId="77777777" w:rsidR="0083488E" w:rsidRPr="0083488E" w:rsidRDefault="0083488E" w:rsidP="0083488E"/>
    <w:p w14:paraId="10582F39" w14:textId="77777777" w:rsidR="0083488E" w:rsidRPr="0083488E" w:rsidRDefault="0083488E" w:rsidP="0083488E">
      <w:r w:rsidRPr="0083488E">
        <w:t>        $</w:t>
      </w:r>
      <w:proofErr w:type="spellStart"/>
      <w:r w:rsidRPr="0083488E">
        <w:t>emailService</w:t>
      </w:r>
      <w:proofErr w:type="spellEnd"/>
      <w:r w:rsidRPr="0083488E">
        <w:t>-&gt;</w:t>
      </w:r>
      <w:proofErr w:type="spellStart"/>
      <w:proofErr w:type="gramStart"/>
      <w:r w:rsidRPr="0083488E">
        <w:t>setMessage</w:t>
      </w:r>
      <w:proofErr w:type="spellEnd"/>
      <w:r w:rsidRPr="0083488E">
        <w:t>(</w:t>
      </w:r>
      <w:proofErr w:type="gramEnd"/>
      <w:r w:rsidRPr="0083488E">
        <w:t>"</w:t>
      </w:r>
    </w:p>
    <w:p w14:paraId="22185F45" w14:textId="77777777" w:rsidR="0083488E" w:rsidRPr="0083488E" w:rsidRDefault="0083488E" w:rsidP="0083488E">
      <w:r w:rsidRPr="0083488E">
        <w:lastRenderedPageBreak/>
        <w:t>        &lt;h3&gt;Recuperación de contraseña&lt;/h3&gt;</w:t>
      </w:r>
    </w:p>
    <w:p w14:paraId="1C0BB16F" w14:textId="77777777" w:rsidR="0083488E" w:rsidRPr="0083488E" w:rsidRDefault="0083488E" w:rsidP="0083488E">
      <w:r w:rsidRPr="0083488E">
        <w:t>        &lt;p&gt;Da clic en el siguiente enlace para cambiar tu contraseña:&lt;/p&gt;</w:t>
      </w:r>
    </w:p>
    <w:p w14:paraId="07A2C139" w14:textId="77777777" w:rsidR="0083488E" w:rsidRPr="0083488E" w:rsidRDefault="0083488E" w:rsidP="0083488E">
      <w:r w:rsidRPr="0083488E">
        <w:t xml:space="preserve">        &lt;a </w:t>
      </w:r>
      <w:proofErr w:type="spellStart"/>
      <w:r w:rsidRPr="0083488E">
        <w:t>href</w:t>
      </w:r>
      <w:proofErr w:type="spellEnd"/>
      <w:r w:rsidRPr="0083488E">
        <w:t>='$link'&gt;Restablecer contraseña&lt;/a&gt;</w:t>
      </w:r>
      <w:proofErr w:type="gramStart"/>
      <w:r w:rsidRPr="0083488E">
        <w:t>" )</w:t>
      </w:r>
      <w:proofErr w:type="gramEnd"/>
      <w:r w:rsidRPr="0083488E">
        <w:t>;</w:t>
      </w:r>
    </w:p>
    <w:p w14:paraId="09DB6FA4" w14:textId="77777777" w:rsidR="0083488E" w:rsidRPr="0083488E" w:rsidRDefault="0083488E" w:rsidP="0083488E"/>
    <w:p w14:paraId="4256A871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 xml:space="preserve">if </w:t>
      </w:r>
      <w:proofErr w:type="gramStart"/>
      <w:r w:rsidRPr="0083488E">
        <w:rPr>
          <w:lang w:val="en-US"/>
        </w:rPr>
        <w:t>(!$</w:t>
      </w:r>
      <w:proofErr w:type="spellStart"/>
      <w:proofErr w:type="gramEnd"/>
      <w:r w:rsidRPr="0083488E">
        <w:rPr>
          <w:lang w:val="en-US"/>
        </w:rPr>
        <w:t>emailService</w:t>
      </w:r>
      <w:proofErr w:type="spellEnd"/>
      <w:r w:rsidRPr="0083488E">
        <w:rPr>
          <w:lang w:val="en-US"/>
        </w:rPr>
        <w:t>-&gt;</w:t>
      </w:r>
      <w:proofErr w:type="gramStart"/>
      <w:r w:rsidRPr="0083488E">
        <w:rPr>
          <w:lang w:val="en-US"/>
        </w:rPr>
        <w:t>send(</w:t>
      </w:r>
      <w:proofErr w:type="gramEnd"/>
      <w:r w:rsidRPr="0083488E">
        <w:rPr>
          <w:lang w:val="en-US"/>
        </w:rPr>
        <w:t>)) {</w:t>
      </w:r>
    </w:p>
    <w:p w14:paraId="1188C3E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echo $</w:t>
      </w:r>
      <w:proofErr w:type="spellStart"/>
      <w:r w:rsidRPr="0083488E">
        <w:rPr>
          <w:lang w:val="en-US"/>
        </w:rPr>
        <w:t>emailService</w:t>
      </w:r>
      <w:proofErr w:type="spellEnd"/>
      <w:r w:rsidRPr="0083488E">
        <w:rPr>
          <w:lang w:val="en-US"/>
        </w:rPr>
        <w:t>-&gt;</w:t>
      </w:r>
      <w:proofErr w:type="spellStart"/>
      <w:r w:rsidRPr="0083488E">
        <w:rPr>
          <w:lang w:val="en-US"/>
        </w:rPr>
        <w:t>printDebugger</w:t>
      </w:r>
      <w:proofErr w:type="spellEnd"/>
      <w:r w:rsidRPr="0083488E">
        <w:rPr>
          <w:lang w:val="en-US"/>
        </w:rPr>
        <w:t>(['</w:t>
      </w:r>
      <w:proofErr w:type="spellStart"/>
      <w:r w:rsidRPr="0083488E">
        <w:rPr>
          <w:lang w:val="en-US"/>
        </w:rPr>
        <w:t>headers','subject','body</w:t>
      </w:r>
      <w:proofErr w:type="spellEnd"/>
      <w:r w:rsidRPr="0083488E">
        <w:rPr>
          <w:lang w:val="en-US"/>
        </w:rPr>
        <w:t>']);</w:t>
      </w:r>
    </w:p>
    <w:p w14:paraId="46D142E0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proofErr w:type="spellStart"/>
      <w:r w:rsidRPr="0083488E">
        <w:t>exit</w:t>
      </w:r>
      <w:proofErr w:type="spellEnd"/>
      <w:r w:rsidRPr="0083488E">
        <w:t>;</w:t>
      </w:r>
    </w:p>
    <w:p w14:paraId="64FF54CE" w14:textId="77777777" w:rsidR="0083488E" w:rsidRPr="0083488E" w:rsidRDefault="0083488E" w:rsidP="0083488E">
      <w:r w:rsidRPr="0083488E">
        <w:t xml:space="preserve">        }   </w:t>
      </w:r>
    </w:p>
    <w:p w14:paraId="32653CFA" w14:textId="77777777" w:rsidR="0083488E" w:rsidRPr="0083488E" w:rsidRDefault="0083488E" w:rsidP="0083488E"/>
    <w:p w14:paraId="70E10A00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return</w:t>
      </w:r>
      <w:proofErr w:type="spellEnd"/>
      <w:r w:rsidRPr="0083488E">
        <w:t xml:space="preserve"> </w:t>
      </w:r>
      <w:proofErr w:type="spellStart"/>
      <w:r w:rsidRPr="0083488E">
        <w:t>redirect</w:t>
      </w:r>
      <w:proofErr w:type="spellEnd"/>
      <w:r w:rsidRPr="0083488E">
        <w:t>()-&gt;</w:t>
      </w:r>
      <w:proofErr w:type="spellStart"/>
      <w:r w:rsidRPr="0083488E">
        <w:t>to</w:t>
      </w:r>
      <w:proofErr w:type="spellEnd"/>
      <w:r w:rsidRPr="0083488E">
        <w:t>(</w:t>
      </w:r>
      <w:proofErr w:type="spellStart"/>
      <w:r w:rsidRPr="0083488E">
        <w:t>base_url</w:t>
      </w:r>
      <w:proofErr w:type="spellEnd"/>
      <w:r w:rsidRPr="0083488E">
        <w:t>('/</w:t>
      </w:r>
      <w:proofErr w:type="spellStart"/>
      <w:r w:rsidRPr="0083488E">
        <w:t>login_c</w:t>
      </w:r>
      <w:proofErr w:type="spellEnd"/>
      <w:r w:rsidRPr="0083488E">
        <w:t>'))-&gt;</w:t>
      </w:r>
      <w:proofErr w:type="spellStart"/>
      <w:proofErr w:type="gramStart"/>
      <w:r w:rsidRPr="0083488E">
        <w:t>with</w:t>
      </w:r>
      <w:proofErr w:type="spellEnd"/>
      <w:r w:rsidRPr="0083488E">
        <w:t>(</w:t>
      </w:r>
      <w:proofErr w:type="gramEnd"/>
      <w:r w:rsidRPr="0083488E">
        <w:t>'</w:t>
      </w:r>
      <w:proofErr w:type="spellStart"/>
      <w:r w:rsidRPr="0083488E">
        <w:t>success</w:t>
      </w:r>
      <w:proofErr w:type="spellEnd"/>
      <w:r w:rsidRPr="0083488E">
        <w:t>', 'Revisa tu correo para continuar');</w:t>
      </w:r>
    </w:p>
    <w:p w14:paraId="04499146" w14:textId="77777777" w:rsidR="0083488E" w:rsidRPr="0083488E" w:rsidRDefault="0083488E" w:rsidP="0083488E"/>
    <w:p w14:paraId="1556D3DE" w14:textId="77777777" w:rsidR="0083488E" w:rsidRPr="0083488E" w:rsidRDefault="0083488E" w:rsidP="0083488E">
      <w:r w:rsidRPr="0083488E">
        <w:t>        // Aquí podrías enviar email, pero por ahora redirigimos directo</w:t>
      </w:r>
    </w:p>
    <w:p w14:paraId="3F0AB048" w14:textId="77777777" w:rsidR="0083488E" w:rsidRPr="0083488E" w:rsidRDefault="0083488E" w:rsidP="0083488E">
      <w:pPr>
        <w:rPr>
          <w:lang w:val="en-US"/>
        </w:rPr>
      </w:pPr>
      <w:r w:rsidRPr="0083488E">
        <w:t>       </w:t>
      </w:r>
      <w:r w:rsidRPr="0083488E">
        <w:rPr>
          <w:lang w:val="en-US"/>
        </w:rPr>
        <w:t xml:space="preserve">// return </w:t>
      </w:r>
      <w:proofErr w:type="gramStart"/>
      <w:r w:rsidRPr="0083488E">
        <w:rPr>
          <w:lang w:val="en-US"/>
        </w:rPr>
        <w:t>redirect(</w:t>
      </w:r>
      <w:proofErr w:type="gramEnd"/>
      <w:r w:rsidRPr="0083488E">
        <w:rPr>
          <w:lang w:val="en-US"/>
        </w:rPr>
        <w:t>)-&gt;</w:t>
      </w:r>
      <w:proofErr w:type="gramStart"/>
      <w:r w:rsidRPr="0083488E">
        <w:rPr>
          <w:lang w:val="en-US"/>
        </w:rPr>
        <w:t>to(</w:t>
      </w:r>
      <w:proofErr w:type="gramEnd"/>
      <w:r w:rsidRPr="0083488E">
        <w:rPr>
          <w:lang w:val="en-US"/>
        </w:rPr>
        <w:t>'/reset-password/</w:t>
      </w:r>
      <w:proofErr w:type="gramStart"/>
      <w:r w:rsidRPr="0083488E">
        <w:rPr>
          <w:lang w:val="en-US"/>
        </w:rPr>
        <w:t>' .</w:t>
      </w:r>
      <w:proofErr w:type="gramEnd"/>
      <w:r w:rsidRPr="0083488E">
        <w:rPr>
          <w:lang w:val="en-US"/>
        </w:rPr>
        <w:t xml:space="preserve"> $token);</w:t>
      </w:r>
    </w:p>
    <w:p w14:paraId="1819A2A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2A82D5F6" w14:textId="77777777" w:rsidR="0083488E" w:rsidRPr="0083488E" w:rsidRDefault="0083488E" w:rsidP="0083488E">
      <w:pPr>
        <w:rPr>
          <w:lang w:val="en-US"/>
        </w:rPr>
      </w:pPr>
    </w:p>
    <w:p w14:paraId="785715A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r w:rsidRPr="0083488E">
        <w:rPr>
          <w:lang w:val="en-US"/>
        </w:rPr>
        <w:t>resetPassword</w:t>
      </w:r>
      <w:proofErr w:type="spellEnd"/>
      <w:r w:rsidRPr="0083488E">
        <w:rPr>
          <w:lang w:val="en-US"/>
        </w:rPr>
        <w:t>($token)</w:t>
      </w:r>
    </w:p>
    <w:p w14:paraId="3FE6BF5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12469F3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return </w:t>
      </w:r>
      <w:proofErr w:type="gramStart"/>
      <w:r w:rsidRPr="0083488E">
        <w:rPr>
          <w:lang w:val="en-US"/>
        </w:rPr>
        <w:t>view(</w:t>
      </w:r>
      <w:proofErr w:type="gramEnd"/>
      <w:r w:rsidRPr="0083488E">
        <w:rPr>
          <w:lang w:val="en-US"/>
        </w:rPr>
        <w:t>'auth/</w:t>
      </w:r>
      <w:proofErr w:type="spellStart"/>
      <w:r w:rsidRPr="0083488E">
        <w:rPr>
          <w:lang w:val="en-US"/>
        </w:rPr>
        <w:t>reset_password</w:t>
      </w:r>
      <w:proofErr w:type="spellEnd"/>
      <w:r w:rsidRPr="0083488E">
        <w:rPr>
          <w:lang w:val="en-US"/>
        </w:rPr>
        <w:t>', ['token' =&gt; $token]);</w:t>
      </w:r>
    </w:p>
    <w:p w14:paraId="3A5675B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21EFCA6C" w14:textId="77777777" w:rsidR="0083488E" w:rsidRPr="0083488E" w:rsidRDefault="0083488E" w:rsidP="0083488E">
      <w:pPr>
        <w:rPr>
          <w:lang w:val="en-US"/>
        </w:rPr>
      </w:pPr>
    </w:p>
    <w:p w14:paraId="0735674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proofErr w:type="gramStart"/>
      <w:r w:rsidRPr="0083488E">
        <w:rPr>
          <w:lang w:val="en-US"/>
        </w:rPr>
        <w:t>updatePassword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</w:t>
      </w:r>
    </w:p>
    <w:p w14:paraId="26C6F02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38F88D5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$token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('token');</w:t>
      </w:r>
    </w:p>
    <w:p w14:paraId="325430A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$password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('password');</w:t>
      </w:r>
    </w:p>
    <w:p w14:paraId="62DA7664" w14:textId="77777777" w:rsidR="0083488E" w:rsidRPr="0083488E" w:rsidRDefault="0083488E" w:rsidP="0083488E">
      <w:pPr>
        <w:rPr>
          <w:lang w:val="en-US"/>
        </w:rPr>
      </w:pPr>
    </w:p>
    <w:p w14:paraId="71FCB55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    $</w:t>
      </w:r>
      <w:proofErr w:type="spellStart"/>
      <w:r w:rsidRPr="0083488E">
        <w:rPr>
          <w:lang w:val="en-US"/>
        </w:rPr>
        <w:t>userModel</w:t>
      </w:r>
      <w:proofErr w:type="spellEnd"/>
      <w:r w:rsidRPr="0083488E">
        <w:rPr>
          <w:lang w:val="en-US"/>
        </w:rPr>
        <w:t xml:space="preserve"> = new </w:t>
      </w:r>
      <w:proofErr w:type="spellStart"/>
      <w:proofErr w:type="gram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06C6A53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$</w:t>
      </w:r>
      <w:proofErr w:type="spellStart"/>
      <w:r w:rsidRPr="0083488E">
        <w:rPr>
          <w:lang w:val="en-US"/>
        </w:rPr>
        <w:t>db</w:t>
      </w:r>
      <w:proofErr w:type="spellEnd"/>
      <w:r w:rsidRPr="0083488E">
        <w:rPr>
          <w:lang w:val="en-US"/>
        </w:rPr>
        <w:t xml:space="preserve"> = </w:t>
      </w:r>
      <w:proofErr w:type="gramStart"/>
      <w:r w:rsidRPr="0083488E">
        <w:rPr>
          <w:lang w:val="en-US"/>
        </w:rPr>
        <w:t>\Config\Database::connect(</w:t>
      </w:r>
      <w:proofErr w:type="gramEnd"/>
      <w:r w:rsidRPr="0083488E">
        <w:rPr>
          <w:lang w:val="en-US"/>
        </w:rPr>
        <w:t>); //</w:t>
      </w:r>
      <w:proofErr w:type="spellStart"/>
      <w:r w:rsidRPr="0083488E">
        <w:rPr>
          <w:lang w:val="en-US"/>
        </w:rPr>
        <w:t>nueva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linea</w:t>
      </w:r>
      <w:proofErr w:type="spellEnd"/>
    </w:p>
    <w:p w14:paraId="0DBD600A" w14:textId="77777777" w:rsidR="0083488E" w:rsidRPr="0083488E" w:rsidRDefault="0083488E" w:rsidP="0083488E">
      <w:pPr>
        <w:rPr>
          <w:lang w:val="en-US"/>
        </w:rPr>
      </w:pPr>
    </w:p>
    <w:p w14:paraId="351A1B6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$user = $</w:t>
      </w:r>
      <w:proofErr w:type="spellStart"/>
      <w:r w:rsidRPr="0083488E">
        <w:rPr>
          <w:lang w:val="en-US"/>
        </w:rPr>
        <w:t>userModel</w:t>
      </w:r>
      <w:proofErr w:type="spellEnd"/>
      <w:r w:rsidRPr="0083488E">
        <w:rPr>
          <w:lang w:val="en-US"/>
        </w:rPr>
        <w:t>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reset_token</w:t>
      </w:r>
      <w:proofErr w:type="spellEnd"/>
      <w:r w:rsidRPr="0083488E">
        <w:rPr>
          <w:lang w:val="en-US"/>
        </w:rPr>
        <w:t>', $token)-&gt;</w:t>
      </w:r>
      <w:proofErr w:type="gramStart"/>
      <w:r w:rsidRPr="0083488E">
        <w:rPr>
          <w:lang w:val="en-US"/>
        </w:rPr>
        <w:t>first(</w:t>
      </w:r>
      <w:proofErr w:type="gramEnd"/>
      <w:r w:rsidRPr="0083488E">
        <w:rPr>
          <w:lang w:val="en-US"/>
        </w:rPr>
        <w:t>);</w:t>
      </w:r>
    </w:p>
    <w:p w14:paraId="459AFC7D" w14:textId="77777777" w:rsidR="0083488E" w:rsidRPr="0083488E" w:rsidRDefault="0083488E" w:rsidP="0083488E">
      <w:pPr>
        <w:rPr>
          <w:lang w:val="en-US"/>
        </w:rPr>
      </w:pPr>
    </w:p>
    <w:p w14:paraId="65D523B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if </w:t>
      </w:r>
      <w:proofErr w:type="gramStart"/>
      <w:r w:rsidRPr="0083488E">
        <w:rPr>
          <w:lang w:val="en-US"/>
        </w:rPr>
        <w:t>(!$</w:t>
      </w:r>
      <w:proofErr w:type="gramEnd"/>
      <w:r w:rsidRPr="0083488E">
        <w:rPr>
          <w:lang w:val="en-US"/>
        </w:rPr>
        <w:t>user) {</w:t>
      </w:r>
    </w:p>
    <w:p w14:paraId="3CC841A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('/forgot-password'))-&gt;</w:t>
      </w:r>
      <w:proofErr w:type="gramStart"/>
      <w:r w:rsidRPr="0083488E">
        <w:rPr>
          <w:lang w:val="en-US"/>
        </w:rPr>
        <w:t>with(</w:t>
      </w:r>
      <w:proofErr w:type="gramEnd"/>
      <w:r w:rsidRPr="0083488E">
        <w:rPr>
          <w:lang w:val="en-US"/>
        </w:rPr>
        <w:t xml:space="preserve">'error', 'Token </w:t>
      </w:r>
      <w:proofErr w:type="spellStart"/>
      <w:r w:rsidRPr="0083488E">
        <w:rPr>
          <w:lang w:val="en-US"/>
        </w:rPr>
        <w:t>inválido</w:t>
      </w:r>
      <w:proofErr w:type="spellEnd"/>
      <w:r w:rsidRPr="0083488E">
        <w:rPr>
          <w:lang w:val="en-US"/>
        </w:rPr>
        <w:t>');</w:t>
      </w:r>
    </w:p>
    <w:p w14:paraId="698B8E83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}</w:t>
      </w:r>
    </w:p>
    <w:p w14:paraId="29E7388B" w14:textId="77777777" w:rsidR="0083488E" w:rsidRPr="0083488E" w:rsidRDefault="0083488E" w:rsidP="0083488E">
      <w:r w:rsidRPr="0083488E">
        <w:t>         </w:t>
      </w:r>
    </w:p>
    <w:p w14:paraId="2670F720" w14:textId="77777777" w:rsidR="0083488E" w:rsidRPr="0083488E" w:rsidRDefault="0083488E" w:rsidP="0083488E">
      <w:r w:rsidRPr="0083488E">
        <w:t>        // VALIDAR QUE NO SEA LA MISMA CONTRASEÑA</w:t>
      </w:r>
    </w:p>
    <w:p w14:paraId="56C55D2B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if (</w:t>
      </w:r>
      <w:proofErr w:type="spellStart"/>
      <w:r w:rsidRPr="0083488E">
        <w:rPr>
          <w:lang w:val="en-US"/>
        </w:rPr>
        <w:t>password_</w:t>
      </w:r>
      <w:proofErr w:type="gramStart"/>
      <w:r w:rsidRPr="0083488E">
        <w:rPr>
          <w:lang w:val="en-US"/>
        </w:rPr>
        <w:t>verify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$password, $user['password'])) {</w:t>
      </w:r>
    </w:p>
    <w:p w14:paraId="6C940C9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</w:t>
      </w:r>
      <w:proofErr w:type="gramStart"/>
      <w:r w:rsidRPr="0083488E">
        <w:rPr>
          <w:lang w:val="en-US"/>
        </w:rPr>
        <w:t>back(</w:t>
      </w:r>
      <w:proofErr w:type="gramEnd"/>
      <w:r w:rsidRPr="0083488E">
        <w:rPr>
          <w:lang w:val="en-US"/>
        </w:rPr>
        <w:t>)-&gt;</w:t>
      </w:r>
      <w:proofErr w:type="gramStart"/>
      <w:r w:rsidRPr="0083488E">
        <w:rPr>
          <w:lang w:val="en-US"/>
        </w:rPr>
        <w:t>with(</w:t>
      </w:r>
      <w:proofErr w:type="gramEnd"/>
    </w:p>
    <w:p w14:paraId="06B3F21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'error',</w:t>
      </w:r>
    </w:p>
    <w:p w14:paraId="405C4D14" w14:textId="77777777" w:rsidR="0083488E" w:rsidRPr="0083488E" w:rsidRDefault="0083488E" w:rsidP="0083488E">
      <w:r w:rsidRPr="0083488E">
        <w:rPr>
          <w:lang w:val="en-US"/>
        </w:rPr>
        <w:t>               </w:t>
      </w:r>
      <w:r w:rsidRPr="0083488E">
        <w:t>'No puedes usar la misma contraseña anterior'</w:t>
      </w:r>
    </w:p>
    <w:p w14:paraId="3005CC7C" w14:textId="77777777" w:rsidR="0083488E" w:rsidRPr="0083488E" w:rsidRDefault="0083488E" w:rsidP="0083488E">
      <w:r w:rsidRPr="0083488E">
        <w:t>            );</w:t>
      </w:r>
    </w:p>
    <w:p w14:paraId="6982912D" w14:textId="77777777" w:rsidR="0083488E" w:rsidRPr="0083488E" w:rsidRDefault="0083488E" w:rsidP="0083488E">
      <w:r w:rsidRPr="0083488E">
        <w:t>        }</w:t>
      </w:r>
    </w:p>
    <w:p w14:paraId="51086D46" w14:textId="77777777" w:rsidR="0083488E" w:rsidRPr="0083488E" w:rsidRDefault="0083488E" w:rsidP="0083488E">
      <w:r w:rsidRPr="0083488E">
        <w:t>         </w:t>
      </w:r>
    </w:p>
    <w:p w14:paraId="4B54EEEB" w14:textId="77777777" w:rsidR="0083488E" w:rsidRPr="0083488E" w:rsidRDefault="0083488E" w:rsidP="0083488E">
      <w:r w:rsidRPr="0083488E">
        <w:t xml:space="preserve">        //nueva </w:t>
      </w:r>
      <w:proofErr w:type="spellStart"/>
      <w:r w:rsidRPr="0083488E">
        <w:t>funcion</w:t>
      </w:r>
      <w:proofErr w:type="spellEnd"/>
      <w:r w:rsidRPr="0083488E">
        <w:t xml:space="preserve"> No permitir contraseñas anteriores</w:t>
      </w:r>
    </w:p>
    <w:p w14:paraId="145E9B12" w14:textId="77777777" w:rsidR="0083488E" w:rsidRPr="0083488E" w:rsidRDefault="0083488E" w:rsidP="0083488E">
      <w:pPr>
        <w:rPr>
          <w:lang w:val="en-US"/>
        </w:rPr>
      </w:pPr>
      <w:r w:rsidRPr="0083488E">
        <w:t>         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historial</w:t>
      </w:r>
      <w:proofErr w:type="spellEnd"/>
      <w:r w:rsidRPr="0083488E">
        <w:rPr>
          <w:lang w:val="en-US"/>
        </w:rPr>
        <w:t xml:space="preserve"> = $</w:t>
      </w:r>
      <w:proofErr w:type="spellStart"/>
      <w:r w:rsidRPr="0083488E">
        <w:rPr>
          <w:lang w:val="en-US"/>
        </w:rPr>
        <w:t>db</w:t>
      </w:r>
      <w:proofErr w:type="spellEnd"/>
      <w:r w:rsidRPr="0083488E">
        <w:rPr>
          <w:lang w:val="en-US"/>
        </w:rPr>
        <w:t>-&gt;table('</w:t>
      </w:r>
      <w:proofErr w:type="spellStart"/>
      <w:r w:rsidRPr="0083488E">
        <w:rPr>
          <w:lang w:val="en-US"/>
        </w:rPr>
        <w:t>password_history</w:t>
      </w:r>
      <w:proofErr w:type="spellEnd"/>
      <w:r w:rsidRPr="0083488E">
        <w:rPr>
          <w:lang w:val="en-US"/>
        </w:rPr>
        <w:t>')</w:t>
      </w:r>
    </w:p>
    <w:p w14:paraId="0C6FB20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id_usuario</w:t>
      </w:r>
      <w:proofErr w:type="spellEnd"/>
      <w:r w:rsidRPr="0083488E">
        <w:rPr>
          <w:lang w:val="en-US"/>
        </w:rPr>
        <w:t>', $user['</w:t>
      </w:r>
      <w:proofErr w:type="spellStart"/>
      <w:r w:rsidRPr="0083488E">
        <w:rPr>
          <w:lang w:val="en-US"/>
        </w:rPr>
        <w:t>id_usuarios</w:t>
      </w:r>
      <w:proofErr w:type="spellEnd"/>
      <w:r w:rsidRPr="0083488E">
        <w:rPr>
          <w:lang w:val="en-US"/>
        </w:rPr>
        <w:t>'])</w:t>
      </w:r>
    </w:p>
    <w:p w14:paraId="340D314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-&gt;</w:t>
      </w:r>
      <w:proofErr w:type="spellStart"/>
      <w:proofErr w:type="gramStart"/>
      <w:r w:rsidRPr="0083488E">
        <w:rPr>
          <w:lang w:val="en-US"/>
        </w:rPr>
        <w:t>orderBy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fecha</w:t>
      </w:r>
      <w:proofErr w:type="spellEnd"/>
      <w:r w:rsidRPr="0083488E">
        <w:rPr>
          <w:lang w:val="en-US"/>
        </w:rPr>
        <w:t>', 'DESC')</w:t>
      </w:r>
    </w:p>
    <w:p w14:paraId="7929156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-&gt;</w:t>
      </w:r>
      <w:proofErr w:type="gramStart"/>
      <w:r w:rsidRPr="0083488E">
        <w:rPr>
          <w:lang w:val="en-US"/>
        </w:rPr>
        <w:t>limit(</w:t>
      </w:r>
      <w:proofErr w:type="gramEnd"/>
      <w:r w:rsidRPr="0083488E">
        <w:rPr>
          <w:lang w:val="en-US"/>
        </w:rPr>
        <w:t>2)</w:t>
      </w:r>
    </w:p>
    <w:p w14:paraId="38265C9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-&gt;</w:t>
      </w:r>
      <w:proofErr w:type="gramStart"/>
      <w:r w:rsidRPr="0083488E">
        <w:rPr>
          <w:lang w:val="en-US"/>
        </w:rPr>
        <w:t>get(</w:t>
      </w:r>
      <w:proofErr w:type="gramEnd"/>
      <w:r w:rsidRPr="0083488E">
        <w:rPr>
          <w:lang w:val="en-US"/>
        </w:rPr>
        <w:t>)</w:t>
      </w:r>
    </w:p>
    <w:p w14:paraId="32BA0C3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-&gt;</w:t>
      </w:r>
      <w:proofErr w:type="spellStart"/>
      <w:proofErr w:type="gramStart"/>
      <w:r w:rsidRPr="0083488E">
        <w:rPr>
          <w:lang w:val="en-US"/>
        </w:rPr>
        <w:t>getResultArray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26730574" w14:textId="77777777" w:rsidR="0083488E" w:rsidRPr="0083488E" w:rsidRDefault="0083488E" w:rsidP="0083488E">
      <w:pPr>
        <w:rPr>
          <w:lang w:val="en-US"/>
        </w:rPr>
      </w:pPr>
    </w:p>
    <w:p w14:paraId="25A4EF7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foreach ($</w:t>
      </w:r>
      <w:proofErr w:type="spellStart"/>
      <w:r w:rsidRPr="0083488E">
        <w:rPr>
          <w:lang w:val="en-US"/>
        </w:rPr>
        <w:t>historial</w:t>
      </w:r>
      <w:proofErr w:type="spellEnd"/>
      <w:r w:rsidRPr="0083488E">
        <w:rPr>
          <w:lang w:val="en-US"/>
        </w:rPr>
        <w:t xml:space="preserve"> as $old) {</w:t>
      </w:r>
    </w:p>
    <w:p w14:paraId="43833DC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    if (</w:t>
      </w:r>
      <w:proofErr w:type="spellStart"/>
      <w:r w:rsidRPr="0083488E">
        <w:rPr>
          <w:lang w:val="en-US"/>
        </w:rPr>
        <w:t>password_</w:t>
      </w:r>
      <w:proofErr w:type="gramStart"/>
      <w:r w:rsidRPr="0083488E">
        <w:rPr>
          <w:lang w:val="en-US"/>
        </w:rPr>
        <w:t>verify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$password, $old['password'])) {</w:t>
      </w:r>
    </w:p>
    <w:p w14:paraId="1CE7140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</w:t>
      </w:r>
      <w:proofErr w:type="gramStart"/>
      <w:r w:rsidRPr="0083488E">
        <w:rPr>
          <w:lang w:val="en-US"/>
        </w:rPr>
        <w:t>back(</w:t>
      </w:r>
      <w:proofErr w:type="gramEnd"/>
      <w:r w:rsidRPr="0083488E">
        <w:rPr>
          <w:lang w:val="en-US"/>
        </w:rPr>
        <w:t>)-&gt;</w:t>
      </w:r>
      <w:proofErr w:type="gramStart"/>
      <w:r w:rsidRPr="0083488E">
        <w:rPr>
          <w:lang w:val="en-US"/>
        </w:rPr>
        <w:t>with(</w:t>
      </w:r>
      <w:proofErr w:type="gramEnd"/>
    </w:p>
    <w:p w14:paraId="67F8249C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    </w:t>
      </w:r>
      <w:r w:rsidRPr="000062B9">
        <w:rPr>
          <w:lang w:val="en-US"/>
        </w:rPr>
        <w:t>'error',</w:t>
      </w:r>
    </w:p>
    <w:p w14:paraId="35A16D3C" w14:textId="77777777" w:rsidR="0083488E" w:rsidRPr="0083488E" w:rsidRDefault="0083488E" w:rsidP="0083488E">
      <w:r w:rsidRPr="000062B9">
        <w:rPr>
          <w:lang w:val="en-US"/>
        </w:rPr>
        <w:t xml:space="preserve">                </w:t>
      </w:r>
      <w:r w:rsidRPr="0083488E">
        <w:t>'No puedes reutilizar contraseñas anteriores'</w:t>
      </w:r>
    </w:p>
    <w:p w14:paraId="0CE8543E" w14:textId="77777777" w:rsidR="0083488E" w:rsidRPr="000062B9" w:rsidRDefault="0083488E" w:rsidP="0083488E">
      <w:r w:rsidRPr="0083488E">
        <w:t xml:space="preserve">            </w:t>
      </w:r>
      <w:r w:rsidRPr="000062B9">
        <w:t>);</w:t>
      </w:r>
    </w:p>
    <w:p w14:paraId="47F47FE7" w14:textId="77777777" w:rsidR="0083488E" w:rsidRPr="0083488E" w:rsidRDefault="0083488E" w:rsidP="0083488E">
      <w:pPr>
        <w:rPr>
          <w:lang w:val="en-US"/>
        </w:rPr>
      </w:pPr>
      <w:r w:rsidRPr="000062B9">
        <w:t xml:space="preserve">        </w:t>
      </w:r>
      <w:r w:rsidRPr="0083488E">
        <w:rPr>
          <w:lang w:val="en-US"/>
        </w:rPr>
        <w:t>}</w:t>
      </w:r>
    </w:p>
    <w:p w14:paraId="09DB8F4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471509EF" w14:textId="77777777" w:rsidR="0083488E" w:rsidRPr="0083488E" w:rsidRDefault="0083488E" w:rsidP="0083488E">
      <w:pPr>
        <w:rPr>
          <w:lang w:val="en-US"/>
        </w:rPr>
      </w:pPr>
    </w:p>
    <w:p w14:paraId="0D2AFFE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</w:t>
      </w:r>
      <w:proofErr w:type="spellStart"/>
      <w:r w:rsidRPr="0083488E">
        <w:rPr>
          <w:lang w:val="en-US"/>
        </w:rPr>
        <w:t>Ahora</w:t>
      </w:r>
      <w:proofErr w:type="spellEnd"/>
      <w:r w:rsidRPr="0083488E">
        <w:rPr>
          <w:lang w:val="en-US"/>
        </w:rPr>
        <w:t xml:space="preserve"> sí </w:t>
      </w:r>
      <w:proofErr w:type="spellStart"/>
      <w:r w:rsidRPr="0083488E">
        <w:rPr>
          <w:lang w:val="en-US"/>
        </w:rPr>
        <w:t>hashea</w:t>
      </w:r>
      <w:proofErr w:type="spellEnd"/>
    </w:p>
    <w:p w14:paraId="45A8E25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hashedPassword</w:t>
      </w:r>
      <w:proofErr w:type="spellEnd"/>
      <w:r w:rsidRPr="0083488E">
        <w:rPr>
          <w:lang w:val="en-US"/>
        </w:rPr>
        <w:t xml:space="preserve"> = </w:t>
      </w:r>
      <w:proofErr w:type="spellStart"/>
      <w:r w:rsidRPr="0083488E">
        <w:rPr>
          <w:lang w:val="en-US"/>
        </w:rPr>
        <w:t>password_</w:t>
      </w:r>
      <w:proofErr w:type="gramStart"/>
      <w:r w:rsidRPr="0083488E">
        <w:rPr>
          <w:lang w:val="en-US"/>
        </w:rPr>
        <w:t>hash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$password, PASSWORD_DEFAULT);</w:t>
      </w:r>
    </w:p>
    <w:p w14:paraId="7B00FD9F" w14:textId="77777777" w:rsidR="0083488E" w:rsidRPr="0083488E" w:rsidRDefault="0083488E" w:rsidP="0083488E">
      <w:pPr>
        <w:rPr>
          <w:lang w:val="en-US"/>
        </w:rPr>
      </w:pPr>
    </w:p>
    <w:p w14:paraId="700EB5EB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$</w:t>
      </w:r>
      <w:proofErr w:type="spellStart"/>
      <w:r w:rsidRPr="0083488E">
        <w:t>userModel</w:t>
      </w:r>
      <w:proofErr w:type="spellEnd"/>
      <w:r w:rsidRPr="0083488E">
        <w:t>-&gt;</w:t>
      </w:r>
      <w:proofErr w:type="spellStart"/>
      <w:r w:rsidRPr="0083488E">
        <w:t>update</w:t>
      </w:r>
      <w:proofErr w:type="spellEnd"/>
      <w:r w:rsidRPr="0083488E">
        <w:t>($</w:t>
      </w:r>
      <w:proofErr w:type="spellStart"/>
      <w:r w:rsidRPr="0083488E">
        <w:t>user</w:t>
      </w:r>
      <w:proofErr w:type="spellEnd"/>
      <w:r w:rsidRPr="0083488E">
        <w:t>['</w:t>
      </w:r>
      <w:proofErr w:type="spellStart"/>
      <w:r w:rsidRPr="0083488E">
        <w:t>id_usuarios</w:t>
      </w:r>
      <w:proofErr w:type="spellEnd"/>
      <w:r w:rsidRPr="0083488E">
        <w:t>'], [</w:t>
      </w:r>
    </w:p>
    <w:p w14:paraId="7F65EDA1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'password' =&gt; $</w:t>
      </w:r>
      <w:proofErr w:type="spellStart"/>
      <w:r w:rsidRPr="0083488E">
        <w:rPr>
          <w:lang w:val="en-US"/>
        </w:rPr>
        <w:t>hashedPassword</w:t>
      </w:r>
      <w:proofErr w:type="spellEnd"/>
      <w:r w:rsidRPr="0083488E">
        <w:rPr>
          <w:lang w:val="en-US"/>
        </w:rPr>
        <w:t>,</w:t>
      </w:r>
    </w:p>
    <w:p w14:paraId="045A440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proofErr w:type="gramStart"/>
      <w:r w:rsidRPr="0083488E">
        <w:rPr>
          <w:lang w:val="en-US"/>
        </w:rPr>
        <w:t>reset</w:t>
      </w:r>
      <w:proofErr w:type="gramEnd"/>
      <w:r w:rsidRPr="0083488E">
        <w:rPr>
          <w:lang w:val="en-US"/>
        </w:rPr>
        <w:t>_token</w:t>
      </w:r>
      <w:proofErr w:type="spellEnd"/>
      <w:r w:rsidRPr="0083488E">
        <w:rPr>
          <w:lang w:val="en-US"/>
        </w:rPr>
        <w:t>' =&gt; null,</w:t>
      </w:r>
    </w:p>
    <w:p w14:paraId="15F0BB3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proofErr w:type="gramStart"/>
      <w:r w:rsidRPr="0083488E">
        <w:rPr>
          <w:lang w:val="en-US"/>
        </w:rPr>
        <w:t>password</w:t>
      </w:r>
      <w:proofErr w:type="gramEnd"/>
      <w:r w:rsidRPr="0083488E">
        <w:rPr>
          <w:lang w:val="en-US"/>
        </w:rPr>
        <w:t>_updated_at</w:t>
      </w:r>
      <w:proofErr w:type="spellEnd"/>
      <w:r w:rsidRPr="0083488E">
        <w:rPr>
          <w:lang w:val="en-US"/>
        </w:rPr>
        <w:t xml:space="preserve">' =&gt; </w:t>
      </w:r>
      <w:proofErr w:type="gramStart"/>
      <w:r w:rsidRPr="0083488E">
        <w:rPr>
          <w:lang w:val="en-US"/>
        </w:rPr>
        <w:t>date(</w:t>
      </w:r>
      <w:proofErr w:type="gramEnd"/>
      <w:r w:rsidRPr="0083488E">
        <w:rPr>
          <w:lang w:val="en-US"/>
        </w:rPr>
        <w:t xml:space="preserve">'Y-m-d </w:t>
      </w:r>
      <w:proofErr w:type="gramStart"/>
      <w:r w:rsidRPr="0083488E">
        <w:rPr>
          <w:lang w:val="en-US"/>
        </w:rPr>
        <w:t>H:i</w:t>
      </w:r>
      <w:proofErr w:type="gramEnd"/>
      <w:r w:rsidRPr="0083488E">
        <w:rPr>
          <w:lang w:val="en-US"/>
        </w:rPr>
        <w:t>:s')</w:t>
      </w:r>
    </w:p>
    <w:p w14:paraId="4F4A7AA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]);</w:t>
      </w:r>
    </w:p>
    <w:p w14:paraId="774F49E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</w:t>
      </w:r>
      <w:proofErr w:type="spellStart"/>
      <w:r w:rsidRPr="0083488E">
        <w:rPr>
          <w:lang w:val="en-US"/>
        </w:rPr>
        <w:t>Guardar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en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historial</w:t>
      </w:r>
      <w:proofErr w:type="spellEnd"/>
    </w:p>
    <w:p w14:paraId="37D4085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db</w:t>
      </w:r>
      <w:proofErr w:type="spellEnd"/>
      <w:r w:rsidRPr="0083488E">
        <w:rPr>
          <w:lang w:val="en-US"/>
        </w:rPr>
        <w:t>-&gt;table('</w:t>
      </w:r>
      <w:proofErr w:type="spellStart"/>
      <w:r w:rsidRPr="0083488E">
        <w:rPr>
          <w:lang w:val="en-US"/>
        </w:rPr>
        <w:t>password_history</w:t>
      </w:r>
      <w:proofErr w:type="spellEnd"/>
      <w:r w:rsidRPr="0083488E">
        <w:rPr>
          <w:lang w:val="en-US"/>
        </w:rPr>
        <w:t>')-&gt;</w:t>
      </w:r>
      <w:proofErr w:type="gramStart"/>
      <w:r w:rsidRPr="0083488E">
        <w:rPr>
          <w:lang w:val="en-US"/>
        </w:rPr>
        <w:t>insert(</w:t>
      </w:r>
      <w:proofErr w:type="gramEnd"/>
      <w:r w:rsidRPr="0083488E">
        <w:rPr>
          <w:lang w:val="en-US"/>
        </w:rPr>
        <w:t>[</w:t>
      </w:r>
    </w:p>
    <w:p w14:paraId="5C504279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'</w:t>
      </w:r>
      <w:proofErr w:type="spellStart"/>
      <w:r w:rsidRPr="0083488E">
        <w:t>id_usuario</w:t>
      </w:r>
      <w:proofErr w:type="spellEnd"/>
      <w:r w:rsidRPr="0083488E">
        <w:t>' =&gt; $</w:t>
      </w:r>
      <w:proofErr w:type="spellStart"/>
      <w:r w:rsidRPr="0083488E">
        <w:t>user</w:t>
      </w:r>
      <w:proofErr w:type="spellEnd"/>
      <w:r w:rsidRPr="0083488E">
        <w:t>['</w:t>
      </w:r>
      <w:proofErr w:type="spellStart"/>
      <w:r w:rsidRPr="0083488E">
        <w:t>id_usuarios</w:t>
      </w:r>
      <w:proofErr w:type="spellEnd"/>
      <w:r w:rsidRPr="0083488E">
        <w:t>'],</w:t>
      </w:r>
    </w:p>
    <w:p w14:paraId="0E13127F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'password' =&gt; $</w:t>
      </w:r>
      <w:proofErr w:type="spellStart"/>
      <w:r w:rsidRPr="0083488E">
        <w:rPr>
          <w:lang w:val="en-US"/>
        </w:rPr>
        <w:t>hashedPassword</w:t>
      </w:r>
      <w:proofErr w:type="spellEnd"/>
      <w:r w:rsidRPr="0083488E">
        <w:rPr>
          <w:lang w:val="en-US"/>
        </w:rPr>
        <w:t>,</w:t>
      </w:r>
    </w:p>
    <w:p w14:paraId="0CB95341" w14:textId="77777777" w:rsidR="0083488E" w:rsidRPr="00E424D8" w:rsidRDefault="0083488E" w:rsidP="0083488E">
      <w:r w:rsidRPr="0083488E">
        <w:rPr>
          <w:lang w:val="en-US"/>
        </w:rPr>
        <w:t xml:space="preserve">        </w:t>
      </w:r>
      <w:r w:rsidRPr="00E424D8">
        <w:t xml:space="preserve">'fecha' =&gt; </w:t>
      </w:r>
      <w:proofErr w:type="gramStart"/>
      <w:r w:rsidRPr="00E424D8">
        <w:t>date(</w:t>
      </w:r>
      <w:proofErr w:type="gramEnd"/>
      <w:r w:rsidRPr="00E424D8">
        <w:t xml:space="preserve">'Y-m-d </w:t>
      </w:r>
      <w:proofErr w:type="gramStart"/>
      <w:r w:rsidRPr="00E424D8">
        <w:t>H:i</w:t>
      </w:r>
      <w:proofErr w:type="gramEnd"/>
      <w:r w:rsidRPr="00E424D8">
        <w:t>:s')</w:t>
      </w:r>
    </w:p>
    <w:p w14:paraId="3CBB922C" w14:textId="77777777" w:rsidR="0083488E" w:rsidRPr="0083488E" w:rsidRDefault="0083488E" w:rsidP="0083488E">
      <w:pPr>
        <w:rPr>
          <w:lang w:val="en-US"/>
        </w:rPr>
      </w:pPr>
      <w:r w:rsidRPr="00E424D8">
        <w:t xml:space="preserve">        </w:t>
      </w:r>
      <w:r w:rsidRPr="0083488E">
        <w:rPr>
          <w:lang w:val="en-US"/>
        </w:rPr>
        <w:t>]);</w:t>
      </w:r>
    </w:p>
    <w:p w14:paraId="02E36640" w14:textId="77777777" w:rsidR="0083488E" w:rsidRPr="0083488E" w:rsidRDefault="0083488E" w:rsidP="0083488E">
      <w:pPr>
        <w:rPr>
          <w:lang w:val="en-US"/>
        </w:rPr>
      </w:pPr>
    </w:p>
    <w:p w14:paraId="68D6449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'))-&gt;</w:t>
      </w:r>
      <w:proofErr w:type="gramStart"/>
      <w:r w:rsidRPr="0083488E">
        <w:rPr>
          <w:lang w:val="en-US"/>
        </w:rPr>
        <w:t>with(</w:t>
      </w:r>
      <w:proofErr w:type="gramEnd"/>
      <w:r w:rsidRPr="0083488E">
        <w:rPr>
          <w:lang w:val="en-US"/>
        </w:rPr>
        <w:t>'success', '</w:t>
      </w:r>
      <w:proofErr w:type="spellStart"/>
      <w:r w:rsidRPr="0083488E">
        <w:rPr>
          <w:lang w:val="en-US"/>
        </w:rPr>
        <w:t>Contraseña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actualizada</w:t>
      </w:r>
      <w:proofErr w:type="spellEnd"/>
      <w:r w:rsidRPr="0083488E">
        <w:rPr>
          <w:lang w:val="en-US"/>
        </w:rPr>
        <w:t>');</w:t>
      </w:r>
    </w:p>
    <w:p w14:paraId="7F116C0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5A6A5B5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}</w:t>
      </w:r>
    </w:p>
    <w:p w14:paraId="3D3E7910" w14:textId="77777777" w:rsidR="0083488E" w:rsidRPr="0083488E" w:rsidRDefault="0083488E" w:rsidP="0083488E">
      <w:pPr>
        <w:rPr>
          <w:lang w:val="en-US"/>
        </w:rPr>
      </w:pPr>
    </w:p>
    <w:p w14:paraId="7D87198E" w14:textId="77777777" w:rsidR="0083488E" w:rsidRPr="0083488E" w:rsidRDefault="0083488E" w:rsidP="0083488E">
      <w:pPr>
        <w:rPr>
          <w:lang w:val="en-US"/>
        </w:rPr>
      </w:pPr>
    </w:p>
    <w:p w14:paraId="7BE3DA20" w14:textId="2D8C354F" w:rsidR="0083488E" w:rsidRDefault="0083488E" w:rsidP="0083488E">
      <w:pPr>
        <w:pStyle w:val="Ttulo4"/>
        <w:rPr>
          <w:lang w:val="en-US"/>
        </w:rPr>
      </w:pPr>
      <w:r>
        <w:rPr>
          <w:lang w:val="en-US"/>
        </w:rPr>
        <w:t xml:space="preserve">2.1.2.3 </w:t>
      </w:r>
      <w:proofErr w:type="spellStart"/>
      <w:r>
        <w:rPr>
          <w:lang w:val="en-US"/>
        </w:rPr>
        <w:t>BaseController.php</w:t>
      </w:r>
      <w:proofErr w:type="spellEnd"/>
    </w:p>
    <w:p w14:paraId="3CE741E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</w:p>
    <w:p w14:paraId="0ED8099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namespace App\Controllers;</w:t>
      </w:r>
    </w:p>
    <w:p w14:paraId="10F4DB6C" w14:textId="77777777" w:rsidR="0083488E" w:rsidRPr="0083488E" w:rsidRDefault="0083488E" w:rsidP="0083488E">
      <w:pPr>
        <w:rPr>
          <w:lang w:val="en-US"/>
        </w:rPr>
      </w:pPr>
    </w:p>
    <w:p w14:paraId="1C92717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/**</w:t>
      </w:r>
    </w:p>
    <w:p w14:paraId="3918852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* Class </w:t>
      </w:r>
      <w:proofErr w:type="spellStart"/>
      <w:r w:rsidRPr="0083488E">
        <w:rPr>
          <w:lang w:val="en-US"/>
        </w:rPr>
        <w:t>BaseController</w:t>
      </w:r>
      <w:proofErr w:type="spellEnd"/>
    </w:p>
    <w:p w14:paraId="7CB9F51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*</w:t>
      </w:r>
    </w:p>
    <w:p w14:paraId="04FCB38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* </w:t>
      </w:r>
      <w:proofErr w:type="spellStart"/>
      <w:r w:rsidRPr="0083488E">
        <w:rPr>
          <w:lang w:val="en-US"/>
        </w:rPr>
        <w:t>BaseController</w:t>
      </w:r>
      <w:proofErr w:type="spellEnd"/>
      <w:r w:rsidRPr="0083488E">
        <w:rPr>
          <w:lang w:val="en-US"/>
        </w:rPr>
        <w:t xml:space="preserve"> provides a convenient place for loading components</w:t>
      </w:r>
    </w:p>
    <w:p w14:paraId="6D80D84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* </w:t>
      </w:r>
      <w:proofErr w:type="gramStart"/>
      <w:r w:rsidRPr="0083488E">
        <w:rPr>
          <w:lang w:val="en-US"/>
        </w:rPr>
        <w:t>and</w:t>
      </w:r>
      <w:proofErr w:type="gramEnd"/>
      <w:r w:rsidRPr="0083488E">
        <w:rPr>
          <w:lang w:val="en-US"/>
        </w:rPr>
        <w:t xml:space="preserve"> performing functions that are needed by all your controllers.</w:t>
      </w:r>
    </w:p>
    <w:p w14:paraId="02F4F9A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* Extend this class in any new controllers:</w:t>
      </w:r>
    </w:p>
    <w:p w14:paraId="0B1A2C7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*     </w:t>
      </w:r>
      <w:proofErr w:type="gramStart"/>
      <w:r w:rsidRPr="0083488E">
        <w:rPr>
          <w:lang w:val="en-US"/>
        </w:rPr>
        <w:t>class</w:t>
      </w:r>
      <w:proofErr w:type="gramEnd"/>
      <w:r w:rsidRPr="0083488E">
        <w:rPr>
          <w:lang w:val="en-US"/>
        </w:rPr>
        <w:t xml:space="preserve"> Home extends </w:t>
      </w:r>
      <w:proofErr w:type="spellStart"/>
      <w:r w:rsidRPr="0083488E">
        <w:rPr>
          <w:lang w:val="en-US"/>
        </w:rPr>
        <w:t>BaseController</w:t>
      </w:r>
      <w:proofErr w:type="spellEnd"/>
    </w:p>
    <w:p w14:paraId="0627F4C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*</w:t>
      </w:r>
    </w:p>
    <w:p w14:paraId="45E614D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* For security be sure to declare any new methods as protected or private.</w:t>
      </w:r>
    </w:p>
    <w:p w14:paraId="26BAE45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*</w:t>
      </w:r>
    </w:p>
    <w:p w14:paraId="6AD694D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* @package CodeIgniter</w:t>
      </w:r>
    </w:p>
    <w:p w14:paraId="45185DD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*/</w:t>
      </w:r>
    </w:p>
    <w:p w14:paraId="52D4A5E5" w14:textId="77777777" w:rsidR="0083488E" w:rsidRPr="0083488E" w:rsidRDefault="0083488E" w:rsidP="0083488E">
      <w:pPr>
        <w:rPr>
          <w:lang w:val="en-US"/>
        </w:rPr>
      </w:pPr>
    </w:p>
    <w:p w14:paraId="42ED232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CodeIgniter\Controller;</w:t>
      </w:r>
    </w:p>
    <w:p w14:paraId="1E6A444B" w14:textId="77777777" w:rsidR="0083488E" w:rsidRPr="0083488E" w:rsidRDefault="0083488E" w:rsidP="0083488E">
      <w:pPr>
        <w:rPr>
          <w:lang w:val="en-US"/>
        </w:rPr>
      </w:pPr>
    </w:p>
    <w:p w14:paraId="6DCAC2C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class </w:t>
      </w:r>
      <w:proofErr w:type="spellStart"/>
      <w:r w:rsidRPr="0083488E">
        <w:rPr>
          <w:lang w:val="en-US"/>
        </w:rPr>
        <w:t>BaseController</w:t>
      </w:r>
      <w:proofErr w:type="spellEnd"/>
      <w:r w:rsidRPr="0083488E">
        <w:rPr>
          <w:lang w:val="en-US"/>
        </w:rPr>
        <w:t xml:space="preserve"> extends Controller</w:t>
      </w:r>
    </w:p>
    <w:p w14:paraId="169ECB0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64DF555B" w14:textId="77777777" w:rsidR="0083488E" w:rsidRPr="0083488E" w:rsidRDefault="0083488E" w:rsidP="0083488E">
      <w:pPr>
        <w:rPr>
          <w:lang w:val="en-US"/>
        </w:rPr>
      </w:pPr>
    </w:p>
    <w:p w14:paraId="66DA7C6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/**</w:t>
      </w:r>
    </w:p>
    <w:p w14:paraId="66E2FD9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* An array of helpers to be loaded automatically upon</w:t>
      </w:r>
    </w:p>
    <w:p w14:paraId="2D276DF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 xml:space="preserve">     * </w:t>
      </w:r>
      <w:proofErr w:type="gramStart"/>
      <w:r w:rsidRPr="0083488E">
        <w:rPr>
          <w:lang w:val="en-US"/>
        </w:rPr>
        <w:t>class</w:t>
      </w:r>
      <w:proofErr w:type="gramEnd"/>
      <w:r w:rsidRPr="0083488E">
        <w:rPr>
          <w:lang w:val="en-US"/>
        </w:rPr>
        <w:t xml:space="preserve"> instantiation. These helpers will be available</w:t>
      </w:r>
    </w:p>
    <w:p w14:paraId="5CB2439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* </w:t>
      </w:r>
      <w:proofErr w:type="gramStart"/>
      <w:r w:rsidRPr="0083488E">
        <w:rPr>
          <w:lang w:val="en-US"/>
        </w:rPr>
        <w:t>to</w:t>
      </w:r>
      <w:proofErr w:type="gramEnd"/>
      <w:r w:rsidRPr="0083488E">
        <w:rPr>
          <w:lang w:val="en-US"/>
        </w:rPr>
        <w:t xml:space="preserve"> all other controllers that extend </w:t>
      </w:r>
      <w:proofErr w:type="spellStart"/>
      <w:r w:rsidRPr="0083488E">
        <w:rPr>
          <w:lang w:val="en-US"/>
        </w:rPr>
        <w:t>BaseController</w:t>
      </w:r>
      <w:proofErr w:type="spellEnd"/>
      <w:r w:rsidRPr="0083488E">
        <w:rPr>
          <w:lang w:val="en-US"/>
        </w:rPr>
        <w:t>.</w:t>
      </w:r>
    </w:p>
    <w:p w14:paraId="3DD8E8A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*</w:t>
      </w:r>
    </w:p>
    <w:p w14:paraId="456229D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* @var array</w:t>
      </w:r>
    </w:p>
    <w:p w14:paraId="61EC929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*/</w:t>
      </w:r>
    </w:p>
    <w:p w14:paraId="4BBFC6F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protected $helpers = [];</w:t>
      </w:r>
    </w:p>
    <w:p w14:paraId="174139CB" w14:textId="77777777" w:rsidR="0083488E" w:rsidRPr="0083488E" w:rsidRDefault="0083488E" w:rsidP="0083488E">
      <w:pPr>
        <w:rPr>
          <w:lang w:val="en-US"/>
        </w:rPr>
      </w:pPr>
    </w:p>
    <w:p w14:paraId="3C52D37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/**</w:t>
      </w:r>
    </w:p>
    <w:p w14:paraId="5087A1A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* Constructor.</w:t>
      </w:r>
    </w:p>
    <w:p w14:paraId="7E521FB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*/</w:t>
      </w:r>
    </w:p>
    <w:p w14:paraId="2F97C6B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proofErr w:type="gramStart"/>
      <w:r w:rsidRPr="0083488E">
        <w:rPr>
          <w:lang w:val="en-US"/>
        </w:rPr>
        <w:t>initController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\CodeIgniter\HTTP\</w:t>
      </w:r>
      <w:proofErr w:type="spellStart"/>
      <w:r w:rsidRPr="0083488E">
        <w:rPr>
          <w:lang w:val="en-US"/>
        </w:rPr>
        <w:t>RequestInterface</w:t>
      </w:r>
      <w:proofErr w:type="spellEnd"/>
      <w:r w:rsidRPr="0083488E">
        <w:rPr>
          <w:lang w:val="en-US"/>
        </w:rPr>
        <w:t xml:space="preserve"> $request, \CodeIgniter\HTTP\</w:t>
      </w:r>
      <w:proofErr w:type="spellStart"/>
      <w:r w:rsidRPr="0083488E">
        <w:rPr>
          <w:lang w:val="en-US"/>
        </w:rPr>
        <w:t>ResponseInterface</w:t>
      </w:r>
      <w:proofErr w:type="spellEnd"/>
      <w:r w:rsidRPr="0083488E">
        <w:rPr>
          <w:lang w:val="en-US"/>
        </w:rPr>
        <w:t xml:space="preserve"> $response, \</w:t>
      </w:r>
      <w:proofErr w:type="spellStart"/>
      <w:r w:rsidRPr="0083488E">
        <w:rPr>
          <w:lang w:val="en-US"/>
        </w:rPr>
        <w:t>Psr</w:t>
      </w:r>
      <w:proofErr w:type="spellEnd"/>
      <w:r w:rsidRPr="0083488E">
        <w:rPr>
          <w:lang w:val="en-US"/>
        </w:rPr>
        <w:t>\Log\</w:t>
      </w:r>
      <w:proofErr w:type="spellStart"/>
      <w:r w:rsidRPr="0083488E">
        <w:rPr>
          <w:lang w:val="en-US"/>
        </w:rPr>
        <w:t>LoggerInterface</w:t>
      </w:r>
      <w:proofErr w:type="spellEnd"/>
      <w:r w:rsidRPr="0083488E">
        <w:rPr>
          <w:lang w:val="en-US"/>
        </w:rPr>
        <w:t xml:space="preserve"> $logger)</w:t>
      </w:r>
    </w:p>
    <w:p w14:paraId="6CAE16B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6DA96C7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// Do Not Edit This Line</w:t>
      </w:r>
    </w:p>
    <w:p w14:paraId="17B2643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</w:t>
      </w:r>
      <w:proofErr w:type="gramStart"/>
      <w:r w:rsidRPr="0083488E">
        <w:rPr>
          <w:lang w:val="en-US"/>
        </w:rPr>
        <w:t>parent::</w:t>
      </w:r>
      <w:proofErr w:type="spellStart"/>
      <w:r w:rsidRPr="0083488E">
        <w:rPr>
          <w:lang w:val="en-US"/>
        </w:rPr>
        <w:t>initController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$request, $response, $logger);</w:t>
      </w:r>
    </w:p>
    <w:p w14:paraId="31BACC13" w14:textId="77777777" w:rsidR="0083488E" w:rsidRPr="0083488E" w:rsidRDefault="0083488E" w:rsidP="0083488E">
      <w:pPr>
        <w:rPr>
          <w:lang w:val="en-US"/>
        </w:rPr>
      </w:pPr>
    </w:p>
    <w:p w14:paraId="6633BCA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//--------------------------------------------------------------------</w:t>
      </w:r>
    </w:p>
    <w:p w14:paraId="69DA5FD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Preload any models, libraries, </w:t>
      </w:r>
      <w:proofErr w:type="spellStart"/>
      <w:r w:rsidRPr="0083488E">
        <w:rPr>
          <w:lang w:val="en-US"/>
        </w:rPr>
        <w:t>etc</w:t>
      </w:r>
      <w:proofErr w:type="spellEnd"/>
      <w:r w:rsidRPr="0083488E">
        <w:rPr>
          <w:lang w:val="en-US"/>
        </w:rPr>
        <w:t>, here.</w:t>
      </w:r>
    </w:p>
    <w:p w14:paraId="799C766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//--------------------------------------------------------------------</w:t>
      </w:r>
    </w:p>
    <w:p w14:paraId="0277347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// E.g.:</w:t>
      </w:r>
    </w:p>
    <w:p w14:paraId="3223C9F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$this-&gt;session = </w:t>
      </w:r>
      <w:proofErr w:type="gramStart"/>
      <w:r w:rsidRPr="0083488E">
        <w:rPr>
          <w:lang w:val="en-US"/>
        </w:rPr>
        <w:t>\Config\Services::session(</w:t>
      </w:r>
      <w:proofErr w:type="gramEnd"/>
      <w:r w:rsidRPr="0083488E">
        <w:rPr>
          <w:lang w:val="en-US"/>
        </w:rPr>
        <w:t>);</w:t>
      </w:r>
    </w:p>
    <w:p w14:paraId="2207C65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1F503479" w14:textId="77777777" w:rsidR="0083488E" w:rsidRPr="0083488E" w:rsidRDefault="0083488E" w:rsidP="0083488E">
      <w:pPr>
        <w:rPr>
          <w:lang w:val="en-US"/>
        </w:rPr>
      </w:pPr>
    </w:p>
    <w:p w14:paraId="62F9C30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}</w:t>
      </w:r>
    </w:p>
    <w:p w14:paraId="22BB9872" w14:textId="77777777" w:rsidR="0083488E" w:rsidRPr="0083488E" w:rsidRDefault="0083488E" w:rsidP="0083488E">
      <w:pPr>
        <w:rPr>
          <w:lang w:val="en-US"/>
        </w:rPr>
      </w:pPr>
    </w:p>
    <w:p w14:paraId="63A6065C" w14:textId="77777777" w:rsidR="0083488E" w:rsidRPr="0083488E" w:rsidRDefault="0083488E" w:rsidP="0083488E">
      <w:pPr>
        <w:rPr>
          <w:lang w:val="en-US"/>
        </w:rPr>
      </w:pPr>
    </w:p>
    <w:p w14:paraId="08BCFC5C" w14:textId="53A60487" w:rsidR="0083488E" w:rsidRDefault="0083488E" w:rsidP="0083488E">
      <w:pPr>
        <w:pStyle w:val="Ttulo4"/>
        <w:rPr>
          <w:lang w:val="en-US"/>
        </w:rPr>
      </w:pPr>
      <w:r>
        <w:rPr>
          <w:lang w:val="en-US"/>
        </w:rPr>
        <w:lastRenderedPageBreak/>
        <w:t xml:space="preserve">2.1.2.4 </w:t>
      </w:r>
      <w:proofErr w:type="spellStart"/>
      <w:r>
        <w:rPr>
          <w:lang w:val="en-US"/>
        </w:rPr>
        <w:t>Home.php</w:t>
      </w:r>
      <w:proofErr w:type="spellEnd"/>
    </w:p>
    <w:p w14:paraId="54D3A10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  <w:r w:rsidRPr="0083488E">
        <w:rPr>
          <w:lang w:val="en-US"/>
        </w:rPr>
        <w:t xml:space="preserve"> namespace App\Controllers;</w:t>
      </w:r>
    </w:p>
    <w:p w14:paraId="55D67698" w14:textId="77777777" w:rsidR="0083488E" w:rsidRPr="0083488E" w:rsidRDefault="0083488E" w:rsidP="0083488E">
      <w:pPr>
        <w:rPr>
          <w:lang w:val="en-US"/>
        </w:rPr>
      </w:pPr>
    </w:p>
    <w:p w14:paraId="1F907D4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class Home extends </w:t>
      </w:r>
      <w:proofErr w:type="spellStart"/>
      <w:r w:rsidRPr="0083488E">
        <w:rPr>
          <w:lang w:val="en-US"/>
        </w:rPr>
        <w:t>BaseController</w:t>
      </w:r>
      <w:proofErr w:type="spellEnd"/>
    </w:p>
    <w:p w14:paraId="0522373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0CAD754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gramStart"/>
      <w:r w:rsidRPr="0083488E">
        <w:rPr>
          <w:lang w:val="en-US"/>
        </w:rPr>
        <w:t>index(</w:t>
      </w:r>
      <w:proofErr w:type="gramEnd"/>
      <w:r w:rsidRPr="0083488E">
        <w:rPr>
          <w:lang w:val="en-US"/>
        </w:rPr>
        <w:t>)</w:t>
      </w:r>
    </w:p>
    <w:p w14:paraId="7578EA0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3AB6E21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view('</w:t>
      </w:r>
      <w:proofErr w:type="spellStart"/>
      <w:r w:rsidRPr="0083488E">
        <w:rPr>
          <w:lang w:val="en-US"/>
        </w:rPr>
        <w:t>welcome_message</w:t>
      </w:r>
      <w:proofErr w:type="spellEnd"/>
      <w:r w:rsidRPr="0083488E">
        <w:rPr>
          <w:lang w:val="en-US"/>
        </w:rPr>
        <w:t>');</w:t>
      </w:r>
    </w:p>
    <w:p w14:paraId="150C543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15077CE1" w14:textId="77777777" w:rsidR="0083488E" w:rsidRPr="0083488E" w:rsidRDefault="0083488E" w:rsidP="0083488E">
      <w:pPr>
        <w:rPr>
          <w:lang w:val="en-US"/>
        </w:rPr>
      </w:pPr>
    </w:p>
    <w:p w14:paraId="5B4E6E5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//--------------------------------------------------------------------</w:t>
      </w:r>
    </w:p>
    <w:p w14:paraId="6AED19E9" w14:textId="77777777" w:rsidR="0083488E" w:rsidRPr="0083488E" w:rsidRDefault="0083488E" w:rsidP="0083488E">
      <w:pPr>
        <w:rPr>
          <w:lang w:val="en-US"/>
        </w:rPr>
      </w:pPr>
    </w:p>
    <w:p w14:paraId="2507F2F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}</w:t>
      </w:r>
    </w:p>
    <w:p w14:paraId="3D008FD3" w14:textId="77777777" w:rsidR="0083488E" w:rsidRPr="0083488E" w:rsidRDefault="0083488E" w:rsidP="0083488E">
      <w:pPr>
        <w:rPr>
          <w:lang w:val="en-US"/>
        </w:rPr>
      </w:pPr>
    </w:p>
    <w:p w14:paraId="223076F5" w14:textId="77777777" w:rsidR="0083488E" w:rsidRPr="0083488E" w:rsidRDefault="0083488E" w:rsidP="0083488E">
      <w:pPr>
        <w:rPr>
          <w:lang w:val="en-US"/>
        </w:rPr>
      </w:pPr>
    </w:p>
    <w:p w14:paraId="5DA2BE7A" w14:textId="4BF6ED3D" w:rsidR="0083488E" w:rsidRDefault="0083488E" w:rsidP="0083488E">
      <w:pPr>
        <w:pStyle w:val="Ttulo4"/>
        <w:rPr>
          <w:lang w:val="en-US"/>
        </w:rPr>
      </w:pPr>
      <w:r>
        <w:rPr>
          <w:lang w:val="en-US"/>
        </w:rPr>
        <w:t xml:space="preserve">2.1.2.5 </w:t>
      </w:r>
      <w:proofErr w:type="spellStart"/>
      <w:r>
        <w:rPr>
          <w:lang w:val="en-US"/>
        </w:rPr>
        <w:t>Login_c.php</w:t>
      </w:r>
      <w:proofErr w:type="spellEnd"/>
    </w:p>
    <w:p w14:paraId="10A5BAB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</w:p>
    <w:p w14:paraId="40F799BA" w14:textId="77777777" w:rsidR="0083488E" w:rsidRPr="0083488E" w:rsidRDefault="0083488E" w:rsidP="0083488E">
      <w:pPr>
        <w:rPr>
          <w:lang w:val="en-US"/>
        </w:rPr>
      </w:pPr>
    </w:p>
    <w:p w14:paraId="75D1395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namespace App\Controllers;</w:t>
      </w:r>
    </w:p>
    <w:p w14:paraId="76922827" w14:textId="77777777" w:rsidR="0083488E" w:rsidRPr="0083488E" w:rsidRDefault="0083488E" w:rsidP="0083488E">
      <w:pPr>
        <w:rPr>
          <w:lang w:val="en-US"/>
        </w:rPr>
      </w:pPr>
    </w:p>
    <w:p w14:paraId="601B671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App\Models\</w:t>
      </w:r>
      <w:proofErr w:type="spell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;</w:t>
      </w:r>
    </w:p>
    <w:p w14:paraId="164FA29F" w14:textId="77777777" w:rsidR="0083488E" w:rsidRPr="0083488E" w:rsidRDefault="0083488E" w:rsidP="0083488E">
      <w:pPr>
        <w:rPr>
          <w:lang w:val="en-US"/>
        </w:rPr>
      </w:pPr>
    </w:p>
    <w:p w14:paraId="081E747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class 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 xml:space="preserve"> extends </w:t>
      </w:r>
      <w:proofErr w:type="spellStart"/>
      <w:r w:rsidRPr="0083488E">
        <w:rPr>
          <w:lang w:val="en-US"/>
        </w:rPr>
        <w:t>BaseController</w:t>
      </w:r>
      <w:proofErr w:type="spellEnd"/>
    </w:p>
    <w:p w14:paraId="1367F19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15AC3CA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protected $session;</w:t>
      </w:r>
    </w:p>
    <w:p w14:paraId="0BA04DE8" w14:textId="77777777" w:rsidR="0083488E" w:rsidRPr="0083488E" w:rsidRDefault="0083488E" w:rsidP="0083488E">
      <w:pPr>
        <w:rPr>
          <w:lang w:val="en-US"/>
        </w:rPr>
      </w:pPr>
    </w:p>
    <w:p w14:paraId="1FD9725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public function __</w:t>
      </w:r>
      <w:proofErr w:type="gramStart"/>
      <w:r w:rsidRPr="0083488E">
        <w:rPr>
          <w:lang w:val="en-US"/>
        </w:rPr>
        <w:t>construct(</w:t>
      </w:r>
      <w:proofErr w:type="gramEnd"/>
      <w:r w:rsidRPr="0083488E">
        <w:rPr>
          <w:lang w:val="en-US"/>
        </w:rPr>
        <w:t>)</w:t>
      </w:r>
    </w:p>
    <w:p w14:paraId="7403F16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5651FEE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$this-&gt;session = </w:t>
      </w:r>
      <w:proofErr w:type="gramStart"/>
      <w:r w:rsidRPr="0083488E">
        <w:rPr>
          <w:lang w:val="en-US"/>
        </w:rPr>
        <w:t>session(</w:t>
      </w:r>
      <w:proofErr w:type="gramEnd"/>
      <w:r w:rsidRPr="0083488E">
        <w:rPr>
          <w:lang w:val="en-US"/>
        </w:rPr>
        <w:t>);</w:t>
      </w:r>
    </w:p>
    <w:p w14:paraId="22AC93C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51AED592" w14:textId="77777777" w:rsidR="0083488E" w:rsidRPr="0083488E" w:rsidRDefault="0083488E" w:rsidP="0083488E">
      <w:pPr>
        <w:rPr>
          <w:lang w:val="en-US"/>
        </w:rPr>
      </w:pPr>
    </w:p>
    <w:p w14:paraId="3B44216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/*** </w:t>
      </w:r>
      <w:proofErr w:type="spellStart"/>
      <w:r w:rsidRPr="0083488E">
        <w:rPr>
          <w:lang w:val="en-US"/>
        </w:rPr>
        <w:t>Mostrar</w:t>
      </w:r>
      <w:proofErr w:type="spellEnd"/>
      <w:r w:rsidRPr="0083488E">
        <w:rPr>
          <w:lang w:val="en-US"/>
        </w:rPr>
        <w:t xml:space="preserve"> login*/</w:t>
      </w:r>
    </w:p>
    <w:p w14:paraId="3FC30ED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gramStart"/>
      <w:r w:rsidRPr="0083488E">
        <w:rPr>
          <w:lang w:val="en-US"/>
        </w:rPr>
        <w:t>index(</w:t>
      </w:r>
      <w:proofErr w:type="gramEnd"/>
      <w:r w:rsidRPr="0083488E">
        <w:rPr>
          <w:lang w:val="en-US"/>
        </w:rPr>
        <w:t>)</w:t>
      </w:r>
    </w:p>
    <w:p w14:paraId="391D297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2ECBBE0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$this-&gt;session-&gt;</w:t>
      </w:r>
      <w:proofErr w:type="gramStart"/>
      <w:r w:rsidRPr="0083488E">
        <w:rPr>
          <w:lang w:val="en-US"/>
        </w:rPr>
        <w:t>destroy(</w:t>
      </w:r>
      <w:proofErr w:type="gramEnd"/>
      <w:r w:rsidRPr="0083488E">
        <w:rPr>
          <w:lang w:val="en-US"/>
        </w:rPr>
        <w:t>);</w:t>
      </w:r>
    </w:p>
    <w:p w14:paraId="5944D9B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view('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');</w:t>
      </w:r>
    </w:p>
    <w:p w14:paraId="41605762" w14:textId="77777777" w:rsidR="0083488E" w:rsidRPr="000062B9" w:rsidRDefault="0083488E" w:rsidP="0083488E">
      <w:r w:rsidRPr="0083488E">
        <w:rPr>
          <w:lang w:val="en-US"/>
        </w:rPr>
        <w:t xml:space="preserve">    </w:t>
      </w:r>
      <w:r w:rsidRPr="000062B9">
        <w:t>}</w:t>
      </w:r>
    </w:p>
    <w:p w14:paraId="28051CA6" w14:textId="77777777" w:rsidR="0083488E" w:rsidRPr="000062B9" w:rsidRDefault="0083488E" w:rsidP="0083488E"/>
    <w:p w14:paraId="6728E22C" w14:textId="77777777" w:rsidR="0083488E" w:rsidRPr="000062B9" w:rsidRDefault="0083488E" w:rsidP="0083488E">
      <w:r w:rsidRPr="000062B9">
        <w:t xml:space="preserve">    /*** Validar </w:t>
      </w:r>
      <w:proofErr w:type="spellStart"/>
      <w:r w:rsidRPr="000062B9">
        <w:t>login</w:t>
      </w:r>
      <w:proofErr w:type="spellEnd"/>
      <w:r w:rsidRPr="000062B9">
        <w:t>*/</w:t>
      </w:r>
    </w:p>
    <w:p w14:paraId="267991F8" w14:textId="77777777" w:rsidR="0083488E" w:rsidRPr="000062B9" w:rsidRDefault="0083488E" w:rsidP="0083488E">
      <w:proofErr w:type="spellStart"/>
      <w:r w:rsidRPr="000062B9">
        <w:t>public</w:t>
      </w:r>
      <w:proofErr w:type="spellEnd"/>
      <w:r w:rsidRPr="000062B9">
        <w:t xml:space="preserve"> </w:t>
      </w:r>
      <w:proofErr w:type="spellStart"/>
      <w:r w:rsidRPr="000062B9">
        <w:t>function</w:t>
      </w:r>
      <w:proofErr w:type="spellEnd"/>
      <w:r w:rsidRPr="000062B9">
        <w:t xml:space="preserve"> </w:t>
      </w:r>
      <w:proofErr w:type="gramStart"/>
      <w:r w:rsidRPr="000062B9">
        <w:t>validar(</w:t>
      </w:r>
      <w:proofErr w:type="gramEnd"/>
      <w:r w:rsidRPr="000062B9">
        <w:t>)</w:t>
      </w:r>
    </w:p>
    <w:p w14:paraId="20E1A4B9" w14:textId="77777777" w:rsidR="0083488E" w:rsidRPr="000062B9" w:rsidRDefault="0083488E" w:rsidP="0083488E">
      <w:r w:rsidRPr="000062B9">
        <w:t>{</w:t>
      </w:r>
    </w:p>
    <w:p w14:paraId="0B790794" w14:textId="77777777" w:rsidR="0083488E" w:rsidRPr="0083488E" w:rsidRDefault="0083488E" w:rsidP="0083488E">
      <w:pPr>
        <w:rPr>
          <w:lang w:val="en-US"/>
        </w:rPr>
      </w:pPr>
      <w:r w:rsidRPr="000062B9">
        <w:t xml:space="preserve">    </w:t>
      </w:r>
      <w:r w:rsidRPr="0083488E">
        <w:rPr>
          <w:lang w:val="en-US"/>
        </w:rPr>
        <w:t xml:space="preserve">$model = new </w:t>
      </w:r>
      <w:proofErr w:type="spellStart"/>
      <w:proofErr w:type="gram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3D247F59" w14:textId="77777777" w:rsidR="0083488E" w:rsidRPr="0083488E" w:rsidRDefault="0083488E" w:rsidP="0083488E">
      <w:pPr>
        <w:rPr>
          <w:lang w:val="en-US"/>
        </w:rPr>
      </w:pPr>
    </w:p>
    <w:p w14:paraId="3C36573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 xml:space="preserve">  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');</w:t>
      </w:r>
    </w:p>
    <w:p w14:paraId="0BBCC9A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$password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('password');</w:t>
      </w:r>
    </w:p>
    <w:p w14:paraId="6491AC84" w14:textId="77777777" w:rsidR="0083488E" w:rsidRPr="0083488E" w:rsidRDefault="0083488E" w:rsidP="0083488E">
      <w:pPr>
        <w:rPr>
          <w:lang w:val="en-US"/>
        </w:rPr>
      </w:pPr>
    </w:p>
    <w:p w14:paraId="43942669" w14:textId="77777777" w:rsidR="0083488E" w:rsidRPr="0083488E" w:rsidRDefault="0083488E" w:rsidP="0083488E">
      <w:r w:rsidRPr="0083488E">
        <w:rPr>
          <w:lang w:val="en-US"/>
        </w:rPr>
        <w:t xml:space="preserve">    </w:t>
      </w:r>
      <w:r w:rsidRPr="0083488E">
        <w:t>$usuario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login</w:t>
      </w:r>
      <w:proofErr w:type="spellEnd"/>
      <w:r w:rsidRPr="0083488E">
        <w:t>($correo);</w:t>
      </w:r>
    </w:p>
    <w:p w14:paraId="2592578C" w14:textId="77777777" w:rsidR="0083488E" w:rsidRPr="0083488E" w:rsidRDefault="0083488E" w:rsidP="0083488E"/>
    <w:p w14:paraId="7A3561AF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if</w:t>
      </w:r>
      <w:proofErr w:type="spellEnd"/>
      <w:r w:rsidRPr="0083488E">
        <w:t xml:space="preserve"> ($usuario) {</w:t>
      </w:r>
    </w:p>
    <w:p w14:paraId="6CF16FE1" w14:textId="77777777" w:rsidR="0083488E" w:rsidRPr="0083488E" w:rsidRDefault="0083488E" w:rsidP="0083488E">
      <w:r w:rsidRPr="0083488E">
        <w:t xml:space="preserve">        // </w:t>
      </w:r>
      <w:r w:rsidRPr="0083488E">
        <w:rPr>
          <w:rFonts w:ascii="Segoe UI Emoji" w:hAnsi="Segoe UI Emoji" w:cs="Segoe UI Emoji"/>
        </w:rPr>
        <w:t>✅</w:t>
      </w:r>
      <w:r w:rsidRPr="0083488E">
        <w:t xml:space="preserve"> DETECTAR AUTOM</w:t>
      </w:r>
      <w:r w:rsidRPr="0083488E">
        <w:rPr>
          <w:rFonts w:ascii="Calibri" w:hAnsi="Calibri" w:cs="Calibri"/>
        </w:rPr>
        <w:t>Á</w:t>
      </w:r>
      <w:r w:rsidRPr="0083488E">
        <w:t>TICAMENTE EL TIPO DE HASH</w:t>
      </w:r>
    </w:p>
    <w:p w14:paraId="055E0DF1" w14:textId="77777777" w:rsidR="0083488E" w:rsidRPr="0083488E" w:rsidRDefault="0083488E" w:rsidP="0083488E">
      <w:r w:rsidRPr="0083488E">
        <w:t>        $</w:t>
      </w:r>
      <w:proofErr w:type="spellStart"/>
      <w:r w:rsidRPr="0083488E">
        <w:t>password_guardada</w:t>
      </w:r>
      <w:proofErr w:type="spellEnd"/>
      <w:r w:rsidRPr="0083488E">
        <w:t xml:space="preserve"> = $usuario['</w:t>
      </w:r>
      <w:proofErr w:type="spellStart"/>
      <w:r w:rsidRPr="0083488E">
        <w:t>password</w:t>
      </w:r>
      <w:proofErr w:type="spellEnd"/>
      <w:r w:rsidRPr="0083488E">
        <w:t>'];</w:t>
      </w:r>
    </w:p>
    <w:p w14:paraId="04498C21" w14:textId="77777777" w:rsidR="0083488E" w:rsidRPr="0083488E" w:rsidRDefault="0083488E" w:rsidP="0083488E">
      <w:r w:rsidRPr="0083488E">
        <w:t xml:space="preserve">        </w:t>
      </w:r>
    </w:p>
    <w:p w14:paraId="14917C99" w14:textId="77777777" w:rsidR="0083488E" w:rsidRPr="0083488E" w:rsidRDefault="0083488E" w:rsidP="0083488E">
      <w:r w:rsidRPr="0083488E">
        <w:lastRenderedPageBreak/>
        <w:t xml:space="preserve">        // Verificar si es SHA1 (40 caracteres </w:t>
      </w:r>
      <w:proofErr w:type="spellStart"/>
      <w:r w:rsidRPr="0083488E">
        <w:t>hex</w:t>
      </w:r>
      <w:proofErr w:type="spellEnd"/>
      <w:r w:rsidRPr="0083488E">
        <w:t>)</w:t>
      </w:r>
    </w:p>
    <w:p w14:paraId="2C65AC4F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if (</w:t>
      </w:r>
      <w:proofErr w:type="spellStart"/>
      <w:r w:rsidRPr="0083488E">
        <w:rPr>
          <w:lang w:val="en-US"/>
        </w:rPr>
        <w:t>preg_match</w:t>
      </w:r>
      <w:proofErr w:type="spellEnd"/>
      <w:r w:rsidRPr="0083488E">
        <w:rPr>
          <w:lang w:val="en-US"/>
        </w:rPr>
        <w:t>('/^[a-f0-9]{</w:t>
      </w:r>
      <w:proofErr w:type="gramStart"/>
      <w:r w:rsidRPr="0083488E">
        <w:rPr>
          <w:lang w:val="en-US"/>
        </w:rPr>
        <w:t>40}$</w:t>
      </w:r>
      <w:proofErr w:type="gramEnd"/>
      <w:r w:rsidRPr="0083488E">
        <w:rPr>
          <w:lang w:val="en-US"/>
        </w:rPr>
        <w:t>/', $</w:t>
      </w:r>
      <w:proofErr w:type="spellStart"/>
      <w:r w:rsidRPr="0083488E">
        <w:rPr>
          <w:lang w:val="en-US"/>
        </w:rPr>
        <w:t>password_guardada</w:t>
      </w:r>
      <w:proofErr w:type="spellEnd"/>
      <w:r w:rsidRPr="0083488E">
        <w:rPr>
          <w:lang w:val="en-US"/>
        </w:rPr>
        <w:t>)) {</w:t>
      </w:r>
    </w:p>
    <w:p w14:paraId="53902B6A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// Es SHA1 - verificar con sha1()</w:t>
      </w:r>
    </w:p>
    <w:p w14:paraId="5CDE5DBE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if (sha1($password) === $</w:t>
      </w:r>
      <w:proofErr w:type="spellStart"/>
      <w:r w:rsidRPr="0083488E">
        <w:rPr>
          <w:lang w:val="en-US"/>
        </w:rPr>
        <w:t>password_guardada</w:t>
      </w:r>
      <w:proofErr w:type="spellEnd"/>
      <w:r w:rsidRPr="0083488E">
        <w:rPr>
          <w:lang w:val="en-US"/>
        </w:rPr>
        <w:t>) {</w:t>
      </w:r>
    </w:p>
    <w:p w14:paraId="59BF32DD" w14:textId="77777777" w:rsidR="0083488E" w:rsidRPr="0083488E" w:rsidRDefault="0083488E" w:rsidP="0083488E">
      <w:r w:rsidRPr="0083488E">
        <w:rPr>
          <w:lang w:val="en-US"/>
        </w:rPr>
        <w:t xml:space="preserve">                </w:t>
      </w:r>
      <w:r w:rsidRPr="0083488E">
        <w:t xml:space="preserve">// </w:t>
      </w:r>
      <w:r w:rsidRPr="0083488E">
        <w:rPr>
          <w:rFonts w:ascii="Segoe UI Emoji" w:hAnsi="Segoe UI Emoji" w:cs="Segoe UI Emoji"/>
        </w:rPr>
        <w:t>✅</w:t>
      </w:r>
      <w:r w:rsidRPr="0083488E">
        <w:t xml:space="preserve"> Contrase</w:t>
      </w:r>
      <w:r w:rsidRPr="0083488E">
        <w:rPr>
          <w:rFonts w:ascii="Calibri" w:hAnsi="Calibri" w:cs="Calibri"/>
        </w:rPr>
        <w:t>ñ</w:t>
      </w:r>
      <w:r w:rsidRPr="0083488E">
        <w:t>a SHA1 correcta</w:t>
      </w:r>
    </w:p>
    <w:p w14:paraId="170F3742" w14:textId="77777777" w:rsidR="0083488E" w:rsidRPr="0083488E" w:rsidRDefault="0083488E" w:rsidP="0083488E">
      <w:r w:rsidRPr="0083488E">
        <w:t>                // OPCIONAL: Migrar a BCRYPT automáticamente</w:t>
      </w:r>
    </w:p>
    <w:p w14:paraId="3DC792D4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    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nuevo_hash</w:t>
      </w:r>
      <w:proofErr w:type="spellEnd"/>
      <w:r w:rsidRPr="0083488E">
        <w:rPr>
          <w:lang w:val="en-US"/>
        </w:rPr>
        <w:t xml:space="preserve"> = </w:t>
      </w:r>
      <w:proofErr w:type="spellStart"/>
      <w:r w:rsidRPr="0083488E">
        <w:rPr>
          <w:lang w:val="en-US"/>
        </w:rPr>
        <w:t>password_</w:t>
      </w:r>
      <w:proofErr w:type="gramStart"/>
      <w:r w:rsidRPr="0083488E">
        <w:rPr>
          <w:lang w:val="en-US"/>
        </w:rPr>
        <w:t>hash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$password, PASSWORD_BCRYPT);</w:t>
      </w:r>
    </w:p>
    <w:p w14:paraId="2C589D2B" w14:textId="77777777" w:rsidR="0083488E" w:rsidRPr="0083488E" w:rsidRDefault="0083488E" w:rsidP="0083488E">
      <w:r w:rsidRPr="0083488E">
        <w:rPr>
          <w:lang w:val="en-US"/>
        </w:rPr>
        <w:t xml:space="preserve">                </w:t>
      </w:r>
      <w:r w:rsidRPr="0083488E">
        <w:t>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update</w:t>
      </w:r>
      <w:proofErr w:type="spellEnd"/>
      <w:r w:rsidRPr="0083488E">
        <w:t>($usuario['</w:t>
      </w:r>
      <w:proofErr w:type="spellStart"/>
      <w:r w:rsidRPr="0083488E">
        <w:t>id_usuarios</w:t>
      </w:r>
      <w:proofErr w:type="spellEnd"/>
      <w:r w:rsidRPr="0083488E">
        <w:t>'], [</w:t>
      </w:r>
    </w:p>
    <w:p w14:paraId="5E923F67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        </w:t>
      </w:r>
      <w:r w:rsidRPr="0083488E">
        <w:rPr>
          <w:lang w:val="en-US"/>
        </w:rPr>
        <w:t>'password' =&gt; $</w:t>
      </w:r>
      <w:proofErr w:type="spellStart"/>
      <w:r w:rsidRPr="0083488E">
        <w:rPr>
          <w:lang w:val="en-US"/>
        </w:rPr>
        <w:t>nuevo_hash</w:t>
      </w:r>
      <w:proofErr w:type="spellEnd"/>
      <w:r w:rsidRPr="0083488E">
        <w:rPr>
          <w:lang w:val="en-US"/>
        </w:rPr>
        <w:t>,</w:t>
      </w:r>
    </w:p>
    <w:p w14:paraId="2B9748E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    '</w:t>
      </w:r>
      <w:proofErr w:type="spellStart"/>
      <w:proofErr w:type="gramStart"/>
      <w:r w:rsidRPr="0083488E">
        <w:rPr>
          <w:lang w:val="en-US"/>
        </w:rPr>
        <w:t>password</w:t>
      </w:r>
      <w:proofErr w:type="gramEnd"/>
      <w:r w:rsidRPr="0083488E">
        <w:rPr>
          <w:lang w:val="en-US"/>
        </w:rPr>
        <w:t>_updated_at</w:t>
      </w:r>
      <w:proofErr w:type="spellEnd"/>
      <w:r w:rsidRPr="0083488E">
        <w:rPr>
          <w:lang w:val="en-US"/>
        </w:rPr>
        <w:t xml:space="preserve">' =&gt; </w:t>
      </w:r>
      <w:proofErr w:type="gramStart"/>
      <w:r w:rsidRPr="0083488E">
        <w:rPr>
          <w:lang w:val="en-US"/>
        </w:rPr>
        <w:t>date(</w:t>
      </w:r>
      <w:proofErr w:type="gramEnd"/>
      <w:r w:rsidRPr="0083488E">
        <w:rPr>
          <w:lang w:val="en-US"/>
        </w:rPr>
        <w:t xml:space="preserve">'Y-m-d </w:t>
      </w:r>
      <w:proofErr w:type="gramStart"/>
      <w:r w:rsidRPr="0083488E">
        <w:rPr>
          <w:lang w:val="en-US"/>
        </w:rPr>
        <w:t>H:i</w:t>
      </w:r>
      <w:proofErr w:type="gramEnd"/>
      <w:r w:rsidRPr="0083488E">
        <w:rPr>
          <w:lang w:val="en-US"/>
        </w:rPr>
        <w:t>:s')</w:t>
      </w:r>
    </w:p>
    <w:p w14:paraId="65D3C03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]);</w:t>
      </w:r>
    </w:p>
    <w:p w14:paraId="078308E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} else {</w:t>
      </w:r>
    </w:p>
    <w:p w14:paraId="48FA565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'))-&gt;</w:t>
      </w:r>
      <w:proofErr w:type="gramStart"/>
      <w:r w:rsidRPr="0083488E">
        <w:rPr>
          <w:lang w:val="en-US"/>
        </w:rPr>
        <w:t>with(</w:t>
      </w:r>
      <w:proofErr w:type="gramEnd"/>
      <w:r w:rsidRPr="0083488E">
        <w:rPr>
          <w:lang w:val="en-US"/>
        </w:rPr>
        <w:t>'error', '</w:t>
      </w:r>
      <w:proofErr w:type="spellStart"/>
      <w:r w:rsidRPr="0083488E">
        <w:rPr>
          <w:lang w:val="en-US"/>
        </w:rPr>
        <w:t>Contraseña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incorrecta</w:t>
      </w:r>
      <w:proofErr w:type="spellEnd"/>
      <w:r w:rsidRPr="0083488E">
        <w:rPr>
          <w:lang w:val="en-US"/>
        </w:rPr>
        <w:t>');</w:t>
      </w:r>
    </w:p>
    <w:p w14:paraId="46CF5D89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}</w:t>
      </w:r>
    </w:p>
    <w:p w14:paraId="1C443C5E" w14:textId="77777777" w:rsidR="0083488E" w:rsidRPr="0083488E" w:rsidRDefault="0083488E" w:rsidP="0083488E">
      <w:r w:rsidRPr="0083488E">
        <w:t xml:space="preserve">        } </w:t>
      </w:r>
    </w:p>
    <w:p w14:paraId="00CCB5B3" w14:textId="77777777" w:rsidR="0083488E" w:rsidRPr="0083488E" w:rsidRDefault="0083488E" w:rsidP="0083488E">
      <w:r w:rsidRPr="0083488E">
        <w:t>        // Verificar si es BCRYPT (empieza con $2y$)</w:t>
      </w:r>
    </w:p>
    <w:p w14:paraId="48633572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elseif</w:t>
      </w:r>
      <w:proofErr w:type="spellEnd"/>
      <w:r w:rsidRPr="0083488E">
        <w:t xml:space="preserve"> (</w:t>
      </w:r>
      <w:proofErr w:type="spellStart"/>
      <w:proofErr w:type="gramStart"/>
      <w:r w:rsidRPr="0083488E">
        <w:t>strpos</w:t>
      </w:r>
      <w:proofErr w:type="spellEnd"/>
      <w:r w:rsidRPr="0083488E">
        <w:t>(</w:t>
      </w:r>
      <w:proofErr w:type="gramEnd"/>
      <w:r w:rsidRPr="0083488E">
        <w:t>$</w:t>
      </w:r>
      <w:proofErr w:type="spellStart"/>
      <w:r w:rsidRPr="0083488E">
        <w:t>password_guardada</w:t>
      </w:r>
      <w:proofErr w:type="spellEnd"/>
      <w:r w:rsidRPr="0083488E">
        <w:t>, '$2y$') === 0) {</w:t>
      </w:r>
    </w:p>
    <w:p w14:paraId="210630B5" w14:textId="77777777" w:rsidR="0083488E" w:rsidRPr="0083488E" w:rsidRDefault="0083488E" w:rsidP="0083488E">
      <w:r w:rsidRPr="0083488E">
        <w:t xml:space="preserve">            // Es BCRYPT - verificar con </w:t>
      </w:r>
      <w:proofErr w:type="spellStart"/>
      <w:r w:rsidRPr="0083488E">
        <w:t>password_</w:t>
      </w:r>
      <w:proofErr w:type="gramStart"/>
      <w:r w:rsidRPr="0083488E">
        <w:t>verify</w:t>
      </w:r>
      <w:proofErr w:type="spellEnd"/>
      <w:r w:rsidRPr="0083488E">
        <w:t>(</w:t>
      </w:r>
      <w:proofErr w:type="gramEnd"/>
      <w:r w:rsidRPr="0083488E">
        <w:t>)</w:t>
      </w:r>
    </w:p>
    <w:p w14:paraId="058749FA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 xml:space="preserve">if </w:t>
      </w:r>
      <w:proofErr w:type="gramStart"/>
      <w:r w:rsidRPr="0083488E">
        <w:rPr>
          <w:lang w:val="en-US"/>
        </w:rPr>
        <w:t>(!</w:t>
      </w:r>
      <w:proofErr w:type="spellStart"/>
      <w:r w:rsidRPr="0083488E">
        <w:rPr>
          <w:lang w:val="en-US"/>
        </w:rPr>
        <w:t>password</w:t>
      </w:r>
      <w:proofErr w:type="gramEnd"/>
      <w:r w:rsidRPr="0083488E">
        <w:rPr>
          <w:lang w:val="en-US"/>
        </w:rPr>
        <w:t>_</w:t>
      </w:r>
      <w:proofErr w:type="gramStart"/>
      <w:r w:rsidRPr="0083488E">
        <w:rPr>
          <w:lang w:val="en-US"/>
        </w:rPr>
        <w:t>verify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$password, $</w:t>
      </w:r>
      <w:proofErr w:type="spellStart"/>
      <w:r w:rsidRPr="0083488E">
        <w:rPr>
          <w:lang w:val="en-US"/>
        </w:rPr>
        <w:t>password_guardada</w:t>
      </w:r>
      <w:proofErr w:type="spellEnd"/>
      <w:r w:rsidRPr="0083488E">
        <w:rPr>
          <w:lang w:val="en-US"/>
        </w:rPr>
        <w:t>)) {</w:t>
      </w:r>
    </w:p>
    <w:p w14:paraId="322DB47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'))-&gt;</w:t>
      </w:r>
      <w:proofErr w:type="gramStart"/>
      <w:r w:rsidRPr="0083488E">
        <w:rPr>
          <w:lang w:val="en-US"/>
        </w:rPr>
        <w:t>with(</w:t>
      </w:r>
      <w:proofErr w:type="gramEnd"/>
      <w:r w:rsidRPr="0083488E">
        <w:rPr>
          <w:lang w:val="en-US"/>
        </w:rPr>
        <w:t>'error', '</w:t>
      </w:r>
      <w:proofErr w:type="spellStart"/>
      <w:r w:rsidRPr="0083488E">
        <w:rPr>
          <w:lang w:val="en-US"/>
        </w:rPr>
        <w:t>Contraseña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incorrecta</w:t>
      </w:r>
      <w:proofErr w:type="spellEnd"/>
      <w:r w:rsidRPr="0083488E">
        <w:rPr>
          <w:lang w:val="en-US"/>
        </w:rPr>
        <w:t>');</w:t>
      </w:r>
    </w:p>
    <w:p w14:paraId="1E711F5C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}</w:t>
      </w:r>
    </w:p>
    <w:p w14:paraId="74CCD600" w14:textId="77777777" w:rsidR="0083488E" w:rsidRPr="0083488E" w:rsidRDefault="0083488E" w:rsidP="0083488E">
      <w:r w:rsidRPr="0083488E">
        <w:t xml:space="preserve">        } </w:t>
      </w:r>
    </w:p>
    <w:p w14:paraId="713AA613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else</w:t>
      </w:r>
      <w:proofErr w:type="spellEnd"/>
      <w:r w:rsidRPr="0083488E">
        <w:t xml:space="preserve"> {</w:t>
      </w:r>
    </w:p>
    <w:p w14:paraId="72020C47" w14:textId="77777777" w:rsidR="0083488E" w:rsidRPr="0083488E" w:rsidRDefault="0083488E" w:rsidP="0083488E">
      <w:r w:rsidRPr="0083488E">
        <w:t>            // Otro formato desconocido</w:t>
      </w:r>
    </w:p>
    <w:p w14:paraId="539DF6DA" w14:textId="77777777" w:rsidR="0083488E" w:rsidRPr="0083488E" w:rsidRDefault="0083488E" w:rsidP="0083488E">
      <w:r w:rsidRPr="0083488E">
        <w:t xml:space="preserve">            </w:t>
      </w:r>
      <w:proofErr w:type="spellStart"/>
      <w:r w:rsidRPr="0083488E">
        <w:t>return</w:t>
      </w:r>
      <w:proofErr w:type="spellEnd"/>
      <w:r w:rsidRPr="0083488E">
        <w:t xml:space="preserve"> </w:t>
      </w:r>
      <w:proofErr w:type="spellStart"/>
      <w:r w:rsidRPr="0083488E">
        <w:t>redirect</w:t>
      </w:r>
      <w:proofErr w:type="spellEnd"/>
      <w:r w:rsidRPr="0083488E">
        <w:t>()-&gt;</w:t>
      </w:r>
      <w:proofErr w:type="spellStart"/>
      <w:r w:rsidRPr="0083488E">
        <w:t>to</w:t>
      </w:r>
      <w:proofErr w:type="spellEnd"/>
      <w:r w:rsidRPr="0083488E">
        <w:t>(</w:t>
      </w:r>
      <w:proofErr w:type="spellStart"/>
      <w:r w:rsidRPr="0083488E">
        <w:t>base_url</w:t>
      </w:r>
      <w:proofErr w:type="spellEnd"/>
      <w:r w:rsidRPr="0083488E">
        <w:t>('/</w:t>
      </w:r>
      <w:proofErr w:type="spellStart"/>
      <w:r w:rsidRPr="0083488E">
        <w:t>login_c</w:t>
      </w:r>
      <w:proofErr w:type="spellEnd"/>
      <w:r w:rsidRPr="0083488E">
        <w:t>'))-&gt;</w:t>
      </w:r>
      <w:proofErr w:type="spellStart"/>
      <w:proofErr w:type="gramStart"/>
      <w:r w:rsidRPr="0083488E">
        <w:t>with</w:t>
      </w:r>
      <w:proofErr w:type="spellEnd"/>
      <w:r w:rsidRPr="0083488E">
        <w:t>(</w:t>
      </w:r>
      <w:proofErr w:type="gramEnd"/>
      <w:r w:rsidRPr="0083488E">
        <w:t>'error', 'Formato de contraseña no soportado');</w:t>
      </w:r>
    </w:p>
    <w:p w14:paraId="6E13FB29" w14:textId="77777777" w:rsidR="0083488E" w:rsidRPr="0083488E" w:rsidRDefault="0083488E" w:rsidP="0083488E">
      <w:r w:rsidRPr="0083488E">
        <w:lastRenderedPageBreak/>
        <w:t>        }</w:t>
      </w:r>
    </w:p>
    <w:p w14:paraId="0F97384D" w14:textId="77777777" w:rsidR="0083488E" w:rsidRPr="0083488E" w:rsidRDefault="0083488E" w:rsidP="0083488E"/>
    <w:p w14:paraId="3757A4BC" w14:textId="77777777" w:rsidR="0083488E" w:rsidRPr="0083488E" w:rsidRDefault="0083488E" w:rsidP="0083488E">
      <w:r w:rsidRPr="0083488E">
        <w:t>        // Continuar con la validación normal...</w:t>
      </w:r>
    </w:p>
    <w:p w14:paraId="38579411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($usuario['verificado'] == 0) {</w:t>
      </w:r>
    </w:p>
    <w:p w14:paraId="12D82CDD" w14:textId="77777777" w:rsidR="0083488E" w:rsidRPr="0083488E" w:rsidRDefault="0083488E" w:rsidP="0083488E">
      <w:r w:rsidRPr="0083488E">
        <w:t xml:space="preserve">            </w:t>
      </w:r>
      <w:proofErr w:type="spellStart"/>
      <w:r w:rsidRPr="0083488E">
        <w:t>return</w:t>
      </w:r>
      <w:proofErr w:type="spellEnd"/>
      <w:r w:rsidRPr="0083488E">
        <w:t xml:space="preserve"> </w:t>
      </w:r>
      <w:proofErr w:type="spellStart"/>
      <w:r w:rsidRPr="0083488E">
        <w:t>redirect</w:t>
      </w:r>
      <w:proofErr w:type="spellEnd"/>
      <w:r w:rsidRPr="0083488E">
        <w:t>()-&gt;</w:t>
      </w:r>
      <w:proofErr w:type="gramStart"/>
      <w:r w:rsidRPr="0083488E">
        <w:t>back(</w:t>
      </w:r>
      <w:proofErr w:type="gramEnd"/>
      <w:r w:rsidRPr="0083488E">
        <w:t>)-&gt;</w:t>
      </w:r>
      <w:proofErr w:type="spellStart"/>
      <w:proofErr w:type="gramStart"/>
      <w:r w:rsidRPr="0083488E">
        <w:t>with</w:t>
      </w:r>
      <w:proofErr w:type="spellEnd"/>
      <w:r w:rsidRPr="0083488E">
        <w:t>(</w:t>
      </w:r>
      <w:proofErr w:type="gramEnd"/>
      <w:r w:rsidRPr="0083488E">
        <w:t>'error', 'Debes verificar tu correo antes de iniciar sesión');</w:t>
      </w:r>
    </w:p>
    <w:p w14:paraId="0A3DE837" w14:textId="77777777" w:rsidR="0083488E" w:rsidRPr="0083488E" w:rsidRDefault="0083488E" w:rsidP="0083488E">
      <w:r w:rsidRPr="0083488E">
        <w:t>        }</w:t>
      </w:r>
    </w:p>
    <w:p w14:paraId="040235DD" w14:textId="77777777" w:rsidR="0083488E" w:rsidRPr="0083488E" w:rsidRDefault="0083488E" w:rsidP="0083488E"/>
    <w:p w14:paraId="63D91562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($usuario['activo'] == 0) {</w:t>
      </w:r>
    </w:p>
    <w:p w14:paraId="1A162FFD" w14:textId="77777777" w:rsidR="0083488E" w:rsidRPr="0083488E" w:rsidRDefault="0083488E" w:rsidP="0083488E">
      <w:r w:rsidRPr="0083488E">
        <w:t xml:space="preserve">            </w:t>
      </w:r>
      <w:proofErr w:type="spellStart"/>
      <w:r w:rsidRPr="0083488E">
        <w:t>return</w:t>
      </w:r>
      <w:proofErr w:type="spellEnd"/>
      <w:r w:rsidRPr="0083488E">
        <w:t xml:space="preserve"> </w:t>
      </w:r>
      <w:proofErr w:type="spellStart"/>
      <w:r w:rsidRPr="0083488E">
        <w:t>redirect</w:t>
      </w:r>
      <w:proofErr w:type="spellEnd"/>
      <w:r w:rsidRPr="0083488E">
        <w:t>()-&gt;</w:t>
      </w:r>
      <w:proofErr w:type="gramStart"/>
      <w:r w:rsidRPr="0083488E">
        <w:t>back(</w:t>
      </w:r>
      <w:proofErr w:type="gramEnd"/>
      <w:r w:rsidRPr="0083488E">
        <w:t>)-&gt;</w:t>
      </w:r>
      <w:proofErr w:type="spellStart"/>
      <w:proofErr w:type="gramStart"/>
      <w:r w:rsidRPr="0083488E">
        <w:t>with</w:t>
      </w:r>
      <w:proofErr w:type="spellEnd"/>
      <w:r w:rsidRPr="0083488E">
        <w:t>(</w:t>
      </w:r>
      <w:proofErr w:type="gramEnd"/>
      <w:r w:rsidRPr="0083488E">
        <w:t>'error', 'Tu cuenta aún no está activa');</w:t>
      </w:r>
    </w:p>
    <w:p w14:paraId="603BB927" w14:textId="77777777" w:rsidR="0083488E" w:rsidRPr="0083488E" w:rsidRDefault="0083488E" w:rsidP="0083488E">
      <w:r w:rsidRPr="0083488E">
        <w:t>        }</w:t>
      </w:r>
    </w:p>
    <w:p w14:paraId="6E3AE881" w14:textId="77777777" w:rsidR="0083488E" w:rsidRPr="0083488E" w:rsidRDefault="0083488E" w:rsidP="0083488E"/>
    <w:p w14:paraId="64F686CF" w14:textId="77777777" w:rsidR="0083488E" w:rsidRPr="0083488E" w:rsidRDefault="0083488E" w:rsidP="0083488E">
      <w:r w:rsidRPr="0083488E">
        <w:t>        $</w:t>
      </w:r>
      <w:proofErr w:type="spellStart"/>
      <w:r w:rsidRPr="0083488E">
        <w:t>datos_session</w:t>
      </w:r>
      <w:proofErr w:type="spellEnd"/>
      <w:r w:rsidRPr="0083488E">
        <w:t xml:space="preserve"> = [</w:t>
      </w:r>
    </w:p>
    <w:p w14:paraId="609EAD68" w14:textId="77777777" w:rsidR="0083488E" w:rsidRPr="0083488E" w:rsidRDefault="0083488E" w:rsidP="0083488E">
      <w:r w:rsidRPr="0083488E">
        <w:t>            '</w:t>
      </w:r>
      <w:proofErr w:type="spellStart"/>
      <w:r w:rsidRPr="0083488E">
        <w:t>id_usuario</w:t>
      </w:r>
      <w:proofErr w:type="spellEnd"/>
      <w:r w:rsidRPr="0083488E">
        <w:t>' =&gt; $usuario['</w:t>
      </w:r>
      <w:proofErr w:type="spellStart"/>
      <w:r w:rsidRPr="0083488E">
        <w:t>id_usuarios</w:t>
      </w:r>
      <w:proofErr w:type="spellEnd"/>
      <w:r w:rsidRPr="0083488E">
        <w:t>'],</w:t>
      </w:r>
    </w:p>
    <w:p w14:paraId="426F5270" w14:textId="77777777" w:rsidR="0083488E" w:rsidRPr="0083488E" w:rsidRDefault="0083488E" w:rsidP="0083488E">
      <w:r w:rsidRPr="0083488E">
        <w:t>            'nombre'     =&gt; $usuario['nombre'],</w:t>
      </w:r>
    </w:p>
    <w:p w14:paraId="43BA5C7E" w14:textId="77777777" w:rsidR="0083488E" w:rsidRPr="0083488E" w:rsidRDefault="0083488E" w:rsidP="0083488E">
      <w:r w:rsidRPr="0083488E">
        <w:t>            '</w:t>
      </w:r>
      <w:proofErr w:type="spellStart"/>
      <w:r w:rsidRPr="0083488E">
        <w:t>id_empresa</w:t>
      </w:r>
      <w:proofErr w:type="spellEnd"/>
      <w:r w:rsidRPr="0083488E">
        <w:t>' =&gt; $usuario['</w:t>
      </w:r>
      <w:proofErr w:type="spellStart"/>
      <w:r w:rsidRPr="0083488E">
        <w:t>id_empresas</w:t>
      </w:r>
      <w:proofErr w:type="spellEnd"/>
      <w:r w:rsidRPr="0083488E">
        <w:t>'],</w:t>
      </w:r>
    </w:p>
    <w:p w14:paraId="5F7B2464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rol</w:t>
      </w:r>
      <w:proofErr w:type="spellEnd"/>
      <w:r w:rsidRPr="0083488E">
        <w:rPr>
          <w:lang w:val="en-US"/>
        </w:rPr>
        <w:t>'        =&gt; $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['</w:t>
      </w:r>
      <w:proofErr w:type="spellStart"/>
      <w:r w:rsidRPr="0083488E">
        <w:rPr>
          <w:lang w:val="en-US"/>
        </w:rPr>
        <w:t>rol</w:t>
      </w:r>
      <w:proofErr w:type="spellEnd"/>
      <w:r w:rsidRPr="0083488E">
        <w:rPr>
          <w:lang w:val="en-US"/>
        </w:rPr>
        <w:t>'],</w:t>
      </w:r>
    </w:p>
    <w:p w14:paraId="122FE94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r w:rsidRPr="0083488E">
        <w:rPr>
          <w:lang w:val="en-US"/>
        </w:rPr>
        <w:t>logueado</w:t>
      </w:r>
      <w:proofErr w:type="spellEnd"/>
      <w:r w:rsidRPr="0083488E">
        <w:rPr>
          <w:lang w:val="en-US"/>
        </w:rPr>
        <w:t>'   =&gt; true</w:t>
      </w:r>
    </w:p>
    <w:p w14:paraId="5314C6D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];</w:t>
      </w:r>
    </w:p>
    <w:p w14:paraId="5F1D30F2" w14:textId="77777777" w:rsidR="0083488E" w:rsidRPr="0083488E" w:rsidRDefault="0083488E" w:rsidP="0083488E">
      <w:pPr>
        <w:rPr>
          <w:lang w:val="en-US"/>
        </w:rPr>
      </w:pPr>
    </w:p>
    <w:p w14:paraId="7DEBA40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fechaPassword</w:t>
      </w:r>
      <w:proofErr w:type="spellEnd"/>
      <w:r w:rsidRPr="0083488E">
        <w:rPr>
          <w:lang w:val="en-US"/>
        </w:rPr>
        <w:t xml:space="preserve"> = $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['</w:t>
      </w:r>
      <w:proofErr w:type="spellStart"/>
      <w:r w:rsidRPr="0083488E">
        <w:rPr>
          <w:lang w:val="en-US"/>
        </w:rPr>
        <w:t>password_updated_at</w:t>
      </w:r>
      <w:proofErr w:type="spellEnd"/>
      <w:r w:rsidRPr="0083488E">
        <w:rPr>
          <w:lang w:val="en-US"/>
        </w:rPr>
        <w:t>'];</w:t>
      </w:r>
    </w:p>
    <w:p w14:paraId="53FFB06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if </w:t>
      </w:r>
      <w:proofErr w:type="gramStart"/>
      <w:r w:rsidRPr="0083488E">
        <w:rPr>
          <w:lang w:val="en-US"/>
        </w:rPr>
        <w:t>(!$</w:t>
      </w:r>
      <w:proofErr w:type="spellStart"/>
      <w:proofErr w:type="gramEnd"/>
      <w:r w:rsidRPr="0083488E">
        <w:rPr>
          <w:lang w:val="en-US"/>
        </w:rPr>
        <w:t>fechaPassword</w:t>
      </w:r>
      <w:proofErr w:type="spellEnd"/>
      <w:r w:rsidRPr="0083488E">
        <w:rPr>
          <w:lang w:val="en-US"/>
        </w:rPr>
        <w:t>) {</w:t>
      </w:r>
    </w:p>
    <w:p w14:paraId="131E300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</w:t>
      </w:r>
      <w:proofErr w:type="spellStart"/>
      <w:r w:rsidRPr="0083488E">
        <w:rPr>
          <w:lang w:val="en-US"/>
        </w:rPr>
        <w:t>fechaPassword</w:t>
      </w:r>
      <w:proofErr w:type="spellEnd"/>
      <w:r w:rsidRPr="0083488E">
        <w:rPr>
          <w:lang w:val="en-US"/>
        </w:rPr>
        <w:t xml:space="preserve"> = </w:t>
      </w:r>
      <w:proofErr w:type="gramStart"/>
      <w:r w:rsidRPr="0083488E">
        <w:rPr>
          <w:lang w:val="en-US"/>
        </w:rPr>
        <w:t>date(</w:t>
      </w:r>
      <w:proofErr w:type="gramEnd"/>
      <w:r w:rsidRPr="0083488E">
        <w:rPr>
          <w:lang w:val="en-US"/>
        </w:rPr>
        <w:t xml:space="preserve">'Y-m-d </w:t>
      </w:r>
      <w:proofErr w:type="gramStart"/>
      <w:r w:rsidRPr="0083488E">
        <w:rPr>
          <w:lang w:val="en-US"/>
        </w:rPr>
        <w:t>H:i</w:t>
      </w:r>
      <w:proofErr w:type="gramEnd"/>
      <w:r w:rsidRPr="0083488E">
        <w:rPr>
          <w:lang w:val="en-US"/>
        </w:rPr>
        <w:t>:s');</w:t>
      </w:r>
    </w:p>
    <w:p w14:paraId="0824B47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032BF6C0" w14:textId="77777777" w:rsidR="0083488E" w:rsidRPr="0083488E" w:rsidRDefault="0083488E" w:rsidP="0083488E">
      <w:pPr>
        <w:rPr>
          <w:lang w:val="en-US"/>
        </w:rPr>
      </w:pPr>
    </w:p>
    <w:p w14:paraId="48A5DC1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expira</w:t>
      </w:r>
      <w:proofErr w:type="spellEnd"/>
      <w:r w:rsidRPr="0083488E">
        <w:rPr>
          <w:lang w:val="en-US"/>
        </w:rPr>
        <w:t xml:space="preserve"> = </w:t>
      </w:r>
      <w:proofErr w:type="spellStart"/>
      <w:proofErr w:type="gramStart"/>
      <w:r w:rsidRPr="0083488E">
        <w:rPr>
          <w:lang w:val="en-US"/>
        </w:rPr>
        <w:t>strtotime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</w:t>
      </w:r>
      <w:proofErr w:type="spellStart"/>
      <w:proofErr w:type="gramStart"/>
      <w:r w:rsidRPr="0083488E">
        <w:rPr>
          <w:lang w:val="en-US"/>
        </w:rPr>
        <w:t>fechaPassword</w:t>
      </w:r>
      <w:proofErr w:type="spellEnd"/>
      <w:r w:rsidRPr="0083488E">
        <w:rPr>
          <w:lang w:val="en-US"/>
        </w:rPr>
        <w:t xml:space="preserve"> .</w:t>
      </w:r>
      <w:proofErr w:type="gramEnd"/>
      <w:r w:rsidRPr="0083488E">
        <w:rPr>
          <w:lang w:val="en-US"/>
        </w:rPr>
        <w:t xml:space="preserve"> ' +3 months');</w:t>
      </w:r>
    </w:p>
    <w:p w14:paraId="1DF9755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$hoy = </w:t>
      </w:r>
      <w:proofErr w:type="gramStart"/>
      <w:r w:rsidRPr="0083488E">
        <w:rPr>
          <w:lang w:val="en-US"/>
        </w:rPr>
        <w:t>time(</w:t>
      </w:r>
      <w:proofErr w:type="gramEnd"/>
      <w:r w:rsidRPr="0083488E">
        <w:rPr>
          <w:lang w:val="en-US"/>
        </w:rPr>
        <w:t>);</w:t>
      </w:r>
    </w:p>
    <w:p w14:paraId="06175550" w14:textId="77777777" w:rsidR="0083488E" w:rsidRPr="0083488E" w:rsidRDefault="0083488E" w:rsidP="0083488E">
      <w:pPr>
        <w:rPr>
          <w:lang w:val="en-US"/>
        </w:rPr>
      </w:pPr>
    </w:p>
    <w:p w14:paraId="4830953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if ($hoy &gt; $</w:t>
      </w:r>
      <w:proofErr w:type="spellStart"/>
      <w:r w:rsidRPr="0083488E">
        <w:rPr>
          <w:lang w:val="en-US"/>
        </w:rPr>
        <w:t>expira</w:t>
      </w:r>
      <w:proofErr w:type="spellEnd"/>
      <w:r w:rsidRPr="0083488E">
        <w:rPr>
          <w:lang w:val="en-US"/>
        </w:rPr>
        <w:t>) {</w:t>
      </w:r>
    </w:p>
    <w:p w14:paraId="0AD9067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$token = bin2hex(</w:t>
      </w:r>
      <w:proofErr w:type="spellStart"/>
      <w:r w:rsidRPr="0083488E">
        <w:rPr>
          <w:lang w:val="en-US"/>
        </w:rPr>
        <w:t>random_</w:t>
      </w:r>
      <w:proofErr w:type="gramStart"/>
      <w:r w:rsidRPr="0083488E">
        <w:rPr>
          <w:lang w:val="en-US"/>
        </w:rPr>
        <w:t>bytes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16));</w:t>
      </w:r>
    </w:p>
    <w:p w14:paraId="42D9F8D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$model-&gt;update($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['</w:t>
      </w:r>
      <w:proofErr w:type="spellStart"/>
      <w:r w:rsidRPr="0083488E">
        <w:rPr>
          <w:lang w:val="en-US"/>
        </w:rPr>
        <w:t>id_usuarios</w:t>
      </w:r>
      <w:proofErr w:type="spellEnd"/>
      <w:r w:rsidRPr="0083488E">
        <w:rPr>
          <w:lang w:val="en-US"/>
        </w:rPr>
        <w:t>'], ['</w:t>
      </w:r>
      <w:proofErr w:type="spellStart"/>
      <w:r w:rsidRPr="0083488E">
        <w:rPr>
          <w:lang w:val="en-US"/>
        </w:rPr>
        <w:t>reset_token</w:t>
      </w:r>
      <w:proofErr w:type="spellEnd"/>
      <w:r w:rsidRPr="0083488E">
        <w:rPr>
          <w:lang w:val="en-US"/>
        </w:rPr>
        <w:t>' =&gt; $token]);</w:t>
      </w:r>
    </w:p>
    <w:p w14:paraId="3F2D3D3B" w14:textId="77777777" w:rsidR="0083488E" w:rsidRPr="0083488E" w:rsidRDefault="0083488E" w:rsidP="0083488E">
      <w:r w:rsidRPr="0083488E">
        <w:rPr>
          <w:lang w:val="en-US"/>
        </w:rPr>
        <w:t xml:space="preserve">            return </w:t>
      </w:r>
      <w:proofErr w:type="gramStart"/>
      <w:r w:rsidRPr="0083488E">
        <w:rPr>
          <w:lang w:val="en-US"/>
        </w:rPr>
        <w:t>redirect(</w:t>
      </w:r>
      <w:proofErr w:type="gramEnd"/>
      <w:r w:rsidRPr="0083488E">
        <w:rPr>
          <w:lang w:val="en-US"/>
        </w:rPr>
        <w:t>)-&gt;</w:t>
      </w:r>
      <w:proofErr w:type="gramStart"/>
      <w:r w:rsidRPr="0083488E">
        <w:rPr>
          <w:lang w:val="en-US"/>
        </w:rPr>
        <w:t>to(</w:t>
      </w:r>
      <w:proofErr w:type="gramEnd"/>
      <w:r w:rsidRPr="0083488E">
        <w:rPr>
          <w:lang w:val="en-US"/>
        </w:rPr>
        <w:t>(</w:t>
      </w:r>
      <w:proofErr w:type="spellStart"/>
      <w:r w:rsidRPr="0083488E">
        <w:rPr>
          <w:lang w:val="en-US"/>
        </w:rPr>
        <w:t>base_</w:t>
      </w:r>
      <w:proofErr w:type="gramStart"/>
      <w:r w:rsidRPr="0083488E">
        <w:rPr>
          <w:lang w:val="en-US"/>
        </w:rPr>
        <w:t>url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'/reset-password/</w:t>
      </w:r>
      <w:proofErr w:type="gramStart"/>
      <w:r w:rsidRPr="0083488E">
        <w:rPr>
          <w:lang w:val="en-US"/>
        </w:rPr>
        <w:t>' .</w:t>
      </w:r>
      <w:proofErr w:type="gramEnd"/>
      <w:r w:rsidRPr="0083488E">
        <w:rPr>
          <w:lang w:val="en-US"/>
        </w:rPr>
        <w:t xml:space="preserve"> </w:t>
      </w:r>
      <w:r w:rsidRPr="0083488E">
        <w:t>$token)))-&gt;</w:t>
      </w:r>
      <w:proofErr w:type="spellStart"/>
      <w:proofErr w:type="gramStart"/>
      <w:r w:rsidRPr="0083488E">
        <w:t>with</w:t>
      </w:r>
      <w:proofErr w:type="spellEnd"/>
      <w:r w:rsidRPr="0083488E">
        <w:t>(</w:t>
      </w:r>
      <w:proofErr w:type="gramEnd"/>
      <w:r w:rsidRPr="0083488E">
        <w:t>'error', 'Tu contraseña ha expirado, debes cambiarla');</w:t>
      </w:r>
    </w:p>
    <w:p w14:paraId="4592DF71" w14:textId="77777777" w:rsidR="0083488E" w:rsidRPr="0083488E" w:rsidRDefault="0083488E" w:rsidP="0083488E">
      <w:r w:rsidRPr="0083488E">
        <w:t>        }</w:t>
      </w:r>
    </w:p>
    <w:p w14:paraId="2E92D82E" w14:textId="77777777" w:rsidR="0083488E" w:rsidRPr="0083488E" w:rsidRDefault="0083488E" w:rsidP="0083488E"/>
    <w:p w14:paraId="527C264A" w14:textId="77777777" w:rsidR="0083488E" w:rsidRPr="0083488E" w:rsidRDefault="0083488E" w:rsidP="0083488E">
      <w:r w:rsidRPr="0083488E">
        <w:t>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-&gt;set($</w:t>
      </w:r>
      <w:proofErr w:type="spellStart"/>
      <w:r w:rsidRPr="0083488E">
        <w:t>datos_session</w:t>
      </w:r>
      <w:proofErr w:type="spellEnd"/>
      <w:r w:rsidRPr="0083488E">
        <w:t>);</w:t>
      </w:r>
    </w:p>
    <w:p w14:paraId="7FD5CCF4" w14:textId="77777777" w:rsidR="0083488E" w:rsidRPr="0083488E" w:rsidRDefault="0083488E" w:rsidP="0083488E">
      <w:r w:rsidRPr="0083488E">
        <w:t xml:space="preserve">        </w:t>
      </w:r>
    </w:p>
    <w:p w14:paraId="4824B84F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if ($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['</w:t>
      </w:r>
      <w:proofErr w:type="spellStart"/>
      <w:r w:rsidRPr="0083488E">
        <w:rPr>
          <w:lang w:val="en-US"/>
        </w:rPr>
        <w:t>rol</w:t>
      </w:r>
      <w:proofErr w:type="spellEnd"/>
      <w:r w:rsidRPr="0083488E">
        <w:rPr>
          <w:lang w:val="en-US"/>
        </w:rPr>
        <w:t>'] == 1) {</w:t>
      </w:r>
    </w:p>
    <w:p w14:paraId="43BF785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('/admin'));</w:t>
      </w:r>
    </w:p>
    <w:p w14:paraId="237903B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 else {</w:t>
      </w:r>
    </w:p>
    <w:p w14:paraId="74914AD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menu_c</w:t>
      </w:r>
      <w:proofErr w:type="spellEnd"/>
      <w:r w:rsidRPr="0083488E">
        <w:rPr>
          <w:lang w:val="en-US"/>
        </w:rPr>
        <w:t>'));</w:t>
      </w:r>
    </w:p>
    <w:p w14:paraId="04F10A8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2E2C95A9" w14:textId="77777777" w:rsidR="0083488E" w:rsidRPr="0083488E" w:rsidRDefault="0083488E" w:rsidP="0083488E">
      <w:pPr>
        <w:rPr>
          <w:lang w:val="en-US"/>
        </w:rPr>
      </w:pPr>
    </w:p>
    <w:p w14:paraId="7F7640F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 else {</w:t>
      </w:r>
    </w:p>
    <w:p w14:paraId="76A75C5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'))-&gt;</w:t>
      </w:r>
      <w:proofErr w:type="gramStart"/>
      <w:r w:rsidRPr="0083488E">
        <w:rPr>
          <w:lang w:val="en-US"/>
        </w:rPr>
        <w:t>with(</w:t>
      </w:r>
      <w:proofErr w:type="gramEnd"/>
      <w:r w:rsidRPr="0083488E">
        <w:rPr>
          <w:lang w:val="en-US"/>
        </w:rPr>
        <w:t>'error', '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 xml:space="preserve"> no </w:t>
      </w:r>
      <w:proofErr w:type="spellStart"/>
      <w:r w:rsidRPr="0083488E">
        <w:rPr>
          <w:lang w:val="en-US"/>
        </w:rPr>
        <w:t>existe</w:t>
      </w:r>
      <w:proofErr w:type="spellEnd"/>
      <w:r w:rsidRPr="0083488E">
        <w:rPr>
          <w:lang w:val="en-US"/>
        </w:rPr>
        <w:t>');</w:t>
      </w:r>
    </w:p>
    <w:p w14:paraId="0D8F0F6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444F0ED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}</w:t>
      </w:r>
    </w:p>
    <w:p w14:paraId="27F8B32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/*** Logout*/</w:t>
      </w:r>
    </w:p>
    <w:p w14:paraId="0AFCEA3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gramStart"/>
      <w:r w:rsidRPr="0083488E">
        <w:rPr>
          <w:lang w:val="en-US"/>
        </w:rPr>
        <w:t>logout(</w:t>
      </w:r>
      <w:proofErr w:type="gramEnd"/>
      <w:r w:rsidRPr="0083488E">
        <w:rPr>
          <w:lang w:val="en-US"/>
        </w:rPr>
        <w:t>)</w:t>
      </w:r>
    </w:p>
    <w:p w14:paraId="23B1B85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73F9A73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$this-&gt;session-&gt;</w:t>
      </w:r>
      <w:proofErr w:type="gramStart"/>
      <w:r w:rsidRPr="0083488E">
        <w:rPr>
          <w:lang w:val="en-US"/>
        </w:rPr>
        <w:t>destroy(</w:t>
      </w:r>
      <w:proofErr w:type="gramEnd"/>
      <w:r w:rsidRPr="0083488E">
        <w:rPr>
          <w:lang w:val="en-US"/>
        </w:rPr>
        <w:t>);</w:t>
      </w:r>
    </w:p>
    <w:p w14:paraId="4B90B90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'));</w:t>
      </w:r>
    </w:p>
    <w:p w14:paraId="0A1634E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10F85E1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}</w:t>
      </w:r>
    </w:p>
    <w:p w14:paraId="233E0F24" w14:textId="77777777" w:rsidR="0083488E" w:rsidRPr="0083488E" w:rsidRDefault="0083488E" w:rsidP="0083488E">
      <w:pPr>
        <w:rPr>
          <w:lang w:val="en-US"/>
        </w:rPr>
      </w:pPr>
    </w:p>
    <w:p w14:paraId="36BEDCA5" w14:textId="77777777" w:rsidR="0083488E" w:rsidRPr="0083488E" w:rsidRDefault="0083488E" w:rsidP="0083488E">
      <w:pPr>
        <w:rPr>
          <w:lang w:val="en-US"/>
        </w:rPr>
      </w:pPr>
    </w:p>
    <w:p w14:paraId="79AC41E2" w14:textId="6D408A64" w:rsidR="0083488E" w:rsidRPr="000062B9" w:rsidRDefault="0083488E" w:rsidP="0083488E">
      <w:pPr>
        <w:pStyle w:val="Ttulo4"/>
        <w:rPr>
          <w:lang w:val="en-US"/>
        </w:rPr>
      </w:pPr>
      <w:r w:rsidRPr="000062B9">
        <w:rPr>
          <w:lang w:val="en-US"/>
        </w:rPr>
        <w:t xml:space="preserve">2.1.2.6 </w:t>
      </w:r>
      <w:proofErr w:type="spellStart"/>
      <w:r w:rsidRPr="000062B9">
        <w:rPr>
          <w:lang w:val="en-US"/>
        </w:rPr>
        <w:t>Menu_c.php</w:t>
      </w:r>
      <w:proofErr w:type="spellEnd"/>
    </w:p>
    <w:p w14:paraId="001804A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</w:p>
    <w:p w14:paraId="34771C76" w14:textId="77777777" w:rsidR="0083488E" w:rsidRPr="0083488E" w:rsidRDefault="0083488E" w:rsidP="0083488E">
      <w:pPr>
        <w:rPr>
          <w:lang w:val="en-US"/>
        </w:rPr>
      </w:pPr>
    </w:p>
    <w:p w14:paraId="588BB1A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namespace App\Controllers;</w:t>
      </w:r>
    </w:p>
    <w:p w14:paraId="022A885F" w14:textId="77777777" w:rsidR="0083488E" w:rsidRPr="0083488E" w:rsidRDefault="0083488E" w:rsidP="0083488E">
      <w:pPr>
        <w:rPr>
          <w:lang w:val="en-US"/>
        </w:rPr>
      </w:pPr>
    </w:p>
    <w:p w14:paraId="34BE42E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App\Models\</w:t>
      </w:r>
      <w:proofErr w:type="spell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;</w:t>
      </w:r>
    </w:p>
    <w:p w14:paraId="021A9AE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App\Models\</w:t>
      </w:r>
      <w:proofErr w:type="spellStart"/>
      <w:r w:rsidRPr="0083488E">
        <w:rPr>
          <w:lang w:val="en-US"/>
        </w:rPr>
        <w:t>ValidadorModel</w:t>
      </w:r>
      <w:proofErr w:type="spellEnd"/>
      <w:r w:rsidRPr="0083488E">
        <w:rPr>
          <w:lang w:val="en-US"/>
        </w:rPr>
        <w:t>;</w:t>
      </w:r>
    </w:p>
    <w:p w14:paraId="51B6473F" w14:textId="77777777" w:rsidR="0083488E" w:rsidRPr="0083488E" w:rsidRDefault="0083488E" w:rsidP="0083488E">
      <w:pPr>
        <w:rPr>
          <w:lang w:val="en-US"/>
        </w:rPr>
      </w:pPr>
    </w:p>
    <w:p w14:paraId="58D80AD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class </w:t>
      </w:r>
      <w:proofErr w:type="spellStart"/>
      <w:r w:rsidRPr="0083488E">
        <w:rPr>
          <w:lang w:val="en-US"/>
        </w:rPr>
        <w:t>Menu_c</w:t>
      </w:r>
      <w:proofErr w:type="spellEnd"/>
      <w:r w:rsidRPr="0083488E">
        <w:rPr>
          <w:lang w:val="en-US"/>
        </w:rPr>
        <w:t xml:space="preserve"> extends </w:t>
      </w:r>
      <w:proofErr w:type="spellStart"/>
      <w:r w:rsidRPr="0083488E">
        <w:rPr>
          <w:lang w:val="en-US"/>
        </w:rPr>
        <w:t>BaseController</w:t>
      </w:r>
      <w:proofErr w:type="spellEnd"/>
    </w:p>
    <w:p w14:paraId="73259BF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04DE6C1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protected $session;</w:t>
      </w:r>
    </w:p>
    <w:p w14:paraId="63E48757" w14:textId="77777777" w:rsidR="0083488E" w:rsidRPr="0083488E" w:rsidRDefault="0083488E" w:rsidP="0083488E">
      <w:pPr>
        <w:rPr>
          <w:lang w:val="en-US"/>
        </w:rPr>
      </w:pPr>
    </w:p>
    <w:p w14:paraId="5128F32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public function __</w:t>
      </w:r>
      <w:proofErr w:type="gramStart"/>
      <w:r w:rsidRPr="0083488E">
        <w:rPr>
          <w:lang w:val="en-US"/>
        </w:rPr>
        <w:t>construct(</w:t>
      </w:r>
      <w:proofErr w:type="gramEnd"/>
      <w:r w:rsidRPr="0083488E">
        <w:rPr>
          <w:lang w:val="en-US"/>
        </w:rPr>
        <w:t>)</w:t>
      </w:r>
    </w:p>
    <w:p w14:paraId="2B0574F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0B63FD7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$this-&gt;session = </w:t>
      </w:r>
      <w:proofErr w:type="gramStart"/>
      <w:r w:rsidRPr="0083488E">
        <w:rPr>
          <w:lang w:val="en-US"/>
        </w:rPr>
        <w:t>session(</w:t>
      </w:r>
      <w:proofErr w:type="gramEnd"/>
      <w:r w:rsidRPr="0083488E">
        <w:rPr>
          <w:lang w:val="en-US"/>
        </w:rPr>
        <w:t>);</w:t>
      </w:r>
    </w:p>
    <w:p w14:paraId="1600B09B" w14:textId="77777777" w:rsidR="0083488E" w:rsidRPr="0083488E" w:rsidRDefault="0083488E" w:rsidP="0083488E">
      <w:pPr>
        <w:rPr>
          <w:lang w:val="en-US"/>
        </w:rPr>
      </w:pPr>
    </w:p>
    <w:p w14:paraId="3383D80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Validar </w:t>
      </w:r>
      <w:proofErr w:type="spellStart"/>
      <w:r w:rsidRPr="0083488E">
        <w:rPr>
          <w:lang w:val="en-US"/>
        </w:rPr>
        <w:t>sesión</w:t>
      </w:r>
      <w:proofErr w:type="spellEnd"/>
    </w:p>
    <w:p w14:paraId="6402E3A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if </w:t>
      </w:r>
      <w:proofErr w:type="gramStart"/>
      <w:r w:rsidRPr="0083488E">
        <w:rPr>
          <w:lang w:val="en-US"/>
        </w:rPr>
        <w:t>(!$</w:t>
      </w:r>
      <w:proofErr w:type="gramEnd"/>
      <w:r w:rsidRPr="0083488E">
        <w:rPr>
          <w:lang w:val="en-US"/>
        </w:rPr>
        <w:t>this-&gt;session-&gt;get('</w:t>
      </w:r>
      <w:proofErr w:type="spellStart"/>
      <w:r w:rsidRPr="0083488E">
        <w:rPr>
          <w:lang w:val="en-US"/>
        </w:rPr>
        <w:t>logueado</w:t>
      </w:r>
      <w:proofErr w:type="spellEnd"/>
      <w:r w:rsidRPr="0083488E">
        <w:rPr>
          <w:lang w:val="en-US"/>
        </w:rPr>
        <w:t>')) {</w:t>
      </w:r>
    </w:p>
    <w:p w14:paraId="5DE43B1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redirect()-&gt;to('/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')-&gt;</w:t>
      </w:r>
      <w:proofErr w:type="gramStart"/>
      <w:r w:rsidRPr="0083488E">
        <w:rPr>
          <w:lang w:val="en-US"/>
        </w:rPr>
        <w:t>send(</w:t>
      </w:r>
      <w:proofErr w:type="gramEnd"/>
      <w:r w:rsidRPr="0083488E">
        <w:rPr>
          <w:lang w:val="en-US"/>
        </w:rPr>
        <w:t>);</w:t>
      </w:r>
    </w:p>
    <w:p w14:paraId="17BC78E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exit;</w:t>
      </w:r>
    </w:p>
    <w:p w14:paraId="3477776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662BC44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381634FB" w14:textId="77777777" w:rsidR="0083488E" w:rsidRPr="0083488E" w:rsidRDefault="0083488E" w:rsidP="0083488E">
      <w:pPr>
        <w:rPr>
          <w:lang w:val="en-US"/>
        </w:rPr>
      </w:pPr>
    </w:p>
    <w:p w14:paraId="46FB62D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 xml:space="preserve">    public function </w:t>
      </w:r>
      <w:proofErr w:type="gramStart"/>
      <w:r w:rsidRPr="0083488E">
        <w:rPr>
          <w:lang w:val="en-US"/>
        </w:rPr>
        <w:t>index(</w:t>
      </w:r>
      <w:proofErr w:type="gramEnd"/>
      <w:r w:rsidRPr="0083488E">
        <w:rPr>
          <w:lang w:val="en-US"/>
        </w:rPr>
        <w:t>)</w:t>
      </w:r>
    </w:p>
    <w:p w14:paraId="350AB96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77777736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$</w:t>
      </w:r>
      <w:proofErr w:type="spellStart"/>
      <w:r w:rsidRPr="0083488E">
        <w:t>model</w:t>
      </w:r>
      <w:proofErr w:type="spellEnd"/>
      <w:r w:rsidRPr="0083488E">
        <w:t xml:space="preserve"> = new </w:t>
      </w:r>
      <w:proofErr w:type="spellStart"/>
      <w:proofErr w:type="gramStart"/>
      <w:r w:rsidRPr="0083488E">
        <w:t>UsuariosModelemc</w:t>
      </w:r>
      <w:proofErr w:type="spellEnd"/>
      <w:r w:rsidRPr="0083488E">
        <w:t>(</w:t>
      </w:r>
      <w:proofErr w:type="gramEnd"/>
      <w:r w:rsidRPr="0083488E">
        <w:t>);</w:t>
      </w:r>
    </w:p>
    <w:p w14:paraId="3D2547CE" w14:textId="77777777" w:rsidR="0083488E" w:rsidRPr="0083488E" w:rsidRDefault="0083488E" w:rsidP="0083488E">
      <w:r w:rsidRPr="0083488E">
        <w:t>        $</w:t>
      </w:r>
      <w:proofErr w:type="spellStart"/>
      <w:r w:rsidRPr="0083488E">
        <w:t>validadorModel</w:t>
      </w:r>
      <w:proofErr w:type="spellEnd"/>
      <w:r w:rsidRPr="0083488E">
        <w:t xml:space="preserve"> = new </w:t>
      </w:r>
      <w:proofErr w:type="spellStart"/>
      <w:proofErr w:type="gramStart"/>
      <w:r w:rsidRPr="0083488E">
        <w:t>ValidadorModel</w:t>
      </w:r>
      <w:proofErr w:type="spellEnd"/>
      <w:r w:rsidRPr="0083488E">
        <w:t>(</w:t>
      </w:r>
      <w:proofErr w:type="gramEnd"/>
      <w:r w:rsidRPr="0083488E">
        <w:t>);</w:t>
      </w:r>
    </w:p>
    <w:p w14:paraId="5A4086F8" w14:textId="77777777" w:rsidR="0083488E" w:rsidRPr="0083488E" w:rsidRDefault="0083488E" w:rsidP="0083488E"/>
    <w:p w14:paraId="7886CFD3" w14:textId="77777777" w:rsidR="0083488E" w:rsidRPr="0083488E" w:rsidRDefault="0083488E" w:rsidP="0083488E">
      <w:r w:rsidRPr="0083488E">
        <w:t>        // Obtener ID del usuario desde sesión</w:t>
      </w:r>
    </w:p>
    <w:p w14:paraId="66DFDBE5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usuario_id</w:t>
      </w:r>
      <w:proofErr w:type="spellEnd"/>
      <w:r w:rsidRPr="0083488E">
        <w:rPr>
          <w:lang w:val="en-US"/>
        </w:rPr>
        <w:t xml:space="preserve"> = $this-&gt;session-&gt;get('</w:t>
      </w:r>
      <w:proofErr w:type="spellStart"/>
      <w:r w:rsidRPr="0083488E">
        <w:rPr>
          <w:lang w:val="en-US"/>
        </w:rPr>
        <w:t>id_usuario</w:t>
      </w:r>
      <w:proofErr w:type="spellEnd"/>
      <w:r w:rsidRPr="0083488E">
        <w:rPr>
          <w:lang w:val="en-US"/>
        </w:rPr>
        <w:t>');</w:t>
      </w:r>
    </w:p>
    <w:p w14:paraId="3503BEF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id_empresa</w:t>
      </w:r>
      <w:proofErr w:type="spellEnd"/>
      <w:r w:rsidRPr="0083488E">
        <w:rPr>
          <w:lang w:val="en-US"/>
        </w:rPr>
        <w:t xml:space="preserve"> = $this-&gt;session-&gt;get('</w:t>
      </w:r>
      <w:proofErr w:type="spellStart"/>
      <w:r w:rsidRPr="0083488E">
        <w:rPr>
          <w:lang w:val="en-US"/>
        </w:rPr>
        <w:t>id_empresa</w:t>
      </w:r>
      <w:proofErr w:type="spellEnd"/>
      <w:r w:rsidRPr="0083488E">
        <w:rPr>
          <w:lang w:val="en-US"/>
        </w:rPr>
        <w:t>');</w:t>
      </w:r>
    </w:p>
    <w:p w14:paraId="6BC24E0A" w14:textId="77777777" w:rsidR="0083488E" w:rsidRPr="0083488E" w:rsidRDefault="0083488E" w:rsidP="0083488E">
      <w:pPr>
        <w:rPr>
          <w:lang w:val="en-US"/>
        </w:rPr>
      </w:pPr>
    </w:p>
    <w:p w14:paraId="1838D1F1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// Obtener datos del usuario</w:t>
      </w:r>
    </w:p>
    <w:p w14:paraId="56DACB36" w14:textId="77777777" w:rsidR="0083488E" w:rsidRPr="0083488E" w:rsidRDefault="0083488E" w:rsidP="0083488E">
      <w:r w:rsidRPr="0083488E">
        <w:t>        $data['usuario']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getUsuario</w:t>
      </w:r>
      <w:proofErr w:type="spellEnd"/>
      <w:r w:rsidRPr="0083488E">
        <w:t>($</w:t>
      </w:r>
      <w:proofErr w:type="spellStart"/>
      <w:r w:rsidRPr="0083488E">
        <w:t>usuario_id</w:t>
      </w:r>
      <w:proofErr w:type="spellEnd"/>
      <w:r w:rsidRPr="0083488E">
        <w:t>);</w:t>
      </w:r>
    </w:p>
    <w:p w14:paraId="22B2CD75" w14:textId="77777777" w:rsidR="0083488E" w:rsidRPr="0083488E" w:rsidRDefault="0083488E" w:rsidP="0083488E"/>
    <w:p w14:paraId="4080B820" w14:textId="77777777" w:rsidR="0083488E" w:rsidRPr="0083488E" w:rsidRDefault="0083488E" w:rsidP="0083488E">
      <w:r w:rsidRPr="0083488E">
        <w:t>        // OBTENER EMPRESA (segunda DB)</w:t>
      </w:r>
    </w:p>
    <w:p w14:paraId="25248D6D" w14:textId="77777777" w:rsidR="0083488E" w:rsidRPr="0083488E" w:rsidRDefault="0083488E" w:rsidP="0083488E">
      <w:r w:rsidRPr="0083488E">
        <w:t>        $empresa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obtenerEmpresaPorId</w:t>
      </w:r>
      <w:proofErr w:type="spellEnd"/>
      <w:r w:rsidRPr="0083488E">
        <w:t>($</w:t>
      </w:r>
      <w:proofErr w:type="spellStart"/>
      <w:r w:rsidRPr="0083488E">
        <w:t>id_empresa</w:t>
      </w:r>
      <w:proofErr w:type="spellEnd"/>
      <w:r w:rsidRPr="0083488E">
        <w:t>);</w:t>
      </w:r>
    </w:p>
    <w:p w14:paraId="0652545C" w14:textId="77777777" w:rsidR="0083488E" w:rsidRPr="0083488E" w:rsidRDefault="0083488E" w:rsidP="0083488E">
      <w:r w:rsidRPr="0083488E">
        <w:t>        $data['</w:t>
      </w:r>
      <w:proofErr w:type="spellStart"/>
      <w:r w:rsidRPr="0083488E">
        <w:t>nombre_empresa</w:t>
      </w:r>
      <w:proofErr w:type="spellEnd"/>
      <w:r w:rsidRPr="0083488E">
        <w:t>'] = $empresa['Empresa'</w:t>
      </w:r>
      <w:proofErr w:type="gramStart"/>
      <w:r w:rsidRPr="0083488E">
        <w:t>] ??</w:t>
      </w:r>
      <w:proofErr w:type="gramEnd"/>
      <w:r w:rsidRPr="0083488E">
        <w:t xml:space="preserve"> 'Sin empresa';</w:t>
      </w:r>
    </w:p>
    <w:p w14:paraId="1F7B0505" w14:textId="77777777" w:rsidR="0083488E" w:rsidRPr="0083488E" w:rsidRDefault="0083488E" w:rsidP="0083488E"/>
    <w:p w14:paraId="4D7C621D" w14:textId="77777777" w:rsidR="0083488E" w:rsidRPr="0083488E" w:rsidRDefault="0083488E" w:rsidP="0083488E">
      <w:r w:rsidRPr="0083488E">
        <w:t>        $data['</w:t>
      </w:r>
      <w:proofErr w:type="spellStart"/>
      <w:r w:rsidRPr="0083488E">
        <w:t>total_certificados</w:t>
      </w:r>
      <w:proofErr w:type="spellEnd"/>
      <w:r w:rsidRPr="0083488E">
        <w:t>'] = $</w:t>
      </w:r>
      <w:proofErr w:type="spellStart"/>
      <w:r w:rsidRPr="0083488E">
        <w:t>validadorModel</w:t>
      </w:r>
      <w:proofErr w:type="spellEnd"/>
      <w:r w:rsidRPr="0083488E">
        <w:t>-&gt;</w:t>
      </w:r>
      <w:proofErr w:type="spellStart"/>
      <w:r w:rsidRPr="0083488E">
        <w:t>contarPorEmpresa</w:t>
      </w:r>
      <w:proofErr w:type="spellEnd"/>
      <w:r w:rsidRPr="0083488E">
        <w:t>($</w:t>
      </w:r>
      <w:proofErr w:type="spellStart"/>
      <w:r w:rsidRPr="0083488E">
        <w:t>id_empresa</w:t>
      </w:r>
      <w:proofErr w:type="spellEnd"/>
      <w:r w:rsidRPr="0083488E">
        <w:t>);</w:t>
      </w:r>
    </w:p>
    <w:p w14:paraId="37CCCF72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 xml:space="preserve">return </w:t>
      </w:r>
      <w:proofErr w:type="gramStart"/>
      <w:r w:rsidRPr="0083488E">
        <w:rPr>
          <w:lang w:val="en-US"/>
        </w:rPr>
        <w:t>view(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menu_c</w:t>
      </w:r>
      <w:proofErr w:type="spellEnd"/>
      <w:r w:rsidRPr="0083488E">
        <w:rPr>
          <w:lang w:val="en-US"/>
        </w:rPr>
        <w:t>', $data);</w:t>
      </w:r>
    </w:p>
    <w:p w14:paraId="473F2B3F" w14:textId="77777777" w:rsidR="0083488E" w:rsidRPr="0083488E" w:rsidRDefault="0083488E" w:rsidP="0083488E">
      <w:pPr>
        <w:rPr>
          <w:lang w:val="en-US"/>
        </w:rPr>
      </w:pPr>
    </w:p>
    <w:p w14:paraId="5D6AD9C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</w:t>
      </w:r>
    </w:p>
    <w:p w14:paraId="673111C9" w14:textId="77777777" w:rsidR="0083488E" w:rsidRPr="0083488E" w:rsidRDefault="0083488E" w:rsidP="0083488E">
      <w:pPr>
        <w:rPr>
          <w:lang w:val="en-US"/>
        </w:rPr>
      </w:pPr>
    </w:p>
    <w:p w14:paraId="6084473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4DAC610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}</w:t>
      </w:r>
    </w:p>
    <w:p w14:paraId="6913C3F3" w14:textId="77777777" w:rsidR="0083488E" w:rsidRPr="0083488E" w:rsidRDefault="0083488E" w:rsidP="0083488E">
      <w:pPr>
        <w:rPr>
          <w:lang w:val="en-US"/>
        </w:rPr>
      </w:pPr>
    </w:p>
    <w:p w14:paraId="2518D27B" w14:textId="77777777" w:rsidR="0083488E" w:rsidRPr="000062B9" w:rsidRDefault="0083488E" w:rsidP="0083488E">
      <w:pPr>
        <w:rPr>
          <w:lang w:val="en-US"/>
        </w:rPr>
      </w:pPr>
    </w:p>
    <w:p w14:paraId="116497FC" w14:textId="7C2A4AF8" w:rsidR="0083488E" w:rsidRPr="000062B9" w:rsidRDefault="0083488E" w:rsidP="0083488E">
      <w:pPr>
        <w:pStyle w:val="Ttulo4"/>
        <w:rPr>
          <w:lang w:val="en-US"/>
        </w:rPr>
      </w:pPr>
      <w:r w:rsidRPr="000062B9">
        <w:rPr>
          <w:lang w:val="en-US"/>
        </w:rPr>
        <w:lastRenderedPageBreak/>
        <w:t xml:space="preserve">2.1.2.7 </w:t>
      </w:r>
      <w:proofErr w:type="spellStart"/>
      <w:r w:rsidRPr="000062B9">
        <w:rPr>
          <w:lang w:val="en-US"/>
        </w:rPr>
        <w:t>Registro_empresac.php</w:t>
      </w:r>
      <w:proofErr w:type="spellEnd"/>
    </w:p>
    <w:p w14:paraId="0661B6F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</w:p>
    <w:p w14:paraId="6DB51A70" w14:textId="77777777" w:rsidR="0083488E" w:rsidRPr="0083488E" w:rsidRDefault="0083488E" w:rsidP="0083488E">
      <w:pPr>
        <w:rPr>
          <w:lang w:val="en-US"/>
        </w:rPr>
      </w:pPr>
    </w:p>
    <w:p w14:paraId="57C42C6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namespace App\Controllers;</w:t>
      </w:r>
    </w:p>
    <w:p w14:paraId="1BE9479D" w14:textId="77777777" w:rsidR="0083488E" w:rsidRPr="0083488E" w:rsidRDefault="0083488E" w:rsidP="0083488E">
      <w:pPr>
        <w:rPr>
          <w:lang w:val="en-US"/>
        </w:rPr>
      </w:pPr>
    </w:p>
    <w:p w14:paraId="5F6D08B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App\Models\</w:t>
      </w:r>
      <w:proofErr w:type="spell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;</w:t>
      </w:r>
    </w:p>
    <w:p w14:paraId="74F4DEB3" w14:textId="77777777" w:rsidR="0083488E" w:rsidRPr="0083488E" w:rsidRDefault="0083488E" w:rsidP="0083488E">
      <w:pPr>
        <w:rPr>
          <w:lang w:val="en-US"/>
        </w:rPr>
      </w:pPr>
    </w:p>
    <w:p w14:paraId="7110610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class 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 xml:space="preserve"> extends </w:t>
      </w:r>
      <w:proofErr w:type="spellStart"/>
      <w:r w:rsidRPr="0083488E">
        <w:rPr>
          <w:lang w:val="en-US"/>
        </w:rPr>
        <w:t>BaseController</w:t>
      </w:r>
      <w:proofErr w:type="spellEnd"/>
    </w:p>
    <w:p w14:paraId="1C6727E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3C71B09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protected $session;</w:t>
      </w:r>
    </w:p>
    <w:p w14:paraId="70906021" w14:textId="77777777" w:rsidR="0083488E" w:rsidRPr="0083488E" w:rsidRDefault="0083488E" w:rsidP="0083488E">
      <w:pPr>
        <w:rPr>
          <w:lang w:val="en-US"/>
        </w:rPr>
      </w:pPr>
    </w:p>
    <w:p w14:paraId="6DC4B29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public function __</w:t>
      </w:r>
      <w:proofErr w:type="gramStart"/>
      <w:r w:rsidRPr="0083488E">
        <w:rPr>
          <w:lang w:val="en-US"/>
        </w:rPr>
        <w:t>construct(</w:t>
      </w:r>
      <w:proofErr w:type="gramEnd"/>
      <w:r w:rsidRPr="0083488E">
        <w:rPr>
          <w:lang w:val="en-US"/>
        </w:rPr>
        <w:t>)</w:t>
      </w:r>
    </w:p>
    <w:p w14:paraId="2E036A2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540B146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$this-&gt;session = </w:t>
      </w:r>
      <w:proofErr w:type="gramStart"/>
      <w:r w:rsidRPr="0083488E">
        <w:rPr>
          <w:lang w:val="en-US"/>
        </w:rPr>
        <w:t>session(</w:t>
      </w:r>
      <w:proofErr w:type="gramEnd"/>
      <w:r w:rsidRPr="0083488E">
        <w:rPr>
          <w:lang w:val="en-US"/>
        </w:rPr>
        <w:t>);</w:t>
      </w:r>
    </w:p>
    <w:p w14:paraId="481BB2C0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</w:t>
      </w:r>
      <w:r w:rsidRPr="000062B9">
        <w:rPr>
          <w:lang w:val="en-US"/>
        </w:rPr>
        <w:t>}</w:t>
      </w:r>
    </w:p>
    <w:p w14:paraId="69A55414" w14:textId="77777777" w:rsidR="0083488E" w:rsidRPr="000062B9" w:rsidRDefault="0083488E" w:rsidP="0083488E">
      <w:pPr>
        <w:rPr>
          <w:lang w:val="en-US"/>
        </w:rPr>
      </w:pPr>
    </w:p>
    <w:p w14:paraId="0697656D" w14:textId="77777777" w:rsidR="0083488E" w:rsidRPr="0083488E" w:rsidRDefault="0083488E" w:rsidP="0083488E">
      <w:r w:rsidRPr="000062B9">
        <w:rPr>
          <w:lang w:val="en-US"/>
        </w:rPr>
        <w:t xml:space="preserve">    </w:t>
      </w:r>
      <w:r w:rsidRPr="0083488E">
        <w:t>/** * Mostrar formulario*/</w:t>
      </w:r>
    </w:p>
    <w:p w14:paraId="791AB81F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public</w:t>
      </w:r>
      <w:proofErr w:type="spellEnd"/>
      <w:r w:rsidRPr="0083488E">
        <w:t xml:space="preserve"> function </w:t>
      </w:r>
      <w:proofErr w:type="spellStart"/>
      <w:proofErr w:type="gramStart"/>
      <w:r w:rsidRPr="0083488E">
        <w:t>index</w:t>
      </w:r>
      <w:proofErr w:type="spellEnd"/>
      <w:r w:rsidRPr="0083488E">
        <w:t>(</w:t>
      </w:r>
      <w:proofErr w:type="gramEnd"/>
      <w:r w:rsidRPr="0083488E">
        <w:t>)</w:t>
      </w:r>
    </w:p>
    <w:p w14:paraId="11167FF1" w14:textId="77777777" w:rsidR="0083488E" w:rsidRPr="0083488E" w:rsidRDefault="0083488E" w:rsidP="0083488E">
      <w:r w:rsidRPr="0083488E">
        <w:t>    {</w:t>
      </w:r>
    </w:p>
    <w:p w14:paraId="2736EBA3" w14:textId="77777777" w:rsidR="0083488E" w:rsidRPr="0083488E" w:rsidRDefault="0083488E" w:rsidP="0083488E">
      <w:r w:rsidRPr="0083488E">
        <w:t>        $</w:t>
      </w:r>
      <w:proofErr w:type="spellStart"/>
      <w:r w:rsidRPr="0083488E">
        <w:t>model</w:t>
      </w:r>
      <w:proofErr w:type="spellEnd"/>
      <w:r w:rsidRPr="0083488E">
        <w:t xml:space="preserve"> = new </w:t>
      </w:r>
      <w:proofErr w:type="spellStart"/>
      <w:proofErr w:type="gramStart"/>
      <w:r w:rsidRPr="0083488E">
        <w:t>UsuariosModelemc</w:t>
      </w:r>
      <w:proofErr w:type="spellEnd"/>
      <w:r w:rsidRPr="0083488E">
        <w:t>(</w:t>
      </w:r>
      <w:proofErr w:type="gramEnd"/>
      <w:r w:rsidRPr="0083488E">
        <w:t>);</w:t>
      </w:r>
    </w:p>
    <w:p w14:paraId="00FA90B4" w14:textId="77777777" w:rsidR="0083488E" w:rsidRPr="0083488E" w:rsidRDefault="0083488E" w:rsidP="0083488E"/>
    <w:p w14:paraId="278DFD9E" w14:textId="77777777" w:rsidR="0083488E" w:rsidRPr="0083488E" w:rsidRDefault="0083488E" w:rsidP="0083488E">
      <w:r w:rsidRPr="0083488E">
        <w:t>        $data['empresas']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proofErr w:type="gramStart"/>
      <w:r w:rsidRPr="0083488E">
        <w:t>obtenerEmpresas</w:t>
      </w:r>
      <w:proofErr w:type="spellEnd"/>
      <w:r w:rsidRPr="0083488E">
        <w:t>(</w:t>
      </w:r>
      <w:proofErr w:type="gramEnd"/>
      <w:r w:rsidRPr="0083488E">
        <w:t>);</w:t>
      </w:r>
    </w:p>
    <w:p w14:paraId="0D476108" w14:textId="77777777" w:rsidR="0083488E" w:rsidRPr="0083488E" w:rsidRDefault="0083488E" w:rsidP="0083488E"/>
    <w:p w14:paraId="06622B97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 xml:space="preserve">return </w:t>
      </w:r>
      <w:proofErr w:type="gramStart"/>
      <w:r w:rsidRPr="0083488E">
        <w:rPr>
          <w:lang w:val="en-US"/>
        </w:rPr>
        <w:t>view(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', $data);</w:t>
      </w:r>
    </w:p>
    <w:p w14:paraId="7F2EFA1C" w14:textId="77777777" w:rsidR="0083488E" w:rsidRPr="0083488E" w:rsidRDefault="0083488E" w:rsidP="0083488E">
      <w:r w:rsidRPr="0083488E">
        <w:rPr>
          <w:lang w:val="en-US"/>
        </w:rPr>
        <w:t xml:space="preserve">    </w:t>
      </w:r>
      <w:r w:rsidRPr="0083488E">
        <w:t>}</w:t>
      </w:r>
    </w:p>
    <w:p w14:paraId="483DF9D9" w14:textId="77777777" w:rsidR="0083488E" w:rsidRPr="0083488E" w:rsidRDefault="0083488E" w:rsidP="0083488E"/>
    <w:p w14:paraId="0CA6CAD5" w14:textId="77777777" w:rsidR="0083488E" w:rsidRPr="0083488E" w:rsidRDefault="0083488E" w:rsidP="0083488E">
      <w:r w:rsidRPr="0083488E">
        <w:lastRenderedPageBreak/>
        <w:t>    /*** Registrar usuario*/</w:t>
      </w:r>
    </w:p>
    <w:p w14:paraId="75C00E6A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public</w:t>
      </w:r>
      <w:proofErr w:type="spellEnd"/>
      <w:r w:rsidRPr="0083488E">
        <w:t xml:space="preserve"> function </w:t>
      </w:r>
      <w:proofErr w:type="gramStart"/>
      <w:r w:rsidRPr="0083488E">
        <w:t>registrar(</w:t>
      </w:r>
      <w:proofErr w:type="gramEnd"/>
      <w:r w:rsidRPr="0083488E">
        <w:t>)</w:t>
      </w:r>
    </w:p>
    <w:p w14:paraId="63F5EBD2" w14:textId="77777777" w:rsidR="0083488E" w:rsidRPr="000062B9" w:rsidRDefault="0083488E" w:rsidP="0083488E">
      <w:r w:rsidRPr="0083488E">
        <w:t xml:space="preserve">    </w:t>
      </w:r>
      <w:r w:rsidRPr="000062B9">
        <w:t>{</w:t>
      </w:r>
    </w:p>
    <w:p w14:paraId="6C64C61B" w14:textId="77777777" w:rsidR="0083488E" w:rsidRPr="0083488E" w:rsidRDefault="0083488E" w:rsidP="0083488E">
      <w:pPr>
        <w:rPr>
          <w:lang w:val="en-US"/>
        </w:rPr>
      </w:pPr>
      <w:r w:rsidRPr="000062B9">
        <w:t xml:space="preserve">        </w:t>
      </w:r>
      <w:r w:rsidRPr="0083488E">
        <w:rPr>
          <w:lang w:val="en-US"/>
        </w:rPr>
        <w:t xml:space="preserve">$model = new </w:t>
      </w:r>
      <w:proofErr w:type="spellStart"/>
      <w:proofErr w:type="gram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7110EC72" w14:textId="77777777" w:rsidR="0083488E" w:rsidRPr="0083488E" w:rsidRDefault="0083488E" w:rsidP="0083488E">
      <w:pPr>
        <w:rPr>
          <w:lang w:val="en-US"/>
        </w:rPr>
      </w:pPr>
    </w:p>
    <w:p w14:paraId="314BCE5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</w:t>
      </w:r>
      <w:proofErr w:type="spellStart"/>
      <w:r w:rsidRPr="0083488E">
        <w:rPr>
          <w:lang w:val="en-US"/>
        </w:rPr>
        <w:t>obtener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datos</w:t>
      </w:r>
      <w:proofErr w:type="spellEnd"/>
    </w:p>
    <w:p w14:paraId="4436F1D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 xml:space="preserve">  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');</w:t>
      </w:r>
    </w:p>
    <w:p w14:paraId="0AE8749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$password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('password');</w:t>
      </w:r>
    </w:p>
    <w:p w14:paraId="12CE64A8" w14:textId="77777777" w:rsidR="0083488E" w:rsidRPr="0083488E" w:rsidRDefault="0083488E" w:rsidP="0083488E">
      <w:pPr>
        <w:rPr>
          <w:lang w:val="en-US"/>
        </w:rPr>
      </w:pPr>
    </w:p>
    <w:p w14:paraId="12F84EA9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/</w:t>
      </w:r>
      <w:proofErr w:type="gramStart"/>
      <w:r w:rsidRPr="0083488E">
        <w:t>/  buscar</w:t>
      </w:r>
      <w:proofErr w:type="gramEnd"/>
      <w:r w:rsidRPr="0083488E">
        <w:t xml:space="preserve"> contacto en DB2</w:t>
      </w:r>
    </w:p>
    <w:p w14:paraId="5AEE63C3" w14:textId="77777777" w:rsidR="0083488E" w:rsidRPr="0083488E" w:rsidRDefault="0083488E" w:rsidP="0083488E">
      <w:r w:rsidRPr="0083488E">
        <w:t>        $contacto =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buscarContactoPorCorreo</w:t>
      </w:r>
      <w:proofErr w:type="spellEnd"/>
      <w:r w:rsidRPr="0083488E">
        <w:t>($correo);</w:t>
      </w:r>
    </w:p>
    <w:p w14:paraId="06761CCA" w14:textId="77777777" w:rsidR="0083488E" w:rsidRPr="0083488E" w:rsidRDefault="0083488E" w:rsidP="0083488E"/>
    <w:p w14:paraId="7C3B28E7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</w:t>
      </w:r>
      <w:proofErr w:type="gramStart"/>
      <w:r w:rsidRPr="0083488E">
        <w:t>(!$</w:t>
      </w:r>
      <w:proofErr w:type="gramEnd"/>
      <w:r w:rsidRPr="0083488E">
        <w:t>contacto) {</w:t>
      </w:r>
    </w:p>
    <w:p w14:paraId="049D169D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  <w:r w:rsidRPr="0083488E">
        <w:t>'error', 'El correo ingresado no existe, contacta a tu asesor.');</w:t>
      </w:r>
    </w:p>
    <w:p w14:paraId="19793FB5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'));</w:t>
      </w:r>
    </w:p>
    <w:p w14:paraId="5B8DBED8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}</w:t>
      </w:r>
    </w:p>
    <w:p w14:paraId="67DF583B" w14:textId="77777777" w:rsidR="0083488E" w:rsidRPr="0083488E" w:rsidRDefault="0083488E" w:rsidP="0083488E"/>
    <w:p w14:paraId="7E48C19F" w14:textId="77777777" w:rsidR="0083488E" w:rsidRPr="0083488E" w:rsidRDefault="0083488E" w:rsidP="0083488E">
      <w:r w:rsidRPr="0083488E">
        <w:t>        /</w:t>
      </w:r>
      <w:proofErr w:type="gramStart"/>
      <w:r w:rsidRPr="0083488E">
        <w:t>/  evitar</w:t>
      </w:r>
      <w:proofErr w:type="gramEnd"/>
      <w:r w:rsidRPr="0083488E">
        <w:t xml:space="preserve"> duplicados</w:t>
      </w:r>
    </w:p>
    <w:p w14:paraId="4838EA12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($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existeCorreo</w:t>
      </w:r>
      <w:proofErr w:type="spellEnd"/>
      <w:r w:rsidRPr="0083488E">
        <w:t>($correo)) {</w:t>
      </w:r>
    </w:p>
    <w:p w14:paraId="4A789160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  <w:r w:rsidRPr="0083488E">
        <w:t>'error', 'El correo ya está registrado');</w:t>
      </w:r>
    </w:p>
    <w:p w14:paraId="0E6DEBBE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'));</w:t>
      </w:r>
    </w:p>
    <w:p w14:paraId="29F97FAA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}</w:t>
      </w:r>
    </w:p>
    <w:p w14:paraId="63A3539A" w14:textId="77777777" w:rsidR="0083488E" w:rsidRPr="0083488E" w:rsidRDefault="0083488E" w:rsidP="0083488E"/>
    <w:p w14:paraId="0BCB39A7" w14:textId="77777777" w:rsidR="0083488E" w:rsidRPr="0083488E" w:rsidRDefault="0083488E" w:rsidP="0083488E">
      <w:r w:rsidRPr="0083488E">
        <w:t>        /</w:t>
      </w:r>
      <w:proofErr w:type="gramStart"/>
      <w:r w:rsidRPr="0083488E">
        <w:t>/  obtener</w:t>
      </w:r>
      <w:proofErr w:type="gramEnd"/>
      <w:r w:rsidRPr="0083488E">
        <w:t xml:space="preserve"> empresa</w:t>
      </w:r>
    </w:p>
    <w:p w14:paraId="0E6F7511" w14:textId="77777777" w:rsidR="0083488E" w:rsidRPr="0083488E" w:rsidRDefault="0083488E" w:rsidP="0083488E">
      <w:r w:rsidRPr="0083488E">
        <w:t>        $</w:t>
      </w:r>
      <w:proofErr w:type="spellStart"/>
      <w:r w:rsidRPr="0083488E">
        <w:t>id_empresa_encontrado</w:t>
      </w:r>
      <w:proofErr w:type="spellEnd"/>
      <w:r w:rsidRPr="0083488E">
        <w:t xml:space="preserve"> = $contacto['</w:t>
      </w:r>
      <w:proofErr w:type="spellStart"/>
      <w:r w:rsidRPr="0083488E">
        <w:t>Cust_ID</w:t>
      </w:r>
      <w:proofErr w:type="spellEnd"/>
      <w:r w:rsidRPr="0083488E">
        <w:t>'];</w:t>
      </w:r>
    </w:p>
    <w:p w14:paraId="64EAC5E5" w14:textId="77777777" w:rsidR="0083488E" w:rsidRPr="0083488E" w:rsidRDefault="0083488E" w:rsidP="0083488E"/>
    <w:p w14:paraId="1DB6CF4A" w14:textId="77777777" w:rsidR="0083488E" w:rsidRPr="0083488E" w:rsidRDefault="0083488E" w:rsidP="0083488E">
      <w:r w:rsidRPr="0083488E">
        <w:t>        /*</w:t>
      </w:r>
    </w:p>
    <w:p w14:paraId="093B0F58" w14:textId="77777777" w:rsidR="0083488E" w:rsidRPr="0083488E" w:rsidRDefault="0083488E" w:rsidP="0083488E">
      <w:r w:rsidRPr="0083488E">
        <w:t>        // SOLO UN USUARIO POR EMPRESA</w:t>
      </w:r>
    </w:p>
    <w:p w14:paraId="39C8650E" w14:textId="77777777" w:rsidR="0083488E" w:rsidRPr="0083488E" w:rsidRDefault="0083488E" w:rsidP="0083488E">
      <w:r w:rsidRPr="0083488E">
        <w:t xml:space="preserve">        </w:t>
      </w:r>
      <w:proofErr w:type="spellStart"/>
      <w:r w:rsidRPr="0083488E">
        <w:t>if</w:t>
      </w:r>
      <w:proofErr w:type="spellEnd"/>
      <w:r w:rsidRPr="0083488E">
        <w:t xml:space="preserve"> ($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existeUsuarioPorEmpresa</w:t>
      </w:r>
      <w:proofErr w:type="spellEnd"/>
      <w:r w:rsidRPr="0083488E">
        <w:t>($</w:t>
      </w:r>
      <w:proofErr w:type="spellStart"/>
      <w:r w:rsidRPr="0083488E">
        <w:t>id_empresa_encontrado</w:t>
      </w:r>
      <w:proofErr w:type="spellEnd"/>
      <w:r w:rsidRPr="0083488E">
        <w:t>)) {</w:t>
      </w:r>
    </w:p>
    <w:p w14:paraId="57D9ABDE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  <w:r w:rsidRPr="0083488E">
        <w:t>'error', 'Ya existe un usuario registrado para esta empresa');</w:t>
      </w:r>
    </w:p>
    <w:p w14:paraId="54A33F0F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return redirect()-&gt;to('/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');</w:t>
      </w:r>
    </w:p>
    <w:p w14:paraId="15B7135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2B6ECCB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*/</w:t>
      </w:r>
    </w:p>
    <w:p w14:paraId="54B0AB4C" w14:textId="77777777" w:rsidR="0083488E" w:rsidRPr="0083488E" w:rsidRDefault="0083488E" w:rsidP="0083488E">
      <w:pPr>
        <w:rPr>
          <w:lang w:val="en-US"/>
        </w:rPr>
      </w:pPr>
    </w:p>
    <w:p w14:paraId="18A8778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// </w:t>
      </w:r>
      <w:proofErr w:type="spellStart"/>
      <w:r w:rsidRPr="0083488E">
        <w:rPr>
          <w:lang w:val="en-US"/>
        </w:rPr>
        <w:t>validar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contraseña</w:t>
      </w:r>
      <w:proofErr w:type="spellEnd"/>
    </w:p>
    <w:p w14:paraId="11FD2AC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if </w:t>
      </w:r>
      <w:proofErr w:type="gramStart"/>
      <w:r w:rsidRPr="0083488E">
        <w:rPr>
          <w:lang w:val="en-US"/>
        </w:rPr>
        <w:t>(!</w:t>
      </w:r>
      <w:proofErr w:type="spellStart"/>
      <w:r w:rsidRPr="0083488E">
        <w:rPr>
          <w:lang w:val="en-US"/>
        </w:rPr>
        <w:t>preg</w:t>
      </w:r>
      <w:proofErr w:type="gramEnd"/>
      <w:r w:rsidRPr="0083488E">
        <w:rPr>
          <w:lang w:val="en-US"/>
        </w:rPr>
        <w:t>_match</w:t>
      </w:r>
      <w:proofErr w:type="spellEnd"/>
      <w:r w:rsidRPr="0083488E">
        <w:rPr>
          <w:lang w:val="en-US"/>
        </w:rPr>
        <w:t>('/^</w:t>
      </w:r>
      <w:proofErr w:type="gramStart"/>
      <w:r w:rsidRPr="0083488E">
        <w:rPr>
          <w:lang w:val="en-US"/>
        </w:rPr>
        <w:t>(?=</w:t>
      </w:r>
      <w:proofErr w:type="gramEnd"/>
      <w:r w:rsidRPr="0083488E">
        <w:rPr>
          <w:lang w:val="en-US"/>
        </w:rPr>
        <w:t>.*[A-Z</w:t>
      </w:r>
      <w:proofErr w:type="gramStart"/>
      <w:r w:rsidRPr="0083488E">
        <w:rPr>
          <w:lang w:val="en-US"/>
        </w:rPr>
        <w:t>])(</w:t>
      </w:r>
      <w:proofErr w:type="gramEnd"/>
      <w:r w:rsidRPr="0083488E">
        <w:rPr>
          <w:lang w:val="en-US"/>
        </w:rPr>
        <w:t>?</w:t>
      </w:r>
      <w:proofErr w:type="gramStart"/>
      <w:r w:rsidRPr="0083488E">
        <w:rPr>
          <w:lang w:val="en-US"/>
        </w:rPr>
        <w:t>=.*</w:t>
      </w:r>
      <w:proofErr w:type="gramEnd"/>
      <w:r w:rsidRPr="0083488E">
        <w:rPr>
          <w:b/>
          <w:bCs/>
          <w:lang w:val="en-US"/>
        </w:rPr>
        <w:t>\</w:t>
      </w:r>
      <w:proofErr w:type="gramStart"/>
      <w:r w:rsidRPr="0083488E">
        <w:rPr>
          <w:b/>
          <w:bCs/>
          <w:lang w:val="en-US"/>
        </w:rPr>
        <w:t>d</w:t>
      </w:r>
      <w:r w:rsidRPr="0083488E">
        <w:rPr>
          <w:lang w:val="en-US"/>
        </w:rPr>
        <w:t>)(</w:t>
      </w:r>
      <w:proofErr w:type="gramEnd"/>
      <w:r w:rsidRPr="0083488E">
        <w:rPr>
          <w:lang w:val="en-US"/>
        </w:rPr>
        <w:t>?</w:t>
      </w:r>
      <w:proofErr w:type="gramStart"/>
      <w:r w:rsidRPr="0083488E">
        <w:rPr>
          <w:lang w:val="en-US"/>
        </w:rPr>
        <w:t>=.*</w:t>
      </w:r>
      <w:proofErr w:type="gramEnd"/>
      <w:r w:rsidRPr="0083488E">
        <w:rPr>
          <w:lang w:val="en-US"/>
        </w:rPr>
        <w:t>[\W_]</w:t>
      </w:r>
      <w:proofErr w:type="gramStart"/>
      <w:r w:rsidRPr="0083488E">
        <w:rPr>
          <w:lang w:val="en-US"/>
        </w:rPr>
        <w:t>).{</w:t>
      </w:r>
      <w:proofErr w:type="gramEnd"/>
      <w:r w:rsidRPr="0083488E">
        <w:rPr>
          <w:lang w:val="en-US"/>
        </w:rPr>
        <w:t>8</w:t>
      </w:r>
      <w:proofErr w:type="gramStart"/>
      <w:r w:rsidRPr="0083488E">
        <w:rPr>
          <w:lang w:val="en-US"/>
        </w:rPr>
        <w:t>,}$</w:t>
      </w:r>
      <w:proofErr w:type="gramEnd"/>
      <w:r w:rsidRPr="0083488E">
        <w:rPr>
          <w:lang w:val="en-US"/>
        </w:rPr>
        <w:t>/', $password)) {</w:t>
      </w:r>
    </w:p>
    <w:p w14:paraId="385E5CB2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</w:p>
    <w:p w14:paraId="1716FB0C" w14:textId="77777777" w:rsidR="0083488E" w:rsidRPr="0083488E" w:rsidRDefault="0083488E" w:rsidP="0083488E">
      <w:r w:rsidRPr="0083488E">
        <w:t>                'error',</w:t>
      </w:r>
    </w:p>
    <w:p w14:paraId="67A9C1CA" w14:textId="77777777" w:rsidR="0083488E" w:rsidRPr="0083488E" w:rsidRDefault="0083488E" w:rsidP="0083488E">
      <w:r w:rsidRPr="0083488E">
        <w:t>                'La contraseña debe tener al menos 8 caracteres, una mayúscula, un número y un símbolo.'</w:t>
      </w:r>
    </w:p>
    <w:p w14:paraId="767C58B1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);</w:t>
      </w:r>
    </w:p>
    <w:p w14:paraId="1B63773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'));</w:t>
      </w:r>
    </w:p>
    <w:p w14:paraId="51E2193B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}</w:t>
      </w:r>
    </w:p>
    <w:p w14:paraId="69EEBD81" w14:textId="77777777" w:rsidR="0083488E" w:rsidRPr="0083488E" w:rsidRDefault="0083488E" w:rsidP="0083488E">
      <w:r w:rsidRPr="0083488E">
        <w:t xml:space="preserve">        </w:t>
      </w:r>
    </w:p>
    <w:p w14:paraId="06E8EC3D" w14:textId="77777777" w:rsidR="0083488E" w:rsidRPr="0083488E" w:rsidRDefault="0083488E" w:rsidP="0083488E">
      <w:r w:rsidRPr="0083488E">
        <w:t>         $token = bin2hex(</w:t>
      </w:r>
      <w:proofErr w:type="spellStart"/>
      <w:r w:rsidRPr="0083488E">
        <w:t>random_</w:t>
      </w:r>
      <w:proofErr w:type="gramStart"/>
      <w:r w:rsidRPr="0083488E">
        <w:t>bytes</w:t>
      </w:r>
      <w:proofErr w:type="spellEnd"/>
      <w:r w:rsidRPr="0083488E">
        <w:t>(</w:t>
      </w:r>
      <w:proofErr w:type="gramEnd"/>
      <w:r w:rsidRPr="0083488E">
        <w:t>32));</w:t>
      </w:r>
    </w:p>
    <w:p w14:paraId="30BB82A1" w14:textId="77777777" w:rsidR="0083488E" w:rsidRPr="0083488E" w:rsidRDefault="0083488E" w:rsidP="0083488E">
      <w:r w:rsidRPr="0083488E">
        <w:t>        /</w:t>
      </w:r>
      <w:proofErr w:type="gramStart"/>
      <w:r w:rsidRPr="0083488E">
        <w:t>/  datos</w:t>
      </w:r>
      <w:proofErr w:type="gramEnd"/>
      <w:r w:rsidRPr="0083488E">
        <w:t xml:space="preserve"> a guardar</w:t>
      </w:r>
    </w:p>
    <w:p w14:paraId="248F233F" w14:textId="77777777" w:rsidR="0083488E" w:rsidRPr="0083488E" w:rsidRDefault="0083488E" w:rsidP="0083488E">
      <w:r w:rsidRPr="0083488E">
        <w:t>        $data = [</w:t>
      </w:r>
    </w:p>
    <w:p w14:paraId="2247E9AD" w14:textId="77777777" w:rsidR="0083488E" w:rsidRPr="0083488E" w:rsidRDefault="0083488E" w:rsidP="0083488E">
      <w:r w:rsidRPr="0083488E">
        <w:t>            '</w:t>
      </w:r>
      <w:proofErr w:type="spellStart"/>
      <w:r w:rsidRPr="0083488E">
        <w:t>id_empresas</w:t>
      </w:r>
      <w:proofErr w:type="spellEnd"/>
      <w:r w:rsidRPr="0083488E">
        <w:t>' =&gt; $</w:t>
      </w:r>
      <w:proofErr w:type="spellStart"/>
      <w:r w:rsidRPr="0083488E">
        <w:t>id_empresa_encontrado</w:t>
      </w:r>
      <w:proofErr w:type="spellEnd"/>
      <w:r w:rsidRPr="0083488E">
        <w:t>,</w:t>
      </w:r>
    </w:p>
    <w:p w14:paraId="3BDC57C2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nombre</w:t>
      </w:r>
      <w:proofErr w:type="spellEnd"/>
      <w:r w:rsidRPr="0083488E">
        <w:rPr>
          <w:lang w:val="en-US"/>
        </w:rPr>
        <w:t>'      =&gt;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nombre</w:t>
      </w:r>
      <w:proofErr w:type="spellEnd"/>
      <w:r w:rsidRPr="0083488E">
        <w:rPr>
          <w:lang w:val="en-US"/>
        </w:rPr>
        <w:t>'),</w:t>
      </w:r>
    </w:p>
    <w:p w14:paraId="0F1F730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      =&gt; 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,</w:t>
      </w:r>
    </w:p>
    <w:p w14:paraId="448C032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r w:rsidRPr="0083488E">
        <w:rPr>
          <w:lang w:val="en-US"/>
        </w:rPr>
        <w:t>puesto</w:t>
      </w:r>
      <w:proofErr w:type="spellEnd"/>
      <w:r w:rsidRPr="0083488E">
        <w:rPr>
          <w:lang w:val="en-US"/>
        </w:rPr>
        <w:t>'      =&gt;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puesto</w:t>
      </w:r>
      <w:proofErr w:type="spellEnd"/>
      <w:r w:rsidRPr="0083488E">
        <w:rPr>
          <w:lang w:val="en-US"/>
        </w:rPr>
        <w:t>'),</w:t>
      </w:r>
    </w:p>
    <w:p w14:paraId="4A61801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 xml:space="preserve">            'password'    =&gt; </w:t>
      </w:r>
      <w:proofErr w:type="spellStart"/>
      <w:r w:rsidRPr="0083488E">
        <w:rPr>
          <w:lang w:val="en-US"/>
        </w:rPr>
        <w:t>password_</w:t>
      </w:r>
      <w:proofErr w:type="gramStart"/>
      <w:r w:rsidRPr="0083488E">
        <w:rPr>
          <w:lang w:val="en-US"/>
        </w:rPr>
        <w:t>hash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$password, PASSWORD_BCRYPT),</w:t>
      </w:r>
    </w:p>
    <w:p w14:paraId="197C413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r w:rsidRPr="0083488E">
        <w:rPr>
          <w:lang w:val="en-US"/>
        </w:rPr>
        <w:t>activo</w:t>
      </w:r>
      <w:proofErr w:type="spellEnd"/>
      <w:r w:rsidRPr="0083488E">
        <w:rPr>
          <w:lang w:val="en-US"/>
        </w:rPr>
        <w:t>'      =&gt; 0,</w:t>
      </w:r>
    </w:p>
    <w:p w14:paraId="4EDF61D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'token' =&gt; $token,</w:t>
      </w:r>
    </w:p>
    <w:p w14:paraId="6AB8E35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r w:rsidRPr="0083488E">
        <w:rPr>
          <w:lang w:val="en-US"/>
        </w:rPr>
        <w:t>verificado</w:t>
      </w:r>
      <w:proofErr w:type="spellEnd"/>
      <w:r w:rsidRPr="0083488E">
        <w:rPr>
          <w:lang w:val="en-US"/>
        </w:rPr>
        <w:t>' =&gt; 0,</w:t>
      </w:r>
    </w:p>
    <w:p w14:paraId="51F6A54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'</w:t>
      </w:r>
      <w:proofErr w:type="spellStart"/>
      <w:proofErr w:type="gramStart"/>
      <w:r w:rsidRPr="0083488E">
        <w:rPr>
          <w:lang w:val="en-US"/>
        </w:rPr>
        <w:t>password</w:t>
      </w:r>
      <w:proofErr w:type="gramEnd"/>
      <w:r w:rsidRPr="0083488E">
        <w:rPr>
          <w:lang w:val="en-US"/>
        </w:rPr>
        <w:t>_updated_at</w:t>
      </w:r>
      <w:proofErr w:type="spellEnd"/>
      <w:r w:rsidRPr="0083488E">
        <w:rPr>
          <w:lang w:val="en-US"/>
        </w:rPr>
        <w:t xml:space="preserve">' =&gt; </w:t>
      </w:r>
      <w:proofErr w:type="gramStart"/>
      <w:r w:rsidRPr="0083488E">
        <w:rPr>
          <w:lang w:val="en-US"/>
        </w:rPr>
        <w:t>date(</w:t>
      </w:r>
      <w:proofErr w:type="gramEnd"/>
      <w:r w:rsidRPr="0083488E">
        <w:rPr>
          <w:lang w:val="en-US"/>
        </w:rPr>
        <w:t xml:space="preserve">'Y-m-d </w:t>
      </w:r>
      <w:proofErr w:type="gramStart"/>
      <w:r w:rsidRPr="0083488E">
        <w:rPr>
          <w:lang w:val="en-US"/>
        </w:rPr>
        <w:t>H:i</w:t>
      </w:r>
      <w:proofErr w:type="gramEnd"/>
      <w:r w:rsidRPr="0083488E">
        <w:rPr>
          <w:lang w:val="en-US"/>
        </w:rPr>
        <w:t>:s')</w:t>
      </w:r>
    </w:p>
    <w:p w14:paraId="7E3037E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];</w:t>
      </w:r>
    </w:p>
    <w:p w14:paraId="1ADCF32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</w:t>
      </w:r>
    </w:p>
    <w:p w14:paraId="29690A64" w14:textId="77777777" w:rsidR="0083488E" w:rsidRPr="0083488E" w:rsidRDefault="0083488E" w:rsidP="0083488E">
      <w:pPr>
        <w:rPr>
          <w:lang w:val="en-US"/>
        </w:rPr>
      </w:pPr>
    </w:p>
    <w:p w14:paraId="3DC0756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/</w:t>
      </w:r>
      <w:proofErr w:type="gramStart"/>
      <w:r w:rsidRPr="0083488E">
        <w:rPr>
          <w:lang w:val="en-US"/>
        </w:rPr>
        <w:t>/  </w:t>
      </w:r>
      <w:proofErr w:type="spellStart"/>
      <w:r w:rsidRPr="0083488E">
        <w:rPr>
          <w:lang w:val="en-US"/>
        </w:rPr>
        <w:t>guardar</w:t>
      </w:r>
      <w:proofErr w:type="spellEnd"/>
      <w:proofErr w:type="gramEnd"/>
    </w:p>
    <w:p w14:paraId="1B64801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if ($model-&gt;</w:t>
      </w:r>
      <w:proofErr w:type="spellStart"/>
      <w:r w:rsidRPr="0083488E">
        <w:rPr>
          <w:lang w:val="en-US"/>
        </w:rPr>
        <w:t>insertar</w:t>
      </w:r>
      <w:proofErr w:type="spellEnd"/>
      <w:r w:rsidRPr="0083488E">
        <w:rPr>
          <w:lang w:val="en-US"/>
        </w:rPr>
        <w:t>($data)) {</w:t>
      </w:r>
    </w:p>
    <w:p w14:paraId="799257A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</w:t>
      </w:r>
    </w:p>
    <w:p w14:paraId="7E3A94EF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 xml:space="preserve">//// </w:t>
      </w:r>
      <w:proofErr w:type="spellStart"/>
      <w:r w:rsidRPr="0083488E">
        <w:t>codigo</w:t>
      </w:r>
      <w:proofErr w:type="spellEnd"/>
      <w:r w:rsidRPr="0083488E">
        <w:t xml:space="preserve"> de insertar </w:t>
      </w:r>
    </w:p>
    <w:p w14:paraId="2870963A" w14:textId="77777777" w:rsidR="0083488E" w:rsidRPr="0083488E" w:rsidRDefault="0083488E" w:rsidP="0083488E">
      <w:r w:rsidRPr="0083488E">
        <w:t>            $token = $data['token'];</w:t>
      </w:r>
    </w:p>
    <w:p w14:paraId="023FFD3A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 xml:space="preserve"> = $data['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'];</w:t>
      </w:r>
    </w:p>
    <w:p w14:paraId="6BE2387D" w14:textId="77777777" w:rsidR="0083488E" w:rsidRPr="0083488E" w:rsidRDefault="0083488E" w:rsidP="0083488E">
      <w:pPr>
        <w:rPr>
          <w:lang w:val="en-US"/>
        </w:rPr>
      </w:pPr>
    </w:p>
    <w:p w14:paraId="609E09D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$email = </w:t>
      </w:r>
      <w:proofErr w:type="gramStart"/>
      <w:r w:rsidRPr="0083488E">
        <w:rPr>
          <w:lang w:val="en-US"/>
        </w:rPr>
        <w:t>\Config\Services::email(</w:t>
      </w:r>
      <w:proofErr w:type="gramEnd"/>
      <w:r w:rsidRPr="0083488E">
        <w:rPr>
          <w:lang w:val="en-US"/>
        </w:rPr>
        <w:t>);</w:t>
      </w:r>
    </w:p>
    <w:p w14:paraId="29EDA786" w14:textId="77777777" w:rsidR="0083488E" w:rsidRPr="0083488E" w:rsidRDefault="0083488E" w:rsidP="0083488E">
      <w:pPr>
        <w:rPr>
          <w:lang w:val="en-US"/>
        </w:rPr>
      </w:pPr>
    </w:p>
    <w:p w14:paraId="1D408EA8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$email-&gt;</w:t>
      </w:r>
      <w:proofErr w:type="spellStart"/>
      <w:proofErr w:type="gramStart"/>
      <w:r w:rsidRPr="0083488E">
        <w:t>setFrom</w:t>
      </w:r>
      <w:proofErr w:type="spellEnd"/>
      <w:r w:rsidRPr="0083488E">
        <w:t>(</w:t>
      </w:r>
      <w:proofErr w:type="gramEnd"/>
      <w:r w:rsidRPr="0083488E">
        <w:t>'tickets@masmetrologia.com', 'Mas Metrologia');</w:t>
      </w:r>
    </w:p>
    <w:p w14:paraId="50AD87BD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$email-&gt;</w:t>
      </w:r>
      <w:proofErr w:type="spellStart"/>
      <w:r w:rsidRPr="0083488E">
        <w:rPr>
          <w:lang w:val="en-US"/>
        </w:rPr>
        <w:t>setTo</w:t>
      </w:r>
      <w:proofErr w:type="spellEnd"/>
      <w:r w:rsidRPr="0083488E">
        <w:rPr>
          <w:lang w:val="en-US"/>
        </w:rPr>
        <w:t>($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);</w:t>
      </w:r>
    </w:p>
    <w:p w14:paraId="2C3D4D2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$email-&gt;</w:t>
      </w:r>
      <w:proofErr w:type="spellStart"/>
      <w:proofErr w:type="gramStart"/>
      <w:r w:rsidRPr="0083488E">
        <w:rPr>
          <w:lang w:val="en-US"/>
        </w:rPr>
        <w:t>setSubject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Verifica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tu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cuenta</w:t>
      </w:r>
      <w:proofErr w:type="spellEnd"/>
      <w:r w:rsidRPr="0083488E">
        <w:rPr>
          <w:lang w:val="en-US"/>
        </w:rPr>
        <w:t>');</w:t>
      </w:r>
    </w:p>
    <w:p w14:paraId="46C5B5CC" w14:textId="77777777" w:rsidR="0083488E" w:rsidRPr="0083488E" w:rsidRDefault="0083488E" w:rsidP="0083488E">
      <w:pPr>
        <w:rPr>
          <w:lang w:val="en-US"/>
        </w:rPr>
      </w:pPr>
    </w:p>
    <w:p w14:paraId="29DC2AC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$link = 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/</w:t>
      </w:r>
      <w:proofErr w:type="spellStart"/>
      <w:r w:rsidRPr="0083488E">
        <w:rPr>
          <w:lang w:val="en-US"/>
        </w:rPr>
        <w:t>verificar</w:t>
      </w:r>
      <w:proofErr w:type="spellEnd"/>
      <w:r w:rsidRPr="0083488E">
        <w:rPr>
          <w:lang w:val="en-US"/>
        </w:rPr>
        <w:t>/</w:t>
      </w:r>
      <w:proofErr w:type="gramStart"/>
      <w:r w:rsidRPr="0083488E">
        <w:rPr>
          <w:lang w:val="en-US"/>
        </w:rPr>
        <w:t>'.$</w:t>
      </w:r>
      <w:proofErr w:type="gramEnd"/>
      <w:r w:rsidRPr="0083488E">
        <w:rPr>
          <w:lang w:val="en-US"/>
        </w:rPr>
        <w:t>token);</w:t>
      </w:r>
    </w:p>
    <w:p w14:paraId="7E61DBB2" w14:textId="77777777" w:rsidR="0083488E" w:rsidRPr="0083488E" w:rsidRDefault="0083488E" w:rsidP="0083488E">
      <w:pPr>
        <w:rPr>
          <w:lang w:val="en-US"/>
        </w:rPr>
      </w:pPr>
    </w:p>
    <w:p w14:paraId="0B363FD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$email-&gt;</w:t>
      </w:r>
      <w:proofErr w:type="spellStart"/>
      <w:proofErr w:type="gramStart"/>
      <w:r w:rsidRPr="0083488E">
        <w:rPr>
          <w:lang w:val="en-US"/>
        </w:rPr>
        <w:t>setMessage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"</w:t>
      </w:r>
    </w:p>
    <w:p w14:paraId="3B3BDE77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&lt;h3&gt;Verifica tu cuenta&lt;/h3&gt;</w:t>
      </w:r>
    </w:p>
    <w:p w14:paraId="02D26063" w14:textId="77777777" w:rsidR="0083488E" w:rsidRPr="0083488E" w:rsidRDefault="0083488E" w:rsidP="0083488E">
      <w:r w:rsidRPr="0083488E">
        <w:t>            &lt;p&gt;Da clic en el siguiente enlace:&lt;/p&gt;</w:t>
      </w:r>
    </w:p>
    <w:p w14:paraId="5BC871AE" w14:textId="77777777" w:rsidR="0083488E" w:rsidRPr="0083488E" w:rsidRDefault="0083488E" w:rsidP="0083488E">
      <w:r w:rsidRPr="0083488E">
        <w:lastRenderedPageBreak/>
        <w:t xml:space="preserve">            &lt;a </w:t>
      </w:r>
      <w:proofErr w:type="spellStart"/>
      <w:r w:rsidRPr="0083488E">
        <w:t>href</w:t>
      </w:r>
      <w:proofErr w:type="spellEnd"/>
      <w:r w:rsidRPr="0083488E">
        <w:t>='$link'&gt;Verificar cuenta&lt;/a&gt;</w:t>
      </w:r>
    </w:p>
    <w:p w14:paraId="33BE1780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");</w:t>
      </w:r>
    </w:p>
    <w:p w14:paraId="1E985A93" w14:textId="77777777" w:rsidR="0083488E" w:rsidRPr="0083488E" w:rsidRDefault="0083488E" w:rsidP="0083488E">
      <w:pPr>
        <w:rPr>
          <w:lang w:val="en-US"/>
        </w:rPr>
      </w:pPr>
    </w:p>
    <w:p w14:paraId="55D7816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if </w:t>
      </w:r>
      <w:proofErr w:type="gramStart"/>
      <w:r w:rsidRPr="0083488E">
        <w:rPr>
          <w:lang w:val="en-US"/>
        </w:rPr>
        <w:t>(!$</w:t>
      </w:r>
      <w:proofErr w:type="gramEnd"/>
      <w:r w:rsidRPr="0083488E">
        <w:rPr>
          <w:lang w:val="en-US"/>
        </w:rPr>
        <w:t>email-&gt;</w:t>
      </w:r>
      <w:proofErr w:type="gramStart"/>
      <w:r w:rsidRPr="0083488E">
        <w:rPr>
          <w:lang w:val="en-US"/>
        </w:rPr>
        <w:t>send(</w:t>
      </w:r>
      <w:proofErr w:type="gramEnd"/>
      <w:r w:rsidRPr="0083488E">
        <w:rPr>
          <w:lang w:val="en-US"/>
        </w:rPr>
        <w:t>)) {</w:t>
      </w:r>
    </w:p>
    <w:p w14:paraId="478C61F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echo $email-&gt;</w:t>
      </w:r>
      <w:proofErr w:type="spellStart"/>
      <w:r w:rsidRPr="0083488E">
        <w:rPr>
          <w:lang w:val="en-US"/>
        </w:rPr>
        <w:t>printDebugger</w:t>
      </w:r>
      <w:proofErr w:type="spellEnd"/>
      <w:r w:rsidRPr="0083488E">
        <w:rPr>
          <w:lang w:val="en-US"/>
        </w:rPr>
        <w:t>(['headers']);</w:t>
      </w:r>
    </w:p>
    <w:p w14:paraId="6F977C93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proofErr w:type="spellStart"/>
      <w:r w:rsidRPr="0083488E">
        <w:t>exit</w:t>
      </w:r>
      <w:proofErr w:type="spellEnd"/>
      <w:r w:rsidRPr="0083488E">
        <w:t>;</w:t>
      </w:r>
    </w:p>
    <w:p w14:paraId="2192FB8E" w14:textId="77777777" w:rsidR="0083488E" w:rsidRPr="0083488E" w:rsidRDefault="0083488E" w:rsidP="0083488E">
      <w:r w:rsidRPr="0083488E">
        <w:t>            }</w:t>
      </w:r>
    </w:p>
    <w:p w14:paraId="1EC93CA5" w14:textId="77777777" w:rsidR="0083488E" w:rsidRPr="0083488E" w:rsidRDefault="0083488E" w:rsidP="0083488E"/>
    <w:p w14:paraId="2928596A" w14:textId="77777777" w:rsidR="0083488E" w:rsidRPr="0083488E" w:rsidRDefault="0083488E" w:rsidP="0083488E">
      <w:r w:rsidRPr="0083488E">
        <w:t>            //$email-&gt;</w:t>
      </w:r>
      <w:proofErr w:type="spellStart"/>
      <w:proofErr w:type="gramStart"/>
      <w:r w:rsidRPr="0083488E">
        <w:t>send</w:t>
      </w:r>
      <w:proofErr w:type="spellEnd"/>
      <w:r w:rsidRPr="0083488E">
        <w:t>(</w:t>
      </w:r>
      <w:proofErr w:type="gramEnd"/>
      <w:r w:rsidRPr="0083488E">
        <w:t>);</w:t>
      </w:r>
    </w:p>
    <w:p w14:paraId="0BFAF853" w14:textId="77777777" w:rsidR="0083488E" w:rsidRPr="0083488E" w:rsidRDefault="0083488E" w:rsidP="0083488E">
      <w:r w:rsidRPr="0083488E">
        <w:t xml:space="preserve">            </w:t>
      </w:r>
    </w:p>
    <w:p w14:paraId="36154033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session</w:t>
      </w:r>
      <w:proofErr w:type="spellEnd"/>
      <w:r w:rsidRPr="0083488E">
        <w:t>-&gt;</w:t>
      </w:r>
      <w:proofErr w:type="spellStart"/>
      <w:proofErr w:type="gramStart"/>
      <w:r w:rsidRPr="0083488E">
        <w:t>setFlashdata</w:t>
      </w:r>
      <w:proofErr w:type="spellEnd"/>
      <w:r w:rsidRPr="0083488E">
        <w:t>(</w:t>
      </w:r>
      <w:proofErr w:type="gramEnd"/>
      <w:r w:rsidRPr="0083488E">
        <w:t>'</w:t>
      </w:r>
      <w:proofErr w:type="spellStart"/>
      <w:r w:rsidRPr="0083488E">
        <w:t>success</w:t>
      </w:r>
      <w:proofErr w:type="spellEnd"/>
      <w:r w:rsidRPr="0083488E">
        <w:t xml:space="preserve">', 'Usuario en proceso de </w:t>
      </w:r>
      <w:proofErr w:type="spellStart"/>
      <w:proofErr w:type="gramStart"/>
      <w:r w:rsidRPr="0083488E">
        <w:t>registro,verifique</w:t>
      </w:r>
      <w:proofErr w:type="spellEnd"/>
      <w:proofErr w:type="gramEnd"/>
      <w:r w:rsidRPr="0083488E">
        <w:t xml:space="preserve"> su correo para finalizar el registro');</w:t>
      </w:r>
    </w:p>
    <w:p w14:paraId="684CB945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'));</w:t>
      </w:r>
    </w:p>
    <w:p w14:paraId="626C769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//return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'));</w:t>
      </w:r>
    </w:p>
    <w:p w14:paraId="760F4A1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 else {</w:t>
      </w:r>
    </w:p>
    <w:p w14:paraId="439B15A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$this-&gt;session-&gt;</w:t>
      </w:r>
      <w:proofErr w:type="spellStart"/>
      <w:proofErr w:type="gramStart"/>
      <w:r w:rsidRPr="0083488E">
        <w:rPr>
          <w:lang w:val="en-US"/>
        </w:rPr>
        <w:t>setFlashdata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 xml:space="preserve">'error', 'Error al registrar 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');</w:t>
      </w:r>
    </w:p>
    <w:p w14:paraId="2F9A565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registro_empresac</w:t>
      </w:r>
      <w:proofErr w:type="spellEnd"/>
      <w:r w:rsidRPr="0083488E">
        <w:rPr>
          <w:lang w:val="en-US"/>
        </w:rPr>
        <w:t>'));</w:t>
      </w:r>
    </w:p>
    <w:p w14:paraId="4EEF7464" w14:textId="77777777" w:rsidR="0083488E" w:rsidRPr="0083488E" w:rsidRDefault="0083488E" w:rsidP="0083488E">
      <w:pPr>
        <w:rPr>
          <w:lang w:val="en-US"/>
        </w:rPr>
      </w:pPr>
    </w:p>
    <w:p w14:paraId="5350F4E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}</w:t>
      </w:r>
    </w:p>
    <w:p w14:paraId="63D0DE5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5EEEC34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proofErr w:type="gramStart"/>
      <w:r w:rsidRPr="0083488E">
        <w:rPr>
          <w:lang w:val="en-US"/>
        </w:rPr>
        <w:t>verificar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$token = null)</w:t>
      </w:r>
    </w:p>
    <w:p w14:paraId="08C6C84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4CFCF4F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$model = new </w:t>
      </w:r>
      <w:proofErr w:type="gramStart"/>
      <w:r w:rsidRPr="0083488E">
        <w:rPr>
          <w:lang w:val="en-US"/>
        </w:rPr>
        <w:t>\App\Models\</w:t>
      </w:r>
      <w:proofErr w:type="spellStart"/>
      <w:r w:rsidRPr="0083488E">
        <w:rPr>
          <w:lang w:val="en-US"/>
        </w:rPr>
        <w:t>UsuariosModelemc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1F4ED75D" w14:textId="77777777" w:rsidR="0083488E" w:rsidRPr="0083488E" w:rsidRDefault="0083488E" w:rsidP="0083488E">
      <w:pPr>
        <w:rPr>
          <w:lang w:val="en-US"/>
        </w:rPr>
      </w:pPr>
    </w:p>
    <w:p w14:paraId="2EA8DBA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 xml:space="preserve"> = $model-&gt;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'token', $token)-&gt;</w:t>
      </w:r>
      <w:proofErr w:type="gramStart"/>
      <w:r w:rsidRPr="0083488E">
        <w:rPr>
          <w:lang w:val="en-US"/>
        </w:rPr>
        <w:t>first(</w:t>
      </w:r>
      <w:proofErr w:type="gramEnd"/>
      <w:r w:rsidRPr="0083488E">
        <w:rPr>
          <w:lang w:val="en-US"/>
        </w:rPr>
        <w:t>);</w:t>
      </w:r>
    </w:p>
    <w:p w14:paraId="1EFEAF51" w14:textId="77777777" w:rsidR="0083488E" w:rsidRPr="0083488E" w:rsidRDefault="0083488E" w:rsidP="0083488E">
      <w:pPr>
        <w:rPr>
          <w:lang w:val="en-US"/>
        </w:rPr>
      </w:pPr>
    </w:p>
    <w:p w14:paraId="2B988B9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 xml:space="preserve">        if </w:t>
      </w:r>
      <w:proofErr w:type="gramStart"/>
      <w:r w:rsidRPr="0083488E">
        <w:rPr>
          <w:lang w:val="en-US"/>
        </w:rPr>
        <w:t>(!$</w:t>
      </w:r>
      <w:proofErr w:type="spellStart"/>
      <w:proofErr w:type="gramEnd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) {</w:t>
      </w:r>
    </w:p>
    <w:p w14:paraId="16311A6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</w:t>
      </w:r>
    </w:p>
    <w:p w14:paraId="74CE610A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-&gt;</w:t>
      </w:r>
      <w:proofErr w:type="spellStart"/>
      <w:proofErr w:type="gramStart"/>
      <w:r w:rsidRPr="0083488E">
        <w:t>with</w:t>
      </w:r>
      <w:proofErr w:type="spellEnd"/>
      <w:r w:rsidRPr="0083488E">
        <w:t>(</w:t>
      </w:r>
      <w:proofErr w:type="gramEnd"/>
      <w:r w:rsidRPr="0083488E">
        <w:t>'error', 'Token inválido');</w:t>
      </w:r>
    </w:p>
    <w:p w14:paraId="2C6DC05C" w14:textId="77777777" w:rsidR="0083488E" w:rsidRPr="0083488E" w:rsidRDefault="0083488E" w:rsidP="0083488E">
      <w:r w:rsidRPr="0083488E">
        <w:t>        }</w:t>
      </w:r>
    </w:p>
    <w:p w14:paraId="0979497D" w14:textId="77777777" w:rsidR="0083488E" w:rsidRPr="0083488E" w:rsidRDefault="0083488E" w:rsidP="0083488E"/>
    <w:p w14:paraId="0D04FF81" w14:textId="77777777" w:rsidR="0083488E" w:rsidRPr="0083488E" w:rsidRDefault="0083488E" w:rsidP="0083488E">
      <w:r w:rsidRPr="0083488E">
        <w:t>        $</w:t>
      </w:r>
      <w:proofErr w:type="spellStart"/>
      <w:r w:rsidRPr="0083488E">
        <w:t>model</w:t>
      </w:r>
      <w:proofErr w:type="spellEnd"/>
      <w:r w:rsidRPr="0083488E">
        <w:t>-&gt;</w:t>
      </w:r>
      <w:proofErr w:type="spellStart"/>
      <w:r w:rsidRPr="0083488E">
        <w:t>update</w:t>
      </w:r>
      <w:proofErr w:type="spellEnd"/>
      <w:r w:rsidRPr="0083488E">
        <w:t>($usuario['</w:t>
      </w:r>
      <w:proofErr w:type="spellStart"/>
      <w:r w:rsidRPr="0083488E">
        <w:t>id_usuarios</w:t>
      </w:r>
      <w:proofErr w:type="spellEnd"/>
      <w:r w:rsidRPr="0083488E">
        <w:t>'], [</w:t>
      </w:r>
    </w:p>
    <w:p w14:paraId="13CAA918" w14:textId="77777777" w:rsidR="0083488E" w:rsidRPr="0083488E" w:rsidRDefault="0083488E" w:rsidP="0083488E">
      <w:r w:rsidRPr="0083488E">
        <w:t>        'verificado' =&gt; 1,</w:t>
      </w:r>
    </w:p>
    <w:p w14:paraId="60C5BE28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</w:t>
      </w:r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activo</w:t>
      </w:r>
      <w:proofErr w:type="spellEnd"/>
      <w:r w:rsidRPr="0083488E">
        <w:rPr>
          <w:lang w:val="en-US"/>
        </w:rPr>
        <w:t>' =&gt; 1,</w:t>
      </w:r>
    </w:p>
    <w:p w14:paraId="1D1CE67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'token' =&gt; null</w:t>
      </w:r>
    </w:p>
    <w:p w14:paraId="78C2263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]);</w:t>
      </w:r>
    </w:p>
    <w:p w14:paraId="4B40F4A8" w14:textId="77777777" w:rsidR="0083488E" w:rsidRPr="0083488E" w:rsidRDefault="0083488E" w:rsidP="0083488E">
      <w:pPr>
        <w:rPr>
          <w:lang w:val="en-US"/>
        </w:rPr>
      </w:pPr>
    </w:p>
    <w:p w14:paraId="15F6A16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return redirect()-&gt;to(</w:t>
      </w:r>
      <w:proofErr w:type="spellStart"/>
      <w:r w:rsidRPr="0083488E">
        <w:rPr>
          <w:lang w:val="en-US"/>
        </w:rPr>
        <w:t>base_url</w:t>
      </w:r>
      <w:proofErr w:type="spellEnd"/>
      <w:r w:rsidRPr="0083488E">
        <w:rPr>
          <w:lang w:val="en-US"/>
        </w:rPr>
        <w:t>('/</w:t>
      </w:r>
      <w:proofErr w:type="spellStart"/>
      <w:r w:rsidRPr="0083488E">
        <w:rPr>
          <w:lang w:val="en-US"/>
        </w:rPr>
        <w:t>login_c</w:t>
      </w:r>
      <w:proofErr w:type="spellEnd"/>
      <w:r w:rsidRPr="0083488E">
        <w:rPr>
          <w:lang w:val="en-US"/>
        </w:rPr>
        <w:t>'))</w:t>
      </w:r>
    </w:p>
    <w:p w14:paraId="319BCEFB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-&gt;</w:t>
      </w:r>
      <w:proofErr w:type="spellStart"/>
      <w:proofErr w:type="gramStart"/>
      <w:r w:rsidRPr="0083488E">
        <w:t>with</w:t>
      </w:r>
      <w:proofErr w:type="spellEnd"/>
      <w:r w:rsidRPr="0083488E">
        <w:t>(</w:t>
      </w:r>
      <w:proofErr w:type="gramEnd"/>
      <w:r w:rsidRPr="0083488E">
        <w:t>'</w:t>
      </w:r>
      <w:proofErr w:type="spellStart"/>
      <w:r w:rsidRPr="0083488E">
        <w:t>success</w:t>
      </w:r>
      <w:proofErr w:type="spellEnd"/>
      <w:r w:rsidRPr="0083488E">
        <w:t>', 'Cuenta verificada correctamente');</w:t>
      </w:r>
    </w:p>
    <w:p w14:paraId="41603ABE" w14:textId="77777777" w:rsidR="0083488E" w:rsidRPr="0083488E" w:rsidRDefault="0083488E" w:rsidP="0083488E">
      <w:pPr>
        <w:rPr>
          <w:lang w:val="en-US"/>
        </w:rPr>
      </w:pPr>
      <w:r w:rsidRPr="0083488E">
        <w:t xml:space="preserve">    </w:t>
      </w:r>
      <w:r w:rsidRPr="0083488E">
        <w:rPr>
          <w:lang w:val="en-US"/>
        </w:rPr>
        <w:t>}</w:t>
      </w:r>
    </w:p>
    <w:p w14:paraId="23BA5069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}</w:t>
      </w:r>
    </w:p>
    <w:p w14:paraId="3DAB8743" w14:textId="77777777" w:rsidR="0083488E" w:rsidRPr="0083488E" w:rsidRDefault="0083488E" w:rsidP="0083488E">
      <w:pPr>
        <w:rPr>
          <w:lang w:val="en-US"/>
        </w:rPr>
      </w:pPr>
    </w:p>
    <w:p w14:paraId="01B27CE4" w14:textId="77777777" w:rsidR="0083488E" w:rsidRPr="000062B9" w:rsidRDefault="0083488E" w:rsidP="0083488E">
      <w:pPr>
        <w:rPr>
          <w:lang w:val="en-US"/>
        </w:rPr>
      </w:pPr>
    </w:p>
    <w:p w14:paraId="71A431D8" w14:textId="593C1F10" w:rsidR="0083488E" w:rsidRPr="000062B9" w:rsidRDefault="0083488E" w:rsidP="0083488E">
      <w:pPr>
        <w:pStyle w:val="Ttulo4"/>
        <w:rPr>
          <w:lang w:val="en-US"/>
        </w:rPr>
      </w:pPr>
      <w:r w:rsidRPr="000062B9">
        <w:rPr>
          <w:lang w:val="en-US"/>
        </w:rPr>
        <w:t xml:space="preserve">2.1.2.8 </w:t>
      </w:r>
      <w:proofErr w:type="spellStart"/>
      <w:r w:rsidRPr="000062B9">
        <w:rPr>
          <w:lang w:val="en-US"/>
        </w:rPr>
        <w:t>Seguridad_c.php</w:t>
      </w:r>
      <w:proofErr w:type="spellEnd"/>
    </w:p>
    <w:p w14:paraId="7D077AB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&lt;?</w:t>
      </w:r>
      <w:proofErr w:type="spellStart"/>
      <w:r w:rsidRPr="0083488E">
        <w:rPr>
          <w:lang w:val="en-US"/>
        </w:rPr>
        <w:t>php</w:t>
      </w:r>
      <w:proofErr w:type="spellEnd"/>
    </w:p>
    <w:p w14:paraId="22FC8625" w14:textId="77777777" w:rsidR="0083488E" w:rsidRPr="0083488E" w:rsidRDefault="0083488E" w:rsidP="0083488E">
      <w:pPr>
        <w:rPr>
          <w:lang w:val="en-US"/>
        </w:rPr>
      </w:pPr>
    </w:p>
    <w:p w14:paraId="4CB2F90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namespace App\Controllers;</w:t>
      </w:r>
    </w:p>
    <w:p w14:paraId="09097019" w14:textId="77777777" w:rsidR="0083488E" w:rsidRPr="0083488E" w:rsidRDefault="0083488E" w:rsidP="0083488E">
      <w:pPr>
        <w:rPr>
          <w:lang w:val="en-US"/>
        </w:rPr>
      </w:pPr>
    </w:p>
    <w:p w14:paraId="4A1E12A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use Config\Services;</w:t>
      </w:r>
    </w:p>
    <w:p w14:paraId="7EBF3509" w14:textId="77777777" w:rsidR="0083488E" w:rsidRPr="0083488E" w:rsidRDefault="0083488E" w:rsidP="0083488E">
      <w:pPr>
        <w:rPr>
          <w:lang w:val="en-US"/>
        </w:rPr>
      </w:pPr>
    </w:p>
    <w:p w14:paraId="0862915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class </w:t>
      </w:r>
      <w:proofErr w:type="spellStart"/>
      <w:r w:rsidRPr="0083488E">
        <w:rPr>
          <w:lang w:val="en-US"/>
        </w:rPr>
        <w:t>Seguridad_c</w:t>
      </w:r>
      <w:proofErr w:type="spellEnd"/>
      <w:r w:rsidRPr="0083488E">
        <w:rPr>
          <w:lang w:val="en-US"/>
        </w:rPr>
        <w:t xml:space="preserve"> extends </w:t>
      </w:r>
      <w:proofErr w:type="spellStart"/>
      <w:r w:rsidRPr="0083488E">
        <w:rPr>
          <w:lang w:val="en-US"/>
        </w:rPr>
        <w:t>BaseController</w:t>
      </w:r>
      <w:proofErr w:type="spellEnd"/>
    </w:p>
    <w:p w14:paraId="486E357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{</w:t>
      </w:r>
    </w:p>
    <w:p w14:paraId="4706941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>    protected $</w:t>
      </w:r>
      <w:proofErr w:type="spellStart"/>
      <w:r w:rsidRPr="0083488E">
        <w:rPr>
          <w:lang w:val="en-US"/>
        </w:rPr>
        <w:t>db</w:t>
      </w:r>
      <w:proofErr w:type="spellEnd"/>
      <w:r w:rsidRPr="0083488E">
        <w:rPr>
          <w:lang w:val="en-US"/>
        </w:rPr>
        <w:t>;</w:t>
      </w:r>
    </w:p>
    <w:p w14:paraId="626BF91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protected $email;</w:t>
      </w:r>
    </w:p>
    <w:p w14:paraId="6340C7AB" w14:textId="77777777" w:rsidR="0083488E" w:rsidRPr="0083488E" w:rsidRDefault="0083488E" w:rsidP="0083488E">
      <w:pPr>
        <w:rPr>
          <w:lang w:val="en-US"/>
        </w:rPr>
      </w:pPr>
    </w:p>
    <w:p w14:paraId="4738C7C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public function __</w:t>
      </w:r>
      <w:proofErr w:type="gramStart"/>
      <w:r w:rsidRPr="0083488E">
        <w:rPr>
          <w:lang w:val="en-US"/>
        </w:rPr>
        <w:t>construct(</w:t>
      </w:r>
      <w:proofErr w:type="gramEnd"/>
      <w:r w:rsidRPr="0083488E">
        <w:rPr>
          <w:lang w:val="en-US"/>
        </w:rPr>
        <w:t>)</w:t>
      </w:r>
    </w:p>
    <w:p w14:paraId="68561E1F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{</w:t>
      </w:r>
    </w:p>
    <w:p w14:paraId="4ACE87D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$this-&gt;</w:t>
      </w:r>
      <w:proofErr w:type="spellStart"/>
      <w:r w:rsidRPr="0083488E">
        <w:rPr>
          <w:lang w:val="en-US"/>
        </w:rPr>
        <w:t>db</w:t>
      </w:r>
      <w:proofErr w:type="spellEnd"/>
      <w:r w:rsidRPr="0083488E">
        <w:rPr>
          <w:lang w:val="en-US"/>
        </w:rPr>
        <w:t xml:space="preserve"> = </w:t>
      </w:r>
      <w:proofErr w:type="gramStart"/>
      <w:r w:rsidRPr="0083488E">
        <w:rPr>
          <w:lang w:val="en-US"/>
        </w:rPr>
        <w:t>\Config\Database::connect(</w:t>
      </w:r>
      <w:proofErr w:type="gramEnd"/>
      <w:r w:rsidRPr="0083488E">
        <w:rPr>
          <w:lang w:val="en-US"/>
        </w:rPr>
        <w:t>);</w:t>
      </w:r>
    </w:p>
    <w:p w14:paraId="703F2C1B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$this-&gt;email = </w:t>
      </w:r>
      <w:proofErr w:type="gramStart"/>
      <w:r w:rsidRPr="0083488E">
        <w:rPr>
          <w:lang w:val="en-US"/>
        </w:rPr>
        <w:t>Services::email(</w:t>
      </w:r>
      <w:proofErr w:type="gramEnd"/>
      <w:r w:rsidRPr="0083488E">
        <w:rPr>
          <w:lang w:val="en-US"/>
        </w:rPr>
        <w:t>);</w:t>
      </w:r>
    </w:p>
    <w:p w14:paraId="428C0D8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}</w:t>
      </w:r>
    </w:p>
    <w:p w14:paraId="11F0E345" w14:textId="77777777" w:rsidR="0083488E" w:rsidRPr="0083488E" w:rsidRDefault="0083488E" w:rsidP="0083488E">
      <w:pPr>
        <w:rPr>
          <w:lang w:val="en-US"/>
        </w:rPr>
      </w:pPr>
    </w:p>
    <w:p w14:paraId="614B8A0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public function </w:t>
      </w:r>
      <w:proofErr w:type="spellStart"/>
      <w:r w:rsidRPr="0083488E">
        <w:rPr>
          <w:lang w:val="en-US"/>
        </w:rPr>
        <w:t>recuperacion_</w:t>
      </w:r>
      <w:proofErr w:type="gramStart"/>
      <w:r w:rsidRPr="0083488E">
        <w:rPr>
          <w:lang w:val="en-US"/>
        </w:rPr>
        <w:t>password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</w:t>
      </w:r>
    </w:p>
    <w:p w14:paraId="29FA548E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</w:t>
      </w:r>
      <w:r w:rsidRPr="000062B9">
        <w:rPr>
          <w:lang w:val="en-US"/>
        </w:rPr>
        <w:t>{</w:t>
      </w:r>
    </w:p>
    <w:p w14:paraId="038A9FA9" w14:textId="77777777" w:rsidR="0083488E" w:rsidRPr="0083488E" w:rsidRDefault="0083488E" w:rsidP="0083488E">
      <w:r w:rsidRPr="000062B9">
        <w:rPr>
          <w:lang w:val="en-US"/>
        </w:rPr>
        <w:t xml:space="preserve">        </w:t>
      </w:r>
      <w:proofErr w:type="spellStart"/>
      <w:r w:rsidRPr="0083488E">
        <w:t>return</w:t>
      </w:r>
      <w:proofErr w:type="spellEnd"/>
      <w:r w:rsidRPr="0083488E">
        <w:t xml:space="preserve"> </w:t>
      </w:r>
      <w:proofErr w:type="spellStart"/>
      <w:r w:rsidRPr="0083488E">
        <w:t>view</w:t>
      </w:r>
      <w:proofErr w:type="spellEnd"/>
      <w:r w:rsidRPr="0083488E">
        <w:t>('</w:t>
      </w:r>
      <w:proofErr w:type="spellStart"/>
      <w:r w:rsidRPr="0083488E">
        <w:t>seguridad_c</w:t>
      </w:r>
      <w:proofErr w:type="spellEnd"/>
      <w:r w:rsidRPr="0083488E">
        <w:t>/</w:t>
      </w:r>
      <w:proofErr w:type="spellStart"/>
      <w:r w:rsidRPr="0083488E">
        <w:t>recuperacion_password</w:t>
      </w:r>
      <w:proofErr w:type="spellEnd"/>
      <w:r w:rsidRPr="0083488E">
        <w:t>');</w:t>
      </w:r>
    </w:p>
    <w:p w14:paraId="781BC239" w14:textId="77777777" w:rsidR="0083488E" w:rsidRPr="0083488E" w:rsidRDefault="0083488E" w:rsidP="0083488E">
      <w:r w:rsidRPr="0083488E">
        <w:t>    }</w:t>
      </w:r>
    </w:p>
    <w:p w14:paraId="5BF70EE0" w14:textId="77777777" w:rsidR="0083488E" w:rsidRPr="0083488E" w:rsidRDefault="0083488E" w:rsidP="0083488E"/>
    <w:p w14:paraId="30027F1E" w14:textId="77777777" w:rsidR="0083488E" w:rsidRPr="0083488E" w:rsidRDefault="0083488E" w:rsidP="0083488E">
      <w:r w:rsidRPr="0083488E">
        <w:t xml:space="preserve">    </w:t>
      </w:r>
      <w:proofErr w:type="spellStart"/>
      <w:r w:rsidRPr="0083488E">
        <w:t>public</w:t>
      </w:r>
      <w:proofErr w:type="spellEnd"/>
      <w:r w:rsidRPr="0083488E">
        <w:t xml:space="preserve"> function </w:t>
      </w:r>
      <w:proofErr w:type="spellStart"/>
      <w:r w:rsidRPr="0083488E">
        <w:t>enviar_</w:t>
      </w:r>
      <w:proofErr w:type="gramStart"/>
      <w:r w:rsidRPr="0083488E">
        <w:t>recuperacion</w:t>
      </w:r>
      <w:proofErr w:type="spellEnd"/>
      <w:r w:rsidRPr="0083488E">
        <w:t>(</w:t>
      </w:r>
      <w:proofErr w:type="gramEnd"/>
      <w:r w:rsidRPr="0083488E">
        <w:t>)</w:t>
      </w:r>
    </w:p>
    <w:p w14:paraId="6AD37045" w14:textId="77777777" w:rsidR="0083488E" w:rsidRPr="000062B9" w:rsidRDefault="0083488E" w:rsidP="0083488E">
      <w:r w:rsidRPr="0083488E">
        <w:t xml:space="preserve">    </w:t>
      </w:r>
      <w:r w:rsidRPr="000062B9">
        <w:t>{</w:t>
      </w:r>
    </w:p>
    <w:p w14:paraId="4C87071E" w14:textId="77777777" w:rsidR="0083488E" w:rsidRPr="0083488E" w:rsidRDefault="0083488E" w:rsidP="0083488E">
      <w:pPr>
        <w:rPr>
          <w:lang w:val="en-US"/>
        </w:rPr>
      </w:pPr>
      <w:r w:rsidRPr="000062B9">
        <w:t xml:space="preserve">        </w:t>
      </w:r>
      <w:r w:rsidRPr="0083488E">
        <w:rPr>
          <w:lang w:val="en-US"/>
        </w:rPr>
        <w:t>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 xml:space="preserve"> = $this-&gt;request-&gt;</w:t>
      </w:r>
      <w:proofErr w:type="spellStart"/>
      <w:r w:rsidRPr="0083488E">
        <w:rPr>
          <w:lang w:val="en-US"/>
        </w:rPr>
        <w:t>getPost</w:t>
      </w:r>
      <w:proofErr w:type="spellEnd"/>
      <w:r w:rsidRPr="0083488E">
        <w:rPr>
          <w:lang w:val="en-US"/>
        </w:rPr>
        <w:t>('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');</w:t>
      </w:r>
    </w:p>
    <w:p w14:paraId="7328F412" w14:textId="77777777" w:rsidR="0083488E" w:rsidRPr="0083488E" w:rsidRDefault="0083488E" w:rsidP="0083488E">
      <w:pPr>
        <w:rPr>
          <w:lang w:val="en-US"/>
        </w:rPr>
      </w:pPr>
    </w:p>
    <w:p w14:paraId="05283F25" w14:textId="77777777" w:rsidR="0083488E" w:rsidRPr="0083488E" w:rsidRDefault="0083488E" w:rsidP="0083488E">
      <w:r w:rsidRPr="0083488E">
        <w:rPr>
          <w:lang w:val="en-US"/>
        </w:rPr>
        <w:t xml:space="preserve">        </w:t>
      </w:r>
      <w:r w:rsidRPr="0083488E">
        <w:t>// Buscar usuario</w:t>
      </w:r>
    </w:p>
    <w:p w14:paraId="740B116E" w14:textId="77777777" w:rsidR="0083488E" w:rsidRPr="0083488E" w:rsidRDefault="0083488E" w:rsidP="0083488E">
      <w:r w:rsidRPr="0083488E">
        <w:t>        $usuario = $</w:t>
      </w:r>
      <w:proofErr w:type="spellStart"/>
      <w:r w:rsidRPr="0083488E">
        <w:t>this</w:t>
      </w:r>
      <w:proofErr w:type="spellEnd"/>
      <w:r w:rsidRPr="0083488E">
        <w:t>-&gt;</w:t>
      </w:r>
      <w:proofErr w:type="spellStart"/>
      <w:r w:rsidRPr="0083488E">
        <w:t>db</w:t>
      </w:r>
      <w:proofErr w:type="spellEnd"/>
      <w:r w:rsidRPr="0083488E">
        <w:t>-&gt;table('usuarios')</w:t>
      </w:r>
    </w:p>
    <w:p w14:paraId="67A8A27E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', 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)</w:t>
      </w:r>
    </w:p>
    <w:p w14:paraId="4B6EAD9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-&gt;</w:t>
      </w:r>
      <w:proofErr w:type="gramStart"/>
      <w:r w:rsidRPr="0083488E">
        <w:rPr>
          <w:lang w:val="en-US"/>
        </w:rPr>
        <w:t>get(</w:t>
      </w:r>
      <w:proofErr w:type="gramEnd"/>
      <w:r w:rsidRPr="0083488E">
        <w:rPr>
          <w:lang w:val="en-US"/>
        </w:rPr>
        <w:t>)</w:t>
      </w:r>
    </w:p>
    <w:p w14:paraId="7006505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-&gt;</w:t>
      </w:r>
      <w:proofErr w:type="spellStart"/>
      <w:proofErr w:type="gramStart"/>
      <w:r w:rsidRPr="0083488E">
        <w:rPr>
          <w:lang w:val="en-US"/>
        </w:rPr>
        <w:t>getRowArray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);</w:t>
      </w:r>
    </w:p>
    <w:p w14:paraId="3D444B28" w14:textId="77777777" w:rsidR="0083488E" w:rsidRPr="0083488E" w:rsidRDefault="0083488E" w:rsidP="0083488E">
      <w:pPr>
        <w:rPr>
          <w:lang w:val="en-US"/>
        </w:rPr>
      </w:pPr>
    </w:p>
    <w:p w14:paraId="000410A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if ($</w:t>
      </w:r>
      <w:proofErr w:type="spellStart"/>
      <w:r w:rsidRPr="0083488E">
        <w:rPr>
          <w:lang w:val="en-US"/>
        </w:rPr>
        <w:t>usuario</w:t>
      </w:r>
      <w:proofErr w:type="spellEnd"/>
      <w:r w:rsidRPr="0083488E">
        <w:rPr>
          <w:lang w:val="en-US"/>
        </w:rPr>
        <w:t>) {</w:t>
      </w:r>
    </w:p>
    <w:p w14:paraId="36FEB4D3" w14:textId="77777777" w:rsidR="0083488E" w:rsidRPr="0083488E" w:rsidRDefault="0083488E" w:rsidP="0083488E">
      <w:pPr>
        <w:rPr>
          <w:lang w:val="en-US"/>
        </w:rPr>
      </w:pPr>
    </w:p>
    <w:p w14:paraId="646BCF4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lastRenderedPageBreak/>
        <w:t xml:space="preserve">            // </w:t>
      </w:r>
      <w:proofErr w:type="spellStart"/>
      <w:r w:rsidRPr="0083488E">
        <w:rPr>
          <w:lang w:val="en-US"/>
        </w:rPr>
        <w:t>Generar</w:t>
      </w:r>
      <w:proofErr w:type="spellEnd"/>
      <w:r w:rsidRPr="0083488E">
        <w:rPr>
          <w:lang w:val="en-US"/>
        </w:rPr>
        <w:t xml:space="preserve"> token</w:t>
      </w:r>
    </w:p>
    <w:p w14:paraId="16FCC412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$token = md5(</w:t>
      </w:r>
      <w:proofErr w:type="spellStart"/>
      <w:proofErr w:type="gramStart"/>
      <w:r w:rsidRPr="0083488E">
        <w:rPr>
          <w:lang w:val="en-US"/>
        </w:rPr>
        <w:t>uniqid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));</w:t>
      </w:r>
    </w:p>
    <w:p w14:paraId="79FAAD1E" w14:textId="77777777" w:rsidR="0083488E" w:rsidRPr="0083488E" w:rsidRDefault="0083488E" w:rsidP="0083488E">
      <w:pPr>
        <w:rPr>
          <w:lang w:val="en-US"/>
        </w:rPr>
      </w:pPr>
    </w:p>
    <w:p w14:paraId="20D05C2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// </w:t>
      </w:r>
      <w:proofErr w:type="spellStart"/>
      <w:r w:rsidRPr="0083488E">
        <w:rPr>
          <w:lang w:val="en-US"/>
        </w:rPr>
        <w:t>Guardar</w:t>
      </w:r>
      <w:proofErr w:type="spellEnd"/>
      <w:r w:rsidRPr="0083488E">
        <w:rPr>
          <w:lang w:val="en-US"/>
        </w:rPr>
        <w:t xml:space="preserve"> token</w:t>
      </w:r>
    </w:p>
    <w:p w14:paraId="746BE83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$this-&gt;</w:t>
      </w:r>
      <w:proofErr w:type="spellStart"/>
      <w:r w:rsidRPr="0083488E">
        <w:rPr>
          <w:lang w:val="en-US"/>
        </w:rPr>
        <w:t>db</w:t>
      </w:r>
      <w:proofErr w:type="spellEnd"/>
      <w:r w:rsidRPr="0083488E">
        <w:rPr>
          <w:lang w:val="en-US"/>
        </w:rPr>
        <w:t>-&gt;table('</w:t>
      </w:r>
      <w:proofErr w:type="spellStart"/>
      <w:r w:rsidRPr="0083488E">
        <w:rPr>
          <w:lang w:val="en-US"/>
        </w:rPr>
        <w:t>usuarios</w:t>
      </w:r>
      <w:proofErr w:type="spellEnd"/>
      <w:r w:rsidRPr="0083488E">
        <w:rPr>
          <w:lang w:val="en-US"/>
        </w:rPr>
        <w:t>')</w:t>
      </w:r>
    </w:p>
    <w:p w14:paraId="6AB82141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-&gt;</w:t>
      </w:r>
      <w:proofErr w:type="gramStart"/>
      <w:r w:rsidRPr="0083488E">
        <w:rPr>
          <w:lang w:val="en-US"/>
        </w:rPr>
        <w:t>where(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', 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)</w:t>
      </w:r>
    </w:p>
    <w:p w14:paraId="34E098F3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-&gt;</w:t>
      </w:r>
      <w:proofErr w:type="gramStart"/>
      <w:r w:rsidRPr="0083488E">
        <w:rPr>
          <w:lang w:val="en-US"/>
        </w:rPr>
        <w:t>update(</w:t>
      </w:r>
      <w:proofErr w:type="gramEnd"/>
      <w:r w:rsidRPr="0083488E">
        <w:rPr>
          <w:lang w:val="en-US"/>
        </w:rPr>
        <w:t>['token' =&gt; $token]);</w:t>
      </w:r>
    </w:p>
    <w:p w14:paraId="2758700E" w14:textId="77777777" w:rsidR="0083488E" w:rsidRPr="0083488E" w:rsidRDefault="0083488E" w:rsidP="0083488E">
      <w:pPr>
        <w:rPr>
          <w:lang w:val="en-US"/>
        </w:rPr>
      </w:pPr>
    </w:p>
    <w:p w14:paraId="06CF9165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// Configuración SMTP</w:t>
      </w:r>
    </w:p>
    <w:p w14:paraId="64098E08" w14:textId="77777777" w:rsidR="0083488E" w:rsidRPr="0083488E" w:rsidRDefault="0083488E" w:rsidP="0083488E">
      <w:r w:rsidRPr="0083488E">
        <w:t>            $</w:t>
      </w:r>
      <w:proofErr w:type="spellStart"/>
      <w:r w:rsidRPr="0083488E">
        <w:t>config</w:t>
      </w:r>
      <w:proofErr w:type="spellEnd"/>
      <w:r w:rsidRPr="0083488E">
        <w:t xml:space="preserve"> = [</w:t>
      </w:r>
    </w:p>
    <w:p w14:paraId="5D9AA78A" w14:textId="77777777" w:rsidR="0083488E" w:rsidRPr="0083488E" w:rsidRDefault="0083488E" w:rsidP="0083488E">
      <w:r w:rsidRPr="0083488E">
        <w:t>                '</w:t>
      </w:r>
      <w:proofErr w:type="spellStart"/>
      <w:r w:rsidRPr="0083488E">
        <w:t>protocol</w:t>
      </w:r>
      <w:proofErr w:type="spellEnd"/>
      <w:r w:rsidRPr="0083488E">
        <w:t>'    =&gt; '</w:t>
      </w:r>
      <w:proofErr w:type="spellStart"/>
      <w:r w:rsidRPr="0083488E">
        <w:t>smtp</w:t>
      </w:r>
      <w:proofErr w:type="spellEnd"/>
      <w:r w:rsidRPr="0083488E">
        <w:t>',</w:t>
      </w:r>
    </w:p>
    <w:p w14:paraId="111A42C9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    </w:t>
      </w:r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SMTPHost</w:t>
      </w:r>
      <w:proofErr w:type="spellEnd"/>
      <w:r w:rsidRPr="0083488E">
        <w:rPr>
          <w:lang w:val="en-US"/>
        </w:rPr>
        <w:t>'    =&gt; 'smtp.gmail.com',</w:t>
      </w:r>
    </w:p>
    <w:p w14:paraId="3780D0D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'</w:t>
      </w:r>
      <w:proofErr w:type="spellStart"/>
      <w:r w:rsidRPr="0083488E">
        <w:rPr>
          <w:lang w:val="en-US"/>
        </w:rPr>
        <w:t>SMTPPort</w:t>
      </w:r>
      <w:proofErr w:type="spellEnd"/>
      <w:r w:rsidRPr="0083488E">
        <w:rPr>
          <w:lang w:val="en-US"/>
        </w:rPr>
        <w:t>'    =&gt; 587,</w:t>
      </w:r>
    </w:p>
    <w:p w14:paraId="63D8AE4E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'</w:t>
      </w:r>
      <w:proofErr w:type="spellStart"/>
      <w:r w:rsidRPr="0083488E">
        <w:rPr>
          <w:lang w:val="en-US"/>
        </w:rPr>
        <w:t>SMTPUser</w:t>
      </w:r>
      <w:proofErr w:type="spellEnd"/>
      <w:r w:rsidRPr="0083488E">
        <w:rPr>
          <w:lang w:val="en-US"/>
        </w:rPr>
        <w:t>'    =&gt; '',</w:t>
      </w:r>
    </w:p>
    <w:p w14:paraId="0AA3DD4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'</w:t>
      </w:r>
      <w:proofErr w:type="spellStart"/>
      <w:r w:rsidRPr="0083488E">
        <w:rPr>
          <w:lang w:val="en-US"/>
        </w:rPr>
        <w:t>SMTPPass</w:t>
      </w:r>
      <w:proofErr w:type="spellEnd"/>
      <w:r w:rsidRPr="0083488E">
        <w:rPr>
          <w:lang w:val="en-US"/>
        </w:rPr>
        <w:t>'    =&gt; '',</w:t>
      </w:r>
    </w:p>
    <w:p w14:paraId="4B6B9DD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'</w:t>
      </w:r>
      <w:proofErr w:type="spellStart"/>
      <w:r w:rsidRPr="0083488E">
        <w:rPr>
          <w:lang w:val="en-US"/>
        </w:rPr>
        <w:t>mailType</w:t>
      </w:r>
      <w:proofErr w:type="spellEnd"/>
      <w:r w:rsidRPr="0083488E">
        <w:rPr>
          <w:lang w:val="en-US"/>
        </w:rPr>
        <w:t>'    =&gt; 'html',</w:t>
      </w:r>
    </w:p>
    <w:p w14:paraId="7A9326C8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'charset'     =&gt; 'utf-8',</w:t>
      </w:r>
    </w:p>
    <w:p w14:paraId="7A43B326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'</w:t>
      </w:r>
      <w:proofErr w:type="spellStart"/>
      <w:r w:rsidRPr="0083488E">
        <w:rPr>
          <w:lang w:val="en-US"/>
        </w:rPr>
        <w:t>SMTPCrypto</w:t>
      </w:r>
      <w:proofErr w:type="spellEnd"/>
      <w:proofErr w:type="gramStart"/>
      <w:r w:rsidRPr="0083488E">
        <w:rPr>
          <w:lang w:val="en-US"/>
        </w:rPr>
        <w:t>'  =</w:t>
      </w:r>
      <w:proofErr w:type="gramEnd"/>
      <w:r w:rsidRPr="0083488E">
        <w:rPr>
          <w:lang w:val="en-US"/>
        </w:rPr>
        <w:t>&gt; '</w:t>
      </w:r>
      <w:proofErr w:type="spellStart"/>
      <w:r w:rsidRPr="0083488E">
        <w:rPr>
          <w:lang w:val="en-US"/>
        </w:rPr>
        <w:t>tls</w:t>
      </w:r>
      <w:proofErr w:type="spellEnd"/>
      <w:r w:rsidRPr="0083488E">
        <w:rPr>
          <w:lang w:val="en-US"/>
        </w:rPr>
        <w:t>',</w:t>
      </w:r>
    </w:p>
    <w:p w14:paraId="123CB99C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'newline'     =&gt; "\r\n",</w:t>
      </w:r>
    </w:p>
    <w:p w14:paraId="3EA95270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];</w:t>
      </w:r>
    </w:p>
    <w:p w14:paraId="00CC7872" w14:textId="77777777" w:rsidR="0083488E" w:rsidRPr="0083488E" w:rsidRDefault="0083488E" w:rsidP="0083488E">
      <w:pPr>
        <w:rPr>
          <w:lang w:val="en-US"/>
        </w:rPr>
      </w:pPr>
    </w:p>
    <w:p w14:paraId="3F355427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$this-&gt;email-&gt;initialize($config);</w:t>
      </w:r>
    </w:p>
    <w:p w14:paraId="7BEA327C" w14:textId="77777777" w:rsidR="0083488E" w:rsidRPr="0083488E" w:rsidRDefault="0083488E" w:rsidP="0083488E">
      <w:pPr>
        <w:rPr>
          <w:lang w:val="en-US"/>
        </w:rPr>
      </w:pPr>
    </w:p>
    <w:p w14:paraId="629FADF0" w14:textId="77777777" w:rsidR="0083488E" w:rsidRPr="000062B9" w:rsidRDefault="0083488E" w:rsidP="0083488E">
      <w:pPr>
        <w:rPr>
          <w:lang w:val="en-US"/>
        </w:rPr>
      </w:pPr>
      <w:r w:rsidRPr="0083488E">
        <w:rPr>
          <w:lang w:val="en-US"/>
        </w:rPr>
        <w:t xml:space="preserve">            </w:t>
      </w:r>
      <w:r w:rsidRPr="000062B9">
        <w:rPr>
          <w:lang w:val="en-US"/>
        </w:rPr>
        <w:t xml:space="preserve">// Enlace de </w:t>
      </w:r>
      <w:proofErr w:type="spellStart"/>
      <w:r w:rsidRPr="000062B9">
        <w:rPr>
          <w:lang w:val="en-US"/>
        </w:rPr>
        <w:t>recuperación</w:t>
      </w:r>
      <w:proofErr w:type="spellEnd"/>
    </w:p>
    <w:p w14:paraId="22E0C9CC" w14:textId="77777777" w:rsidR="0083488E" w:rsidRPr="000062B9" w:rsidRDefault="0083488E" w:rsidP="0083488E">
      <w:pPr>
        <w:rPr>
          <w:lang w:val="en-US"/>
        </w:rPr>
      </w:pPr>
      <w:r w:rsidRPr="000062B9">
        <w:rPr>
          <w:lang w:val="en-US"/>
        </w:rPr>
        <w:t xml:space="preserve">            $enlace = </w:t>
      </w:r>
      <w:proofErr w:type="spellStart"/>
      <w:r w:rsidRPr="000062B9">
        <w:rPr>
          <w:lang w:val="en-US"/>
        </w:rPr>
        <w:t>base_url</w:t>
      </w:r>
      <w:proofErr w:type="spellEnd"/>
      <w:r w:rsidRPr="000062B9">
        <w:rPr>
          <w:lang w:val="en-US"/>
        </w:rPr>
        <w:t>("</w:t>
      </w:r>
      <w:proofErr w:type="spellStart"/>
      <w:r w:rsidRPr="000062B9">
        <w:rPr>
          <w:lang w:val="en-US"/>
        </w:rPr>
        <w:t>Seguridad_c</w:t>
      </w:r>
      <w:proofErr w:type="spellEnd"/>
      <w:r w:rsidRPr="000062B9">
        <w:rPr>
          <w:lang w:val="en-US"/>
        </w:rPr>
        <w:t>/</w:t>
      </w:r>
      <w:proofErr w:type="spellStart"/>
      <w:r w:rsidRPr="000062B9">
        <w:rPr>
          <w:lang w:val="en-US"/>
        </w:rPr>
        <w:t>reset_password</w:t>
      </w:r>
      <w:proofErr w:type="spellEnd"/>
      <w:r w:rsidRPr="000062B9">
        <w:rPr>
          <w:lang w:val="en-US"/>
        </w:rPr>
        <w:t>/$token");</w:t>
      </w:r>
    </w:p>
    <w:p w14:paraId="24AA6962" w14:textId="77777777" w:rsidR="0083488E" w:rsidRPr="000062B9" w:rsidRDefault="0083488E" w:rsidP="0083488E">
      <w:pPr>
        <w:rPr>
          <w:lang w:val="en-US"/>
        </w:rPr>
      </w:pPr>
    </w:p>
    <w:p w14:paraId="38999903" w14:textId="77777777" w:rsidR="0083488E" w:rsidRPr="0083488E" w:rsidRDefault="0083488E" w:rsidP="0083488E">
      <w:pPr>
        <w:rPr>
          <w:lang w:val="en-US"/>
        </w:rPr>
      </w:pPr>
      <w:r w:rsidRPr="000062B9">
        <w:rPr>
          <w:lang w:val="en-US"/>
        </w:rPr>
        <w:lastRenderedPageBreak/>
        <w:t xml:space="preserve">            </w:t>
      </w:r>
      <w:r w:rsidRPr="0083488E">
        <w:rPr>
          <w:lang w:val="en-US"/>
        </w:rPr>
        <w:t xml:space="preserve">// Configurar </w:t>
      </w:r>
      <w:proofErr w:type="spellStart"/>
      <w:r w:rsidRPr="0083488E">
        <w:rPr>
          <w:lang w:val="en-US"/>
        </w:rPr>
        <w:t>correo</w:t>
      </w:r>
      <w:proofErr w:type="spellEnd"/>
    </w:p>
    <w:p w14:paraId="778FDBB5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$this-&gt;email-&gt;</w:t>
      </w:r>
      <w:proofErr w:type="spellStart"/>
      <w:proofErr w:type="gramStart"/>
      <w:r w:rsidRPr="0083488E">
        <w:rPr>
          <w:lang w:val="en-US"/>
        </w:rPr>
        <w:t>setFrom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'', 'Sistema Mas Metrologia');</w:t>
      </w:r>
    </w:p>
    <w:p w14:paraId="64ECA3DD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$this-&gt;email-&gt;</w:t>
      </w:r>
      <w:proofErr w:type="spellStart"/>
      <w:r w:rsidRPr="0083488E">
        <w:rPr>
          <w:lang w:val="en-US"/>
        </w:rPr>
        <w:t>setTo</w:t>
      </w:r>
      <w:proofErr w:type="spellEnd"/>
      <w:r w:rsidRPr="0083488E">
        <w:rPr>
          <w:lang w:val="en-US"/>
        </w:rPr>
        <w:t>($</w:t>
      </w:r>
      <w:proofErr w:type="spellStart"/>
      <w:r w:rsidRPr="0083488E">
        <w:rPr>
          <w:lang w:val="en-US"/>
        </w:rPr>
        <w:t>correo</w:t>
      </w:r>
      <w:proofErr w:type="spellEnd"/>
      <w:r w:rsidRPr="0083488E">
        <w:rPr>
          <w:lang w:val="en-US"/>
        </w:rPr>
        <w:t>);</w:t>
      </w:r>
    </w:p>
    <w:p w14:paraId="655751E4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$this-&gt;email-&gt;</w:t>
      </w:r>
      <w:proofErr w:type="spellStart"/>
      <w:proofErr w:type="gramStart"/>
      <w:r w:rsidRPr="0083488E">
        <w:rPr>
          <w:lang w:val="en-US"/>
        </w:rPr>
        <w:t>setSubject</w:t>
      </w:r>
      <w:proofErr w:type="spellEnd"/>
      <w:r w:rsidRPr="0083488E">
        <w:rPr>
          <w:lang w:val="en-US"/>
        </w:rPr>
        <w:t>(</w:t>
      </w:r>
      <w:proofErr w:type="gramEnd"/>
      <w:r w:rsidRPr="0083488E">
        <w:rPr>
          <w:lang w:val="en-US"/>
        </w:rPr>
        <w:t>'</w:t>
      </w:r>
      <w:proofErr w:type="spellStart"/>
      <w:r w:rsidRPr="0083488E">
        <w:rPr>
          <w:lang w:val="en-US"/>
        </w:rPr>
        <w:t>Recuperar</w:t>
      </w:r>
      <w:proofErr w:type="spellEnd"/>
      <w:r w:rsidRPr="0083488E">
        <w:rPr>
          <w:lang w:val="en-US"/>
        </w:rPr>
        <w:t xml:space="preserve"> </w:t>
      </w:r>
      <w:proofErr w:type="spellStart"/>
      <w:r w:rsidRPr="0083488E">
        <w:rPr>
          <w:lang w:val="en-US"/>
        </w:rPr>
        <w:t>Contraseña</w:t>
      </w:r>
      <w:proofErr w:type="spellEnd"/>
      <w:r w:rsidRPr="0083488E">
        <w:rPr>
          <w:lang w:val="en-US"/>
        </w:rPr>
        <w:t>');</w:t>
      </w:r>
    </w:p>
    <w:p w14:paraId="61ED744A" w14:textId="77777777" w:rsidR="0083488E" w:rsidRPr="0083488E" w:rsidRDefault="0083488E" w:rsidP="0083488E">
      <w:r w:rsidRPr="0083488E">
        <w:rPr>
          <w:lang w:val="en-US"/>
        </w:rPr>
        <w:t xml:space="preserve">            </w:t>
      </w:r>
      <w:r w:rsidRPr="0083488E">
        <w:t>$</w:t>
      </w:r>
      <w:proofErr w:type="spellStart"/>
      <w:r w:rsidRPr="0083488E">
        <w:t>this</w:t>
      </w:r>
      <w:proofErr w:type="spellEnd"/>
      <w:r w:rsidRPr="0083488E">
        <w:t>-&gt;email-&gt;</w:t>
      </w:r>
      <w:proofErr w:type="spellStart"/>
      <w:proofErr w:type="gramStart"/>
      <w:r w:rsidRPr="0083488E">
        <w:t>setMessage</w:t>
      </w:r>
      <w:proofErr w:type="spellEnd"/>
      <w:r w:rsidRPr="0083488E">
        <w:t>(</w:t>
      </w:r>
      <w:proofErr w:type="gramEnd"/>
      <w:r w:rsidRPr="0083488E">
        <w:t xml:space="preserve">"Hola, para recuperar tu contraseña </w:t>
      </w:r>
      <w:proofErr w:type="spellStart"/>
      <w:r w:rsidRPr="0083488E">
        <w:t>haz</w:t>
      </w:r>
      <w:proofErr w:type="spellEnd"/>
      <w:r w:rsidRPr="0083488E">
        <w:t xml:space="preserve"> clic en este enlace: &lt;a </w:t>
      </w:r>
      <w:proofErr w:type="spellStart"/>
      <w:r w:rsidRPr="0083488E">
        <w:t>href</w:t>
      </w:r>
      <w:proofErr w:type="spellEnd"/>
      <w:r w:rsidRPr="0083488E">
        <w:t>='$enlace'&gt;$enlace&lt;/a&gt;");</w:t>
      </w:r>
    </w:p>
    <w:p w14:paraId="6D931A44" w14:textId="77777777" w:rsidR="0083488E" w:rsidRPr="0083488E" w:rsidRDefault="0083488E" w:rsidP="0083488E"/>
    <w:p w14:paraId="3F63854F" w14:textId="77777777" w:rsidR="0083488E" w:rsidRPr="000062B9" w:rsidRDefault="0083488E" w:rsidP="0083488E">
      <w:r w:rsidRPr="0083488E">
        <w:t xml:space="preserve">            </w:t>
      </w:r>
      <w:r w:rsidRPr="000062B9">
        <w:t>// Enviar correo</w:t>
      </w:r>
    </w:p>
    <w:p w14:paraId="67FE0309" w14:textId="77777777" w:rsidR="0083488E" w:rsidRPr="000062B9" w:rsidRDefault="0083488E" w:rsidP="0083488E">
      <w:r w:rsidRPr="000062B9">
        <w:t xml:space="preserve">            </w:t>
      </w:r>
      <w:proofErr w:type="spellStart"/>
      <w:r w:rsidRPr="000062B9">
        <w:t>if</w:t>
      </w:r>
      <w:proofErr w:type="spellEnd"/>
      <w:r w:rsidRPr="000062B9">
        <w:t xml:space="preserve"> ($</w:t>
      </w:r>
      <w:proofErr w:type="spellStart"/>
      <w:r w:rsidRPr="000062B9">
        <w:t>this</w:t>
      </w:r>
      <w:proofErr w:type="spellEnd"/>
      <w:r w:rsidRPr="000062B9">
        <w:t>-&gt;email-&gt;</w:t>
      </w:r>
      <w:proofErr w:type="spellStart"/>
      <w:proofErr w:type="gramStart"/>
      <w:r w:rsidRPr="000062B9">
        <w:t>send</w:t>
      </w:r>
      <w:proofErr w:type="spellEnd"/>
      <w:r w:rsidRPr="000062B9">
        <w:t>(</w:t>
      </w:r>
      <w:proofErr w:type="gramEnd"/>
      <w:r w:rsidRPr="000062B9">
        <w:t>)) {</w:t>
      </w:r>
    </w:p>
    <w:p w14:paraId="16C75A39" w14:textId="77777777" w:rsidR="0083488E" w:rsidRPr="0083488E" w:rsidRDefault="0083488E" w:rsidP="0083488E">
      <w:r w:rsidRPr="000062B9">
        <w:t xml:space="preserve">                </w:t>
      </w:r>
      <w:proofErr w:type="spellStart"/>
      <w:r w:rsidRPr="0083488E">
        <w:t>return</w:t>
      </w:r>
      <w:proofErr w:type="spellEnd"/>
      <w:r w:rsidRPr="0083488E">
        <w:t xml:space="preserve"> "Se envió el enlace de recuperación a tu correo.";</w:t>
      </w:r>
    </w:p>
    <w:p w14:paraId="78DCEA09" w14:textId="77777777" w:rsidR="0083488E" w:rsidRPr="0083488E" w:rsidRDefault="0083488E" w:rsidP="0083488E">
      <w:pPr>
        <w:rPr>
          <w:lang w:val="en-US"/>
        </w:rPr>
      </w:pPr>
      <w:r w:rsidRPr="0083488E">
        <w:t xml:space="preserve">            </w:t>
      </w:r>
      <w:r w:rsidRPr="0083488E">
        <w:rPr>
          <w:lang w:val="en-US"/>
        </w:rPr>
        <w:t>} else {</w:t>
      </w:r>
    </w:p>
    <w:p w14:paraId="4E0B575A" w14:textId="77777777" w:rsidR="0083488E" w:rsidRPr="0083488E" w:rsidRDefault="0083488E" w:rsidP="0083488E">
      <w:pPr>
        <w:rPr>
          <w:lang w:val="en-US"/>
        </w:rPr>
      </w:pPr>
      <w:r w:rsidRPr="0083488E">
        <w:rPr>
          <w:lang w:val="en-US"/>
        </w:rPr>
        <w:t>                return $this-&gt;email-&gt;</w:t>
      </w:r>
      <w:proofErr w:type="spellStart"/>
      <w:r w:rsidRPr="0083488E">
        <w:rPr>
          <w:lang w:val="en-US"/>
        </w:rPr>
        <w:t>printDebugger</w:t>
      </w:r>
      <w:proofErr w:type="spellEnd"/>
      <w:r w:rsidRPr="0083488E">
        <w:rPr>
          <w:lang w:val="en-US"/>
        </w:rPr>
        <w:t>(['headers']);</w:t>
      </w:r>
    </w:p>
    <w:p w14:paraId="2422E9BE" w14:textId="77777777" w:rsidR="0083488E" w:rsidRPr="000062B9" w:rsidRDefault="0083488E" w:rsidP="0083488E">
      <w:r w:rsidRPr="0083488E">
        <w:rPr>
          <w:lang w:val="en-US"/>
        </w:rPr>
        <w:t xml:space="preserve">            </w:t>
      </w:r>
      <w:r w:rsidRPr="000062B9">
        <w:t>}</w:t>
      </w:r>
    </w:p>
    <w:p w14:paraId="6A6DF3E4" w14:textId="77777777" w:rsidR="0083488E" w:rsidRPr="000062B9" w:rsidRDefault="0083488E" w:rsidP="0083488E"/>
    <w:p w14:paraId="173251D0" w14:textId="77777777" w:rsidR="0083488E" w:rsidRPr="000062B9" w:rsidRDefault="0083488E" w:rsidP="0083488E">
      <w:r w:rsidRPr="000062B9">
        <w:t xml:space="preserve">        } </w:t>
      </w:r>
      <w:proofErr w:type="spellStart"/>
      <w:r w:rsidRPr="000062B9">
        <w:t>else</w:t>
      </w:r>
      <w:proofErr w:type="spellEnd"/>
      <w:r w:rsidRPr="000062B9">
        <w:t xml:space="preserve"> {</w:t>
      </w:r>
    </w:p>
    <w:p w14:paraId="00796631" w14:textId="77777777" w:rsidR="0083488E" w:rsidRPr="000062B9" w:rsidRDefault="0083488E" w:rsidP="0083488E">
      <w:r w:rsidRPr="000062B9">
        <w:t xml:space="preserve">            </w:t>
      </w:r>
      <w:proofErr w:type="spellStart"/>
      <w:r w:rsidRPr="000062B9">
        <w:t>return</w:t>
      </w:r>
      <w:proofErr w:type="spellEnd"/>
      <w:r w:rsidRPr="000062B9">
        <w:t xml:space="preserve"> "Correo no encontrado";</w:t>
      </w:r>
    </w:p>
    <w:p w14:paraId="4C52202B" w14:textId="77777777" w:rsidR="0083488E" w:rsidRPr="000062B9" w:rsidRDefault="0083488E" w:rsidP="0083488E">
      <w:r w:rsidRPr="000062B9">
        <w:t>        }</w:t>
      </w:r>
    </w:p>
    <w:p w14:paraId="05A8FE92" w14:textId="77777777" w:rsidR="0083488E" w:rsidRPr="000062B9" w:rsidRDefault="0083488E" w:rsidP="0083488E">
      <w:r w:rsidRPr="000062B9">
        <w:t>    }</w:t>
      </w:r>
    </w:p>
    <w:p w14:paraId="3F3AEA06" w14:textId="77777777" w:rsidR="0083488E" w:rsidRPr="000062B9" w:rsidRDefault="0083488E" w:rsidP="0083488E">
      <w:r w:rsidRPr="000062B9">
        <w:t>}</w:t>
      </w:r>
    </w:p>
    <w:p w14:paraId="45123B15" w14:textId="77777777" w:rsidR="0083488E" w:rsidRPr="0083488E" w:rsidRDefault="0083488E" w:rsidP="0083488E"/>
    <w:p w14:paraId="01E999C9" w14:textId="658E1DF5" w:rsidR="0083488E" w:rsidRDefault="0083488E" w:rsidP="0083488E">
      <w:pPr>
        <w:pStyle w:val="Ttulo4"/>
      </w:pPr>
      <w:r w:rsidRPr="0083488E">
        <w:t xml:space="preserve">2.1.2.9 </w:t>
      </w:r>
      <w:proofErr w:type="spellStart"/>
      <w:r w:rsidRPr="0083488E">
        <w:t>Servicio_c</w:t>
      </w:r>
      <w:r>
        <w:t>ertificados.php</w:t>
      </w:r>
      <w:proofErr w:type="spellEnd"/>
    </w:p>
    <w:p w14:paraId="64EA44F7" w14:textId="21334449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&lt;?</w:t>
      </w:r>
      <w:proofErr w:type="spellStart"/>
      <w:r w:rsidRPr="002701A4">
        <w:rPr>
          <w:lang w:val="en-US"/>
        </w:rPr>
        <w:t>php</w:t>
      </w:r>
      <w:proofErr w:type="spellEnd"/>
    </w:p>
    <w:p w14:paraId="0A64A894" w14:textId="02AF9DB7" w:rsidR="002701A4" w:rsidRPr="002701A4" w:rsidRDefault="002701A4" w:rsidP="002701A4">
      <w:pPr>
        <w:rPr>
          <w:lang w:val="en-US"/>
        </w:rPr>
      </w:pPr>
    </w:p>
    <w:p w14:paraId="52A3E379" w14:textId="54094DE2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namespace App\Controllers;</w:t>
      </w:r>
    </w:p>
    <w:p w14:paraId="745A6B27" w14:textId="6F28BD02" w:rsidR="002701A4" w:rsidRPr="002701A4" w:rsidRDefault="002701A4" w:rsidP="002701A4">
      <w:pPr>
        <w:rPr>
          <w:lang w:val="en-US"/>
        </w:rPr>
      </w:pPr>
    </w:p>
    <w:p w14:paraId="4BCD9AF9" w14:textId="7F43ACE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use App\Models\</w:t>
      </w:r>
      <w:proofErr w:type="spellStart"/>
      <w:r w:rsidRPr="002701A4">
        <w:rPr>
          <w:lang w:val="en-US"/>
        </w:rPr>
        <w:t>UsuariosModelemc</w:t>
      </w:r>
      <w:proofErr w:type="spellEnd"/>
      <w:r w:rsidRPr="002701A4">
        <w:rPr>
          <w:lang w:val="en-US"/>
        </w:rPr>
        <w:t>;</w:t>
      </w:r>
    </w:p>
    <w:p w14:paraId="29BF1A33" w14:textId="6637C60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lastRenderedPageBreak/>
        <w:t>use App\Models\</w:t>
      </w:r>
      <w:proofErr w:type="spellStart"/>
      <w:r w:rsidRPr="002701A4">
        <w:rPr>
          <w:lang w:val="en-US"/>
        </w:rPr>
        <w:t>ValidadorModel</w:t>
      </w:r>
      <w:proofErr w:type="spellEnd"/>
      <w:r w:rsidRPr="002701A4">
        <w:rPr>
          <w:lang w:val="en-US"/>
        </w:rPr>
        <w:t>;</w:t>
      </w:r>
    </w:p>
    <w:p w14:paraId="235CE4E8" w14:textId="7265A40C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use App\Models\</w:t>
      </w:r>
      <w:proofErr w:type="spellStart"/>
      <w:r w:rsidRPr="002701A4">
        <w:rPr>
          <w:lang w:val="en-US"/>
        </w:rPr>
        <w:t>LogsModel</w:t>
      </w:r>
      <w:proofErr w:type="spellEnd"/>
      <w:r w:rsidRPr="002701A4">
        <w:rPr>
          <w:lang w:val="en-US"/>
        </w:rPr>
        <w:t>;</w:t>
      </w:r>
    </w:p>
    <w:p w14:paraId="3DC64B9C" w14:textId="0FDF5F2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use App\Libraries\</w:t>
      </w:r>
      <w:proofErr w:type="spellStart"/>
      <w:r w:rsidRPr="002701A4">
        <w:rPr>
          <w:lang w:val="en-US"/>
        </w:rPr>
        <w:t>PdfRemoto</w:t>
      </w:r>
      <w:proofErr w:type="spellEnd"/>
      <w:r w:rsidRPr="002701A4">
        <w:rPr>
          <w:lang w:val="en-US"/>
        </w:rPr>
        <w:t xml:space="preserve">; </w:t>
      </w:r>
    </w:p>
    <w:p w14:paraId="7B4F6367" w14:textId="53DC0B6A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class </w:t>
      </w:r>
      <w:proofErr w:type="spellStart"/>
      <w:r w:rsidRPr="002701A4">
        <w:rPr>
          <w:lang w:val="en-US"/>
        </w:rPr>
        <w:t>Servicio_certificados</w:t>
      </w:r>
      <w:proofErr w:type="spellEnd"/>
      <w:r w:rsidRPr="002701A4">
        <w:rPr>
          <w:lang w:val="en-US"/>
        </w:rPr>
        <w:t xml:space="preserve"> extends </w:t>
      </w:r>
      <w:proofErr w:type="spellStart"/>
      <w:r w:rsidRPr="002701A4">
        <w:rPr>
          <w:lang w:val="en-US"/>
        </w:rPr>
        <w:t>BaseController</w:t>
      </w:r>
      <w:proofErr w:type="spellEnd"/>
    </w:p>
    <w:p w14:paraId="2FA56E6A" w14:textId="27C52E0A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{</w:t>
      </w:r>
    </w:p>
    <w:p w14:paraId="7889A60E" w14:textId="0756FE9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protected $session;</w:t>
      </w:r>
    </w:p>
    <w:p w14:paraId="53B46736" w14:textId="47E0E9A9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protected $</w:t>
      </w:r>
      <w:proofErr w:type="spellStart"/>
      <w:r w:rsidRPr="002701A4">
        <w:rPr>
          <w:lang w:val="en-US"/>
        </w:rPr>
        <w:t>pdfRemoto</w:t>
      </w:r>
      <w:proofErr w:type="spellEnd"/>
      <w:r w:rsidRPr="002701A4">
        <w:rPr>
          <w:lang w:val="en-US"/>
        </w:rPr>
        <w:t>;</w:t>
      </w:r>
    </w:p>
    <w:p w14:paraId="4AE873D5" w14:textId="779B25E8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public function __</w:t>
      </w:r>
      <w:proofErr w:type="gramStart"/>
      <w:r w:rsidRPr="002701A4">
        <w:rPr>
          <w:lang w:val="en-US"/>
        </w:rPr>
        <w:t>construct(</w:t>
      </w:r>
      <w:proofErr w:type="gramEnd"/>
      <w:r w:rsidRPr="002701A4">
        <w:rPr>
          <w:lang w:val="en-US"/>
        </w:rPr>
        <w:t>)</w:t>
      </w:r>
    </w:p>
    <w:p w14:paraId="52B09DD3" w14:textId="156F33B9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{</w:t>
      </w:r>
    </w:p>
    <w:p w14:paraId="5CA3939F" w14:textId="75F8B77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$this-&gt;session = </w:t>
      </w:r>
      <w:proofErr w:type="gramStart"/>
      <w:r w:rsidRPr="002701A4">
        <w:rPr>
          <w:lang w:val="en-US"/>
        </w:rPr>
        <w:t>session(</w:t>
      </w:r>
      <w:proofErr w:type="gramEnd"/>
      <w:r w:rsidRPr="002701A4">
        <w:rPr>
          <w:lang w:val="en-US"/>
        </w:rPr>
        <w:t>);</w:t>
      </w:r>
    </w:p>
    <w:p w14:paraId="0A633127" w14:textId="3AE64D02" w:rsidR="002701A4" w:rsidRPr="00E424D8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</w:t>
      </w:r>
      <w:r w:rsidRPr="00E424D8">
        <w:rPr>
          <w:lang w:val="en-US"/>
        </w:rPr>
        <w:t>$this-&gt;</w:t>
      </w:r>
      <w:proofErr w:type="spellStart"/>
      <w:r w:rsidRPr="00E424D8">
        <w:rPr>
          <w:lang w:val="en-US"/>
        </w:rPr>
        <w:t>pdfRemoto</w:t>
      </w:r>
      <w:proofErr w:type="spellEnd"/>
      <w:r w:rsidRPr="00E424D8">
        <w:rPr>
          <w:lang w:val="en-US"/>
        </w:rPr>
        <w:t xml:space="preserve"> = new </w:t>
      </w:r>
      <w:proofErr w:type="spellStart"/>
      <w:proofErr w:type="gramStart"/>
      <w:r w:rsidRPr="00E424D8">
        <w:rPr>
          <w:lang w:val="en-US"/>
        </w:rPr>
        <w:t>PdfRemoto</w:t>
      </w:r>
      <w:proofErr w:type="spellEnd"/>
      <w:r w:rsidRPr="00E424D8">
        <w:rPr>
          <w:lang w:val="en-US"/>
        </w:rPr>
        <w:t>(</w:t>
      </w:r>
      <w:proofErr w:type="gramEnd"/>
      <w:r w:rsidRPr="00E424D8">
        <w:rPr>
          <w:lang w:val="en-US"/>
        </w:rPr>
        <w:t>);</w:t>
      </w:r>
    </w:p>
    <w:p w14:paraId="1A615859" w14:textId="1523D79E" w:rsidR="002701A4" w:rsidRPr="002701A4" w:rsidRDefault="002701A4" w:rsidP="002701A4">
      <w:r w:rsidRPr="00E424D8">
        <w:rPr>
          <w:lang w:val="en-US"/>
        </w:rPr>
        <w:t xml:space="preserve">    </w:t>
      </w:r>
      <w:r w:rsidRPr="002701A4">
        <w:t>}</w:t>
      </w:r>
    </w:p>
    <w:p w14:paraId="23870422" w14:textId="6730E66D" w:rsidR="002701A4" w:rsidRPr="002701A4" w:rsidRDefault="002701A4" w:rsidP="002701A4"/>
    <w:p w14:paraId="0DB64FDE" w14:textId="75F11C7D" w:rsidR="002701A4" w:rsidRPr="002701A4" w:rsidRDefault="002701A4" w:rsidP="002701A4">
      <w:r w:rsidRPr="002701A4">
        <w:t>    /*** Vista alta usuario*/</w:t>
      </w:r>
    </w:p>
    <w:p w14:paraId="26229E03" w14:textId="0B327CA1" w:rsidR="002701A4" w:rsidRPr="000062B9" w:rsidRDefault="002701A4" w:rsidP="002701A4">
      <w:r w:rsidRPr="002701A4">
        <w:t xml:space="preserve">    </w:t>
      </w:r>
      <w:proofErr w:type="spellStart"/>
      <w:r w:rsidRPr="000062B9">
        <w:t>public</w:t>
      </w:r>
      <w:proofErr w:type="spellEnd"/>
      <w:r w:rsidRPr="000062B9">
        <w:t xml:space="preserve"> </w:t>
      </w:r>
      <w:proofErr w:type="spellStart"/>
      <w:r w:rsidRPr="000062B9">
        <w:t>function</w:t>
      </w:r>
      <w:proofErr w:type="spellEnd"/>
      <w:r w:rsidRPr="000062B9">
        <w:t xml:space="preserve"> </w:t>
      </w:r>
      <w:proofErr w:type="spellStart"/>
      <w:r w:rsidRPr="000062B9">
        <w:t>alta_</w:t>
      </w:r>
      <w:proofErr w:type="gramStart"/>
      <w:r w:rsidRPr="000062B9">
        <w:t>usuarioc</w:t>
      </w:r>
      <w:proofErr w:type="spellEnd"/>
      <w:r w:rsidRPr="000062B9">
        <w:t>(</w:t>
      </w:r>
      <w:proofErr w:type="gramEnd"/>
      <w:r w:rsidRPr="000062B9">
        <w:t>)</w:t>
      </w:r>
    </w:p>
    <w:p w14:paraId="1914B2EE" w14:textId="54BB11F0" w:rsidR="002701A4" w:rsidRPr="000062B9" w:rsidRDefault="002701A4" w:rsidP="002701A4">
      <w:r w:rsidRPr="000062B9">
        <w:t>    {</w:t>
      </w:r>
    </w:p>
    <w:p w14:paraId="4A212622" w14:textId="55F48429" w:rsidR="002701A4" w:rsidRPr="002701A4" w:rsidRDefault="002701A4" w:rsidP="002701A4">
      <w:pPr>
        <w:rPr>
          <w:lang w:val="en-US"/>
        </w:rPr>
      </w:pPr>
      <w:r w:rsidRPr="000062B9">
        <w:t xml:space="preserve">        </w:t>
      </w:r>
      <w:r w:rsidRPr="002701A4">
        <w:rPr>
          <w:lang w:val="en-US"/>
        </w:rPr>
        <w:t>return view('header'</w:t>
      </w:r>
      <w:proofErr w:type="gramStart"/>
      <w:r w:rsidRPr="002701A4">
        <w:rPr>
          <w:lang w:val="en-US"/>
        </w:rPr>
        <w:t>) .</w:t>
      </w:r>
      <w:proofErr w:type="gramEnd"/>
      <w:r w:rsidRPr="002701A4">
        <w:rPr>
          <w:lang w:val="en-US"/>
        </w:rPr>
        <w:t xml:space="preserve"> view('</w:t>
      </w:r>
      <w:proofErr w:type="spellStart"/>
      <w:r w:rsidRPr="002701A4">
        <w:rPr>
          <w:lang w:val="en-US"/>
        </w:rPr>
        <w:t>servicio_certificados</w:t>
      </w:r>
      <w:proofErr w:type="spellEnd"/>
      <w:r w:rsidRPr="002701A4">
        <w:rPr>
          <w:lang w:val="en-US"/>
        </w:rPr>
        <w:t>/');</w:t>
      </w:r>
    </w:p>
    <w:p w14:paraId="74C0BFBD" w14:textId="3C08954C" w:rsidR="002701A4" w:rsidRPr="002701A4" w:rsidRDefault="002701A4" w:rsidP="002701A4">
      <w:r w:rsidRPr="002701A4">
        <w:rPr>
          <w:lang w:val="en-US"/>
        </w:rPr>
        <w:t xml:space="preserve">    </w:t>
      </w:r>
      <w:r w:rsidRPr="002701A4">
        <w:t>}</w:t>
      </w:r>
    </w:p>
    <w:p w14:paraId="2188AA40" w14:textId="2B16733C" w:rsidR="002701A4" w:rsidRPr="002701A4" w:rsidRDefault="002701A4" w:rsidP="002701A4"/>
    <w:p w14:paraId="12F82501" w14:textId="0837A1F7" w:rsidR="002701A4" w:rsidRPr="002701A4" w:rsidRDefault="002701A4" w:rsidP="002701A4">
      <w:r w:rsidRPr="002701A4">
        <w:t>    /*** Vista certificado*/</w:t>
      </w:r>
    </w:p>
    <w:p w14:paraId="54B06357" w14:textId="44236D09" w:rsidR="002701A4" w:rsidRPr="002701A4" w:rsidRDefault="002701A4" w:rsidP="002701A4">
      <w:r w:rsidRPr="002701A4">
        <w:t xml:space="preserve">    </w:t>
      </w:r>
      <w:proofErr w:type="spellStart"/>
      <w:r w:rsidRPr="002701A4">
        <w:t>public</w:t>
      </w:r>
      <w:proofErr w:type="spellEnd"/>
      <w:r w:rsidRPr="002701A4">
        <w:t xml:space="preserve"> function </w:t>
      </w:r>
      <w:proofErr w:type="gramStart"/>
      <w:r w:rsidRPr="002701A4">
        <w:t>certificado(</w:t>
      </w:r>
      <w:proofErr w:type="gramEnd"/>
      <w:r w:rsidRPr="002701A4">
        <w:t>)</w:t>
      </w:r>
    </w:p>
    <w:p w14:paraId="0DDFE17E" w14:textId="2D8ABE10" w:rsidR="002701A4" w:rsidRPr="000062B9" w:rsidRDefault="002701A4" w:rsidP="002701A4">
      <w:r w:rsidRPr="002701A4">
        <w:t xml:space="preserve">    </w:t>
      </w:r>
      <w:r w:rsidRPr="000062B9">
        <w:t>{</w:t>
      </w:r>
    </w:p>
    <w:p w14:paraId="60DA4CED" w14:textId="2B318AC4" w:rsidR="002701A4" w:rsidRPr="002701A4" w:rsidRDefault="002701A4" w:rsidP="002701A4">
      <w:pPr>
        <w:rPr>
          <w:lang w:val="en-US"/>
        </w:rPr>
      </w:pPr>
      <w:r w:rsidRPr="000062B9">
        <w:t xml:space="preserve">        </w:t>
      </w:r>
      <w:r w:rsidRPr="002701A4">
        <w:rPr>
          <w:lang w:val="en-US"/>
        </w:rPr>
        <w:t>return view('header'</w:t>
      </w:r>
      <w:proofErr w:type="gramStart"/>
      <w:r w:rsidRPr="002701A4">
        <w:rPr>
          <w:lang w:val="en-US"/>
        </w:rPr>
        <w:t>) .</w:t>
      </w:r>
      <w:proofErr w:type="gramEnd"/>
      <w:r w:rsidRPr="002701A4">
        <w:rPr>
          <w:lang w:val="en-US"/>
        </w:rPr>
        <w:t xml:space="preserve"> view('</w:t>
      </w:r>
      <w:proofErr w:type="spellStart"/>
      <w:r w:rsidRPr="002701A4">
        <w:rPr>
          <w:lang w:val="en-US"/>
        </w:rPr>
        <w:t>servicio_certificados</w:t>
      </w:r>
      <w:proofErr w:type="spellEnd"/>
      <w:r w:rsidRPr="002701A4">
        <w:rPr>
          <w:lang w:val="en-US"/>
        </w:rPr>
        <w:t>/</w:t>
      </w:r>
      <w:proofErr w:type="spellStart"/>
      <w:r w:rsidRPr="002701A4">
        <w:rPr>
          <w:lang w:val="en-US"/>
        </w:rPr>
        <w:t>certificado</w:t>
      </w:r>
      <w:proofErr w:type="spellEnd"/>
      <w:r w:rsidRPr="002701A4">
        <w:rPr>
          <w:lang w:val="en-US"/>
        </w:rPr>
        <w:t>');</w:t>
      </w:r>
    </w:p>
    <w:p w14:paraId="31C61C1B" w14:textId="4BCA5006" w:rsidR="002701A4" w:rsidRPr="002701A4" w:rsidRDefault="002701A4" w:rsidP="002701A4">
      <w:r w:rsidRPr="002701A4">
        <w:rPr>
          <w:lang w:val="en-US"/>
        </w:rPr>
        <w:t xml:space="preserve">    </w:t>
      </w:r>
      <w:r w:rsidRPr="002701A4">
        <w:t>}</w:t>
      </w:r>
    </w:p>
    <w:p w14:paraId="183102E4" w14:textId="25D56C85" w:rsidR="002701A4" w:rsidRPr="002701A4" w:rsidRDefault="002701A4" w:rsidP="002701A4"/>
    <w:p w14:paraId="2B489875" w14:textId="67C64E9B" w:rsidR="002701A4" w:rsidRPr="002701A4" w:rsidRDefault="002701A4" w:rsidP="002701A4">
      <w:r w:rsidRPr="002701A4">
        <w:t>    /*** Mis certificados */</w:t>
      </w:r>
    </w:p>
    <w:p w14:paraId="1B0D79C0" w14:textId="6BAAA830" w:rsidR="002701A4" w:rsidRPr="002701A4" w:rsidRDefault="002701A4" w:rsidP="002701A4">
      <w:r w:rsidRPr="002701A4">
        <w:lastRenderedPageBreak/>
        <w:t xml:space="preserve">    </w:t>
      </w:r>
      <w:proofErr w:type="spellStart"/>
      <w:r w:rsidRPr="002701A4">
        <w:t>public</w:t>
      </w:r>
      <w:proofErr w:type="spellEnd"/>
      <w:r w:rsidRPr="002701A4">
        <w:t xml:space="preserve"> function </w:t>
      </w:r>
      <w:proofErr w:type="spellStart"/>
      <w:r w:rsidRPr="002701A4">
        <w:t>mis_</w:t>
      </w:r>
      <w:proofErr w:type="gramStart"/>
      <w:r w:rsidRPr="002701A4">
        <w:t>certificados</w:t>
      </w:r>
      <w:proofErr w:type="spellEnd"/>
      <w:r w:rsidRPr="002701A4">
        <w:t>(</w:t>
      </w:r>
      <w:proofErr w:type="gramEnd"/>
      <w:r w:rsidRPr="002701A4">
        <w:t>)</w:t>
      </w:r>
    </w:p>
    <w:p w14:paraId="6F048BE5" w14:textId="6F40D215" w:rsidR="002701A4" w:rsidRPr="002701A4" w:rsidRDefault="002701A4" w:rsidP="002701A4">
      <w:r w:rsidRPr="002701A4">
        <w:t>    {</w:t>
      </w:r>
    </w:p>
    <w:p w14:paraId="1C77C588" w14:textId="4F29DC8C" w:rsidR="002701A4" w:rsidRPr="002701A4" w:rsidRDefault="002701A4" w:rsidP="002701A4">
      <w:r w:rsidRPr="002701A4">
        <w:t>        $</w:t>
      </w:r>
      <w:proofErr w:type="spellStart"/>
      <w:r w:rsidRPr="002701A4">
        <w:t>usuariosModel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UsuariosModelemc</w:t>
      </w:r>
      <w:proofErr w:type="spellEnd"/>
      <w:r w:rsidRPr="002701A4">
        <w:t>(</w:t>
      </w:r>
      <w:proofErr w:type="gramEnd"/>
      <w:r w:rsidRPr="002701A4">
        <w:t>);</w:t>
      </w:r>
    </w:p>
    <w:p w14:paraId="39E1B744" w14:textId="259EF99E" w:rsidR="002701A4" w:rsidRPr="002701A4" w:rsidRDefault="002701A4" w:rsidP="002701A4">
      <w:r w:rsidRPr="002701A4">
        <w:t>        $</w:t>
      </w:r>
      <w:proofErr w:type="spellStart"/>
      <w:r w:rsidRPr="002701A4">
        <w:t>validadorModel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ValidadorModel</w:t>
      </w:r>
      <w:proofErr w:type="spellEnd"/>
      <w:r w:rsidRPr="002701A4">
        <w:t>(</w:t>
      </w:r>
      <w:proofErr w:type="gramEnd"/>
      <w:r w:rsidRPr="002701A4">
        <w:t>);</w:t>
      </w:r>
    </w:p>
    <w:p w14:paraId="234082C6" w14:textId="72C047DC" w:rsidR="002701A4" w:rsidRPr="002701A4" w:rsidRDefault="002701A4" w:rsidP="002701A4"/>
    <w:p w14:paraId="7CE59BF3" w14:textId="5AAE85FD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id_usuario</w:t>
      </w:r>
      <w:proofErr w:type="spellEnd"/>
      <w:r w:rsidRPr="002701A4">
        <w:rPr>
          <w:lang w:val="en-US"/>
        </w:rPr>
        <w:t xml:space="preserve"> = $this-&gt;session-&gt;get('</w:t>
      </w:r>
      <w:proofErr w:type="spellStart"/>
      <w:r w:rsidRPr="002701A4">
        <w:rPr>
          <w:lang w:val="en-US"/>
        </w:rPr>
        <w:t>id_usuario</w:t>
      </w:r>
      <w:proofErr w:type="spellEnd"/>
      <w:r w:rsidRPr="002701A4">
        <w:rPr>
          <w:lang w:val="en-US"/>
        </w:rPr>
        <w:t>');</w:t>
      </w:r>
    </w:p>
    <w:p w14:paraId="0F9CB80F" w14:textId="2D9A41DC" w:rsidR="002701A4" w:rsidRPr="002701A4" w:rsidRDefault="002701A4" w:rsidP="002701A4">
      <w:pPr>
        <w:rPr>
          <w:lang w:val="en-US"/>
        </w:rPr>
      </w:pPr>
    </w:p>
    <w:p w14:paraId="0A4DD7D1" w14:textId="5FF38FC1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$usuario = $</w:t>
      </w:r>
      <w:proofErr w:type="spellStart"/>
      <w:r w:rsidRPr="002701A4">
        <w:t>usuariosModel</w:t>
      </w:r>
      <w:proofErr w:type="spellEnd"/>
      <w:r w:rsidRPr="002701A4">
        <w:t>-&gt;</w:t>
      </w:r>
      <w:proofErr w:type="spellStart"/>
      <w:r w:rsidRPr="002701A4">
        <w:t>obtenerEmpresaUsuario</w:t>
      </w:r>
      <w:proofErr w:type="spellEnd"/>
      <w:r w:rsidRPr="002701A4">
        <w:t>($</w:t>
      </w:r>
      <w:proofErr w:type="spellStart"/>
      <w:r w:rsidRPr="002701A4">
        <w:t>id_usuario</w:t>
      </w:r>
      <w:proofErr w:type="spellEnd"/>
      <w:r w:rsidRPr="002701A4">
        <w:t>);</w:t>
      </w:r>
    </w:p>
    <w:p w14:paraId="675D2186" w14:textId="240F4596" w:rsidR="002701A4" w:rsidRPr="002701A4" w:rsidRDefault="002701A4" w:rsidP="002701A4"/>
    <w:p w14:paraId="7ADBFF26" w14:textId="68AD5DB8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 xml:space="preserve">if </w:t>
      </w:r>
      <w:proofErr w:type="gramStart"/>
      <w:r w:rsidRPr="002701A4">
        <w:rPr>
          <w:lang w:val="en-US"/>
        </w:rPr>
        <w:t>(!$</w:t>
      </w:r>
      <w:proofErr w:type="spellStart"/>
      <w:proofErr w:type="gramEnd"/>
      <w:r w:rsidRPr="002701A4">
        <w:rPr>
          <w:lang w:val="en-US"/>
        </w:rPr>
        <w:t>usuario</w:t>
      </w:r>
      <w:proofErr w:type="spellEnd"/>
      <w:r w:rsidRPr="002701A4">
        <w:rPr>
          <w:lang w:val="en-US"/>
        </w:rPr>
        <w:t>) {</w:t>
      </w:r>
    </w:p>
    <w:p w14:paraId="64D83D1A" w14:textId="4F378534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return redirect()-&gt;to('/</w:t>
      </w:r>
      <w:proofErr w:type="spellStart"/>
      <w:r w:rsidRPr="002701A4">
        <w:rPr>
          <w:lang w:val="en-US"/>
        </w:rPr>
        <w:t>login_c</w:t>
      </w:r>
      <w:proofErr w:type="spellEnd"/>
      <w:r w:rsidRPr="002701A4">
        <w:rPr>
          <w:lang w:val="en-US"/>
        </w:rPr>
        <w:t>');</w:t>
      </w:r>
    </w:p>
    <w:p w14:paraId="56AD08A7" w14:textId="3F28A92C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}</w:t>
      </w:r>
    </w:p>
    <w:p w14:paraId="4731D253" w14:textId="0061BF86" w:rsidR="002701A4" w:rsidRPr="002701A4" w:rsidRDefault="002701A4" w:rsidP="002701A4"/>
    <w:p w14:paraId="5D5E83F5" w14:textId="3267A7A0" w:rsidR="002701A4" w:rsidRPr="002701A4" w:rsidRDefault="002701A4" w:rsidP="002701A4">
      <w:r w:rsidRPr="002701A4">
        <w:t>        $</w:t>
      </w:r>
      <w:proofErr w:type="spellStart"/>
      <w:r w:rsidRPr="002701A4">
        <w:t>id_empresa</w:t>
      </w:r>
      <w:proofErr w:type="spellEnd"/>
      <w:r w:rsidRPr="002701A4">
        <w:t xml:space="preserve"> = $usuario['</w:t>
      </w:r>
      <w:proofErr w:type="spellStart"/>
      <w:r w:rsidRPr="002701A4">
        <w:t>id_empresas</w:t>
      </w:r>
      <w:proofErr w:type="spellEnd"/>
      <w:r w:rsidRPr="002701A4">
        <w:t>'];</w:t>
      </w:r>
    </w:p>
    <w:p w14:paraId="0DF924A0" w14:textId="3344C1D5" w:rsidR="002701A4" w:rsidRPr="002701A4" w:rsidRDefault="002701A4" w:rsidP="002701A4"/>
    <w:p w14:paraId="29FEC0B4" w14:textId="20BAEA99" w:rsidR="002701A4" w:rsidRPr="002701A4" w:rsidRDefault="002701A4" w:rsidP="002701A4">
      <w:r w:rsidRPr="002701A4">
        <w:t>        $empresa = $</w:t>
      </w:r>
      <w:proofErr w:type="spellStart"/>
      <w:r w:rsidRPr="002701A4">
        <w:t>usuariosModel</w:t>
      </w:r>
      <w:proofErr w:type="spellEnd"/>
      <w:r w:rsidRPr="002701A4">
        <w:t>-&gt;</w:t>
      </w:r>
      <w:proofErr w:type="spellStart"/>
      <w:r w:rsidRPr="002701A4">
        <w:t>obtenerEmpresaPorId</w:t>
      </w:r>
      <w:proofErr w:type="spellEnd"/>
      <w:r w:rsidRPr="002701A4">
        <w:t>($</w:t>
      </w:r>
      <w:proofErr w:type="spellStart"/>
      <w:r w:rsidRPr="002701A4">
        <w:t>id_empresa</w:t>
      </w:r>
      <w:proofErr w:type="spellEnd"/>
      <w:r w:rsidRPr="002701A4">
        <w:t>);</w:t>
      </w:r>
    </w:p>
    <w:p w14:paraId="2D33842C" w14:textId="7A6748A7" w:rsidR="002701A4" w:rsidRPr="002701A4" w:rsidRDefault="002701A4" w:rsidP="002701A4">
      <w:r w:rsidRPr="002701A4">
        <w:t>        $</w:t>
      </w:r>
      <w:proofErr w:type="spellStart"/>
      <w:r w:rsidRPr="002701A4">
        <w:t>nombre_empresa</w:t>
      </w:r>
      <w:proofErr w:type="spellEnd"/>
      <w:r w:rsidRPr="002701A4">
        <w:t xml:space="preserve"> = $empresa['Empresa'</w:t>
      </w:r>
      <w:proofErr w:type="gramStart"/>
      <w:r w:rsidRPr="002701A4">
        <w:t>] ??</w:t>
      </w:r>
      <w:proofErr w:type="gramEnd"/>
      <w:r w:rsidRPr="002701A4">
        <w:t xml:space="preserve"> 'Sin empresa';</w:t>
      </w:r>
    </w:p>
    <w:p w14:paraId="2C624A1A" w14:textId="54B951C7" w:rsidR="002701A4" w:rsidRPr="002701A4" w:rsidRDefault="002701A4" w:rsidP="002701A4"/>
    <w:p w14:paraId="51C1912D" w14:textId="67E1FEF2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busqueda</w:t>
      </w:r>
      <w:proofErr w:type="spellEnd"/>
      <w:r w:rsidRPr="002701A4">
        <w:rPr>
          <w:lang w:val="en-US"/>
        </w:rPr>
        <w:t xml:space="preserve"> = $this-&gt;request-&gt;</w:t>
      </w:r>
      <w:proofErr w:type="spellStart"/>
      <w:r w:rsidRPr="002701A4">
        <w:rPr>
          <w:lang w:val="en-US"/>
        </w:rPr>
        <w:t>getGet</w:t>
      </w:r>
      <w:proofErr w:type="spellEnd"/>
      <w:r w:rsidRPr="002701A4">
        <w:rPr>
          <w:lang w:val="en-US"/>
        </w:rPr>
        <w:t>('</w:t>
      </w:r>
      <w:proofErr w:type="spellStart"/>
      <w:r w:rsidRPr="002701A4">
        <w:rPr>
          <w:lang w:val="en-US"/>
        </w:rPr>
        <w:t>busqueda</w:t>
      </w:r>
      <w:proofErr w:type="spellEnd"/>
      <w:r w:rsidRPr="002701A4">
        <w:rPr>
          <w:lang w:val="en-US"/>
        </w:rPr>
        <w:t>');</w:t>
      </w:r>
    </w:p>
    <w:p w14:paraId="09EB3B00" w14:textId="1DA48E66" w:rsidR="002701A4" w:rsidRPr="002701A4" w:rsidRDefault="002701A4" w:rsidP="002701A4">
      <w:pPr>
        <w:rPr>
          <w:lang w:val="en-US"/>
        </w:rPr>
      </w:pPr>
    </w:p>
    <w:p w14:paraId="204325B3" w14:textId="523A8128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$certificados = $</w:t>
      </w:r>
      <w:proofErr w:type="spellStart"/>
      <w:r w:rsidRPr="002701A4">
        <w:t>validadorModel</w:t>
      </w:r>
      <w:proofErr w:type="spellEnd"/>
      <w:r w:rsidRPr="002701A4">
        <w:t>-&gt;</w:t>
      </w:r>
      <w:proofErr w:type="spellStart"/>
      <w:proofErr w:type="gramStart"/>
      <w:r w:rsidRPr="002701A4">
        <w:t>obtenerPorEmpresa</w:t>
      </w:r>
      <w:proofErr w:type="spellEnd"/>
      <w:r w:rsidRPr="002701A4">
        <w:t>(</w:t>
      </w:r>
      <w:proofErr w:type="gramEnd"/>
      <w:r w:rsidRPr="002701A4">
        <w:t>$</w:t>
      </w:r>
      <w:proofErr w:type="spellStart"/>
      <w:r w:rsidRPr="002701A4">
        <w:t>id_empresa</w:t>
      </w:r>
      <w:proofErr w:type="spellEnd"/>
      <w:r w:rsidRPr="002701A4">
        <w:t>, $</w:t>
      </w:r>
      <w:proofErr w:type="spellStart"/>
      <w:r w:rsidRPr="002701A4">
        <w:t>busqueda</w:t>
      </w:r>
      <w:proofErr w:type="spellEnd"/>
      <w:r w:rsidRPr="002701A4">
        <w:t>);</w:t>
      </w:r>
    </w:p>
    <w:p w14:paraId="4B0A0E6E" w14:textId="7C25C6F0" w:rsidR="002701A4" w:rsidRPr="002701A4" w:rsidRDefault="002701A4" w:rsidP="002701A4"/>
    <w:p w14:paraId="5BD879F6" w14:textId="2158FA7E" w:rsidR="002701A4" w:rsidRPr="002701A4" w:rsidRDefault="002701A4" w:rsidP="002701A4">
      <w:r w:rsidRPr="002701A4">
        <w:t>        $data = [</w:t>
      </w:r>
    </w:p>
    <w:p w14:paraId="1ACBB0B4" w14:textId="106FD9F9" w:rsidR="002701A4" w:rsidRPr="002701A4" w:rsidRDefault="002701A4" w:rsidP="002701A4">
      <w:r w:rsidRPr="002701A4">
        <w:t>            'certificados'    =&gt; $certificados,</w:t>
      </w:r>
    </w:p>
    <w:p w14:paraId="1346B72B" w14:textId="139FDAED" w:rsidR="002701A4" w:rsidRPr="002701A4" w:rsidRDefault="002701A4" w:rsidP="002701A4">
      <w:r w:rsidRPr="002701A4">
        <w:t>            '</w:t>
      </w:r>
      <w:proofErr w:type="spellStart"/>
      <w:r w:rsidRPr="002701A4">
        <w:t>busqueda_actual</w:t>
      </w:r>
      <w:proofErr w:type="spellEnd"/>
      <w:r w:rsidRPr="002701A4">
        <w:t>' =&gt; $</w:t>
      </w:r>
      <w:proofErr w:type="spellStart"/>
      <w:r w:rsidRPr="002701A4">
        <w:t>busqueda</w:t>
      </w:r>
      <w:proofErr w:type="spellEnd"/>
      <w:r w:rsidRPr="002701A4">
        <w:t>,</w:t>
      </w:r>
    </w:p>
    <w:p w14:paraId="1AEDB4EE" w14:textId="001C41D9" w:rsidR="002701A4" w:rsidRPr="002701A4" w:rsidRDefault="002701A4" w:rsidP="002701A4">
      <w:r w:rsidRPr="002701A4">
        <w:t>            '</w:t>
      </w:r>
      <w:proofErr w:type="spellStart"/>
      <w:r w:rsidRPr="002701A4">
        <w:t>nombre_empresa</w:t>
      </w:r>
      <w:proofErr w:type="spellEnd"/>
      <w:proofErr w:type="gramStart"/>
      <w:r w:rsidRPr="002701A4">
        <w:t>'  =</w:t>
      </w:r>
      <w:proofErr w:type="gramEnd"/>
      <w:r w:rsidRPr="002701A4">
        <w:t>&gt; $</w:t>
      </w:r>
      <w:proofErr w:type="spellStart"/>
      <w:r w:rsidRPr="002701A4">
        <w:t>nombre_empresa</w:t>
      </w:r>
      <w:proofErr w:type="spellEnd"/>
    </w:p>
    <w:p w14:paraId="2C42CCCE" w14:textId="6669CB12" w:rsidR="002701A4" w:rsidRPr="002701A4" w:rsidRDefault="002701A4" w:rsidP="002701A4">
      <w:r w:rsidRPr="002701A4">
        <w:lastRenderedPageBreak/>
        <w:t>        ];</w:t>
      </w:r>
    </w:p>
    <w:p w14:paraId="19B7B31C" w14:textId="4F3D0488" w:rsidR="002701A4" w:rsidRPr="002701A4" w:rsidRDefault="002701A4" w:rsidP="002701A4"/>
    <w:p w14:paraId="375EFC75" w14:textId="323A2294" w:rsidR="002701A4" w:rsidRPr="002701A4" w:rsidRDefault="002701A4" w:rsidP="002701A4">
      <w:r w:rsidRPr="002701A4">
        <w:t xml:space="preserve">        </w:t>
      </w:r>
      <w:proofErr w:type="spellStart"/>
      <w:r w:rsidRPr="002701A4">
        <w:t>return</w:t>
      </w:r>
      <w:proofErr w:type="spellEnd"/>
      <w:r w:rsidRPr="002701A4">
        <w:t xml:space="preserve"> </w:t>
      </w:r>
      <w:proofErr w:type="spellStart"/>
      <w:proofErr w:type="gramStart"/>
      <w:r w:rsidRPr="002701A4">
        <w:t>view</w:t>
      </w:r>
      <w:proofErr w:type="spellEnd"/>
      <w:r w:rsidRPr="002701A4">
        <w:t>(</w:t>
      </w:r>
      <w:proofErr w:type="gramEnd"/>
      <w:r w:rsidRPr="002701A4">
        <w:t>'</w:t>
      </w:r>
      <w:proofErr w:type="spellStart"/>
      <w:r w:rsidRPr="002701A4">
        <w:t>servicio_certificados</w:t>
      </w:r>
      <w:proofErr w:type="spellEnd"/>
      <w:r w:rsidRPr="002701A4">
        <w:t>/</w:t>
      </w:r>
      <w:proofErr w:type="spellStart"/>
      <w:r w:rsidRPr="002701A4">
        <w:t>mis_certificados</w:t>
      </w:r>
      <w:proofErr w:type="spellEnd"/>
      <w:r w:rsidRPr="002701A4">
        <w:t>', $data);</w:t>
      </w:r>
    </w:p>
    <w:p w14:paraId="5207F2B0" w14:textId="23A41C8F" w:rsidR="002701A4" w:rsidRPr="002701A4" w:rsidRDefault="002701A4" w:rsidP="002701A4">
      <w:r w:rsidRPr="002701A4">
        <w:t>    }</w:t>
      </w:r>
    </w:p>
    <w:p w14:paraId="15F63025" w14:textId="3D667DC8" w:rsidR="002701A4" w:rsidRPr="002701A4" w:rsidRDefault="002701A4" w:rsidP="002701A4"/>
    <w:p w14:paraId="20A1A5A1" w14:textId="34381E1B" w:rsidR="002701A4" w:rsidRPr="002701A4" w:rsidRDefault="002701A4" w:rsidP="002701A4">
      <w:r w:rsidRPr="002701A4">
        <w:t>/</w:t>
      </w:r>
      <w:proofErr w:type="gramStart"/>
      <w:r w:rsidRPr="002701A4">
        <w:t>/  Descargar</w:t>
      </w:r>
      <w:proofErr w:type="gramEnd"/>
      <w:r w:rsidRPr="002701A4">
        <w:t xml:space="preserve"> PDF - VERSIÓN REMOTA    </w:t>
      </w:r>
    </w:p>
    <w:p w14:paraId="745BCF14" w14:textId="629B6B5B" w:rsidR="002701A4" w:rsidRPr="002701A4" w:rsidRDefault="002701A4" w:rsidP="002701A4">
      <w:r w:rsidRPr="002701A4">
        <w:t xml:space="preserve">    </w:t>
      </w:r>
      <w:proofErr w:type="spellStart"/>
      <w:r w:rsidRPr="002701A4">
        <w:t>public</w:t>
      </w:r>
      <w:proofErr w:type="spellEnd"/>
      <w:r w:rsidRPr="002701A4">
        <w:t xml:space="preserve"> function descargar($nombre)</w:t>
      </w:r>
    </w:p>
    <w:p w14:paraId="012417F3" w14:textId="2132BCBC" w:rsidR="002701A4" w:rsidRPr="002701A4" w:rsidRDefault="002701A4" w:rsidP="002701A4">
      <w:pPr>
        <w:rPr>
          <w:lang w:val="en-US"/>
        </w:rPr>
      </w:pPr>
      <w:r w:rsidRPr="002701A4">
        <w:t xml:space="preserve">    </w:t>
      </w:r>
      <w:r w:rsidRPr="002701A4">
        <w:rPr>
          <w:lang w:val="en-US"/>
        </w:rPr>
        <w:t>{</w:t>
      </w:r>
    </w:p>
    <w:p w14:paraId="60B7651F" w14:textId="4CD79B3F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$session = </w:t>
      </w:r>
      <w:proofErr w:type="gramStart"/>
      <w:r w:rsidRPr="002701A4">
        <w:rPr>
          <w:lang w:val="en-US"/>
        </w:rPr>
        <w:t>session(</w:t>
      </w:r>
      <w:proofErr w:type="gramEnd"/>
      <w:r w:rsidRPr="002701A4">
        <w:rPr>
          <w:lang w:val="en-US"/>
        </w:rPr>
        <w:t>);</w:t>
      </w:r>
    </w:p>
    <w:p w14:paraId="76AF37AB" w14:textId="7BD31613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$</w:t>
      </w:r>
      <w:proofErr w:type="spellStart"/>
      <w:r w:rsidRPr="002701A4">
        <w:rPr>
          <w:lang w:val="en-US"/>
        </w:rPr>
        <w:t>usuarioModel</w:t>
      </w:r>
      <w:proofErr w:type="spellEnd"/>
      <w:r w:rsidRPr="002701A4">
        <w:rPr>
          <w:lang w:val="en-US"/>
        </w:rPr>
        <w:t xml:space="preserve"> = new </w:t>
      </w:r>
      <w:proofErr w:type="spellStart"/>
      <w:proofErr w:type="gramStart"/>
      <w:r w:rsidRPr="002701A4">
        <w:rPr>
          <w:lang w:val="en-US"/>
        </w:rPr>
        <w:t>UsuariosModelemc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);</w:t>
      </w:r>
    </w:p>
    <w:p w14:paraId="3AF78585" w14:textId="7AA82C65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$</w:t>
      </w:r>
      <w:proofErr w:type="spellStart"/>
      <w:r w:rsidRPr="002701A4">
        <w:t>logModel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LogsModel</w:t>
      </w:r>
      <w:proofErr w:type="spellEnd"/>
      <w:r w:rsidRPr="002701A4">
        <w:t>(</w:t>
      </w:r>
      <w:proofErr w:type="gramEnd"/>
      <w:r w:rsidRPr="002701A4">
        <w:t>);</w:t>
      </w:r>
    </w:p>
    <w:p w14:paraId="44CA1675" w14:textId="63D8527A" w:rsidR="002701A4" w:rsidRPr="002701A4" w:rsidRDefault="002701A4" w:rsidP="002701A4"/>
    <w:p w14:paraId="17CC69DD" w14:textId="7BC9D530" w:rsidR="002701A4" w:rsidRPr="002701A4" w:rsidRDefault="002701A4" w:rsidP="002701A4">
      <w:r w:rsidRPr="002701A4">
        <w:t>        $empresa = $</w:t>
      </w:r>
      <w:proofErr w:type="spellStart"/>
      <w:r w:rsidRPr="002701A4">
        <w:t>usuarioModel</w:t>
      </w:r>
      <w:proofErr w:type="spellEnd"/>
      <w:r w:rsidRPr="002701A4">
        <w:t>-&gt;</w:t>
      </w:r>
      <w:proofErr w:type="spellStart"/>
      <w:r w:rsidRPr="002701A4">
        <w:t>obtenerEmpresaPorId</w:t>
      </w:r>
      <w:proofErr w:type="spellEnd"/>
      <w:r w:rsidRPr="002701A4">
        <w:t>($</w:t>
      </w:r>
      <w:proofErr w:type="spellStart"/>
      <w:r w:rsidRPr="002701A4">
        <w:t>session</w:t>
      </w:r>
      <w:proofErr w:type="spellEnd"/>
      <w:r w:rsidRPr="002701A4">
        <w:t>-&gt;</w:t>
      </w:r>
      <w:proofErr w:type="spellStart"/>
      <w:r w:rsidRPr="002701A4">
        <w:t>get</w:t>
      </w:r>
      <w:proofErr w:type="spellEnd"/>
      <w:r w:rsidRPr="002701A4">
        <w:t>('</w:t>
      </w:r>
      <w:proofErr w:type="spellStart"/>
      <w:r w:rsidRPr="002701A4">
        <w:t>id_empresa</w:t>
      </w:r>
      <w:proofErr w:type="spellEnd"/>
      <w:r w:rsidRPr="002701A4">
        <w:t>'));</w:t>
      </w:r>
    </w:p>
    <w:p w14:paraId="1805F138" w14:textId="22576271" w:rsidR="002701A4" w:rsidRPr="002701A4" w:rsidRDefault="002701A4" w:rsidP="002701A4">
      <w:r w:rsidRPr="002701A4">
        <w:t>        $</w:t>
      </w:r>
      <w:proofErr w:type="spellStart"/>
      <w:r w:rsidRPr="002701A4">
        <w:t>nombre_empresa</w:t>
      </w:r>
      <w:proofErr w:type="spellEnd"/>
      <w:r w:rsidRPr="002701A4">
        <w:t xml:space="preserve"> = $empresa['Empresa'</w:t>
      </w:r>
      <w:proofErr w:type="gramStart"/>
      <w:r w:rsidRPr="002701A4">
        <w:t>] ??</w:t>
      </w:r>
      <w:proofErr w:type="gramEnd"/>
      <w:r w:rsidRPr="002701A4">
        <w:t xml:space="preserve"> 'Sin empresa';</w:t>
      </w:r>
    </w:p>
    <w:p w14:paraId="3703B215" w14:textId="143F4319" w:rsidR="002701A4" w:rsidRPr="002701A4" w:rsidRDefault="002701A4" w:rsidP="002701A4"/>
    <w:p w14:paraId="23D3A713" w14:textId="4C5C96CE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logModel</w:t>
      </w:r>
      <w:proofErr w:type="spellEnd"/>
      <w:r w:rsidRPr="002701A4">
        <w:rPr>
          <w:lang w:val="en-US"/>
        </w:rPr>
        <w:t>-&gt;</w:t>
      </w:r>
      <w:proofErr w:type="gramStart"/>
      <w:r w:rsidRPr="002701A4">
        <w:rPr>
          <w:lang w:val="en-US"/>
        </w:rPr>
        <w:t>insert(</w:t>
      </w:r>
      <w:proofErr w:type="gramEnd"/>
      <w:r w:rsidRPr="002701A4">
        <w:rPr>
          <w:lang w:val="en-US"/>
        </w:rPr>
        <w:t>[</w:t>
      </w:r>
    </w:p>
    <w:p w14:paraId="09BD3668" w14:textId="0C98388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'</w:t>
      </w:r>
      <w:proofErr w:type="spellStart"/>
      <w:proofErr w:type="gramStart"/>
      <w:r w:rsidRPr="002701A4">
        <w:rPr>
          <w:lang w:val="en-US"/>
        </w:rPr>
        <w:t>id</w:t>
      </w:r>
      <w:proofErr w:type="gramEnd"/>
      <w:r w:rsidRPr="002701A4">
        <w:rPr>
          <w:lang w:val="en-US"/>
        </w:rPr>
        <w:t>_usuario</w:t>
      </w:r>
      <w:proofErr w:type="spellEnd"/>
      <w:r w:rsidRPr="002701A4">
        <w:rPr>
          <w:lang w:val="en-US"/>
        </w:rPr>
        <w:t>' =&gt; $session-&gt;get('</w:t>
      </w:r>
      <w:proofErr w:type="spellStart"/>
      <w:r w:rsidRPr="002701A4">
        <w:rPr>
          <w:lang w:val="en-US"/>
        </w:rPr>
        <w:t>id_usuario</w:t>
      </w:r>
      <w:proofErr w:type="spellEnd"/>
      <w:r w:rsidRPr="002701A4">
        <w:rPr>
          <w:lang w:val="en-US"/>
        </w:rPr>
        <w:t>'),</w:t>
      </w:r>
    </w:p>
    <w:p w14:paraId="3ADCF798" w14:textId="359F6349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'</w:t>
      </w:r>
      <w:proofErr w:type="spellStart"/>
      <w:proofErr w:type="gramStart"/>
      <w:r w:rsidRPr="002701A4">
        <w:rPr>
          <w:lang w:val="en-US"/>
        </w:rPr>
        <w:t>id</w:t>
      </w:r>
      <w:proofErr w:type="gramEnd"/>
      <w:r w:rsidRPr="002701A4">
        <w:rPr>
          <w:lang w:val="en-US"/>
        </w:rPr>
        <w:t>_empresa</w:t>
      </w:r>
      <w:proofErr w:type="spellEnd"/>
      <w:r w:rsidRPr="002701A4">
        <w:rPr>
          <w:lang w:val="en-US"/>
        </w:rPr>
        <w:t>' =&gt; $session-&gt;get('</w:t>
      </w:r>
      <w:proofErr w:type="spellStart"/>
      <w:r w:rsidRPr="002701A4">
        <w:rPr>
          <w:lang w:val="en-US"/>
        </w:rPr>
        <w:t>id_empresa</w:t>
      </w:r>
      <w:proofErr w:type="spellEnd"/>
      <w:r w:rsidRPr="002701A4">
        <w:rPr>
          <w:lang w:val="en-US"/>
        </w:rPr>
        <w:t>'),</w:t>
      </w:r>
    </w:p>
    <w:p w14:paraId="4A134474" w14:textId="03664A3A" w:rsidR="002701A4" w:rsidRPr="002701A4" w:rsidRDefault="002701A4" w:rsidP="002701A4">
      <w:r w:rsidRPr="002701A4">
        <w:rPr>
          <w:lang w:val="en-US"/>
        </w:rPr>
        <w:t xml:space="preserve">            </w:t>
      </w:r>
      <w:r w:rsidRPr="002701A4">
        <w:t>'</w:t>
      </w:r>
      <w:proofErr w:type="spellStart"/>
      <w:r w:rsidRPr="002701A4">
        <w:t>nombre_usuario</w:t>
      </w:r>
      <w:proofErr w:type="spellEnd"/>
      <w:r w:rsidRPr="002701A4">
        <w:t>' =&gt; $</w:t>
      </w:r>
      <w:proofErr w:type="spellStart"/>
      <w:r w:rsidRPr="002701A4">
        <w:t>session</w:t>
      </w:r>
      <w:proofErr w:type="spellEnd"/>
      <w:r w:rsidRPr="002701A4">
        <w:t>-&gt;</w:t>
      </w:r>
      <w:proofErr w:type="spellStart"/>
      <w:r w:rsidRPr="002701A4">
        <w:t>get</w:t>
      </w:r>
      <w:proofErr w:type="spellEnd"/>
      <w:r w:rsidRPr="002701A4">
        <w:t>('nombre'),</w:t>
      </w:r>
    </w:p>
    <w:p w14:paraId="603605DB" w14:textId="44DBB45B" w:rsidR="002701A4" w:rsidRPr="002701A4" w:rsidRDefault="002701A4" w:rsidP="002701A4">
      <w:r w:rsidRPr="002701A4">
        <w:t>            '</w:t>
      </w:r>
      <w:proofErr w:type="spellStart"/>
      <w:r w:rsidRPr="002701A4">
        <w:t>nombre_empresa</w:t>
      </w:r>
      <w:proofErr w:type="spellEnd"/>
      <w:r w:rsidRPr="002701A4">
        <w:t>' =&gt; $</w:t>
      </w:r>
      <w:proofErr w:type="spellStart"/>
      <w:r w:rsidRPr="002701A4">
        <w:t>nombre_empresa</w:t>
      </w:r>
      <w:proofErr w:type="spellEnd"/>
      <w:r w:rsidRPr="002701A4">
        <w:t>,</w:t>
      </w:r>
    </w:p>
    <w:p w14:paraId="138B9C18" w14:textId="36F9EB7D" w:rsidR="002701A4" w:rsidRPr="002701A4" w:rsidRDefault="002701A4" w:rsidP="002701A4">
      <w:r w:rsidRPr="002701A4">
        <w:t>            'documento' =&gt; $nombre,</w:t>
      </w:r>
    </w:p>
    <w:p w14:paraId="6DF01005" w14:textId="3D098F2E" w:rsidR="002701A4" w:rsidRPr="002701A4" w:rsidRDefault="002701A4" w:rsidP="002701A4">
      <w:r w:rsidRPr="002701A4">
        <w:t>            '</w:t>
      </w:r>
      <w:proofErr w:type="spellStart"/>
      <w:r w:rsidRPr="002701A4">
        <w:t>accion</w:t>
      </w:r>
      <w:proofErr w:type="spellEnd"/>
      <w:r w:rsidRPr="002701A4">
        <w:t>' =&gt; 'descarga'</w:t>
      </w:r>
    </w:p>
    <w:p w14:paraId="2DA37EB6" w14:textId="5FDF5D2A" w:rsidR="002701A4" w:rsidRPr="002701A4" w:rsidRDefault="002701A4" w:rsidP="002701A4">
      <w:r w:rsidRPr="002701A4">
        <w:t>        ]);</w:t>
      </w:r>
    </w:p>
    <w:p w14:paraId="7440DF5C" w14:textId="547A739F" w:rsidR="002701A4" w:rsidRPr="002701A4" w:rsidRDefault="002701A4" w:rsidP="002701A4"/>
    <w:p w14:paraId="77C5C50E" w14:textId="1717D8F1" w:rsidR="002701A4" w:rsidRPr="002701A4" w:rsidRDefault="002701A4" w:rsidP="002701A4">
      <w:r w:rsidRPr="002701A4">
        <w:t>        $archivo = $</w:t>
      </w:r>
      <w:proofErr w:type="gramStart"/>
      <w:r w:rsidRPr="002701A4">
        <w:t>nombre .</w:t>
      </w:r>
      <w:proofErr w:type="gramEnd"/>
      <w:r w:rsidRPr="002701A4">
        <w:t xml:space="preserve"> '.</w:t>
      </w:r>
      <w:proofErr w:type="spellStart"/>
      <w:r w:rsidRPr="002701A4">
        <w:t>pdf</w:t>
      </w:r>
      <w:proofErr w:type="spellEnd"/>
      <w:r w:rsidRPr="002701A4">
        <w:t>';</w:t>
      </w:r>
    </w:p>
    <w:p w14:paraId="79259501" w14:textId="10DC67FA" w:rsidR="002701A4" w:rsidRPr="002701A4" w:rsidRDefault="002701A4" w:rsidP="002701A4">
      <w:r w:rsidRPr="002701A4">
        <w:t xml:space="preserve">        </w:t>
      </w:r>
    </w:p>
    <w:p w14:paraId="31D24F5C" w14:textId="68A83DA8" w:rsidR="002701A4" w:rsidRPr="002701A4" w:rsidRDefault="002701A4" w:rsidP="002701A4">
      <w:pPr>
        <w:rPr>
          <w:lang w:val="en-US"/>
        </w:rPr>
      </w:pPr>
      <w:r w:rsidRPr="002701A4">
        <w:lastRenderedPageBreak/>
        <w:t xml:space="preserve">        </w:t>
      </w:r>
      <w:r w:rsidRPr="002701A4">
        <w:rPr>
          <w:lang w:val="en-US"/>
        </w:rPr>
        <w:t>try {</w:t>
      </w:r>
    </w:p>
    <w:p w14:paraId="6C3B49F8" w14:textId="768F02A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$this-&gt;</w:t>
      </w:r>
      <w:proofErr w:type="spellStart"/>
      <w:r w:rsidRPr="002701A4">
        <w:rPr>
          <w:lang w:val="en-US"/>
        </w:rPr>
        <w:t>pdfRemoto</w:t>
      </w:r>
      <w:proofErr w:type="spellEnd"/>
      <w:r w:rsidRPr="002701A4">
        <w:rPr>
          <w:lang w:val="en-US"/>
        </w:rPr>
        <w:t>-&gt;</w:t>
      </w:r>
      <w:proofErr w:type="spellStart"/>
      <w:proofErr w:type="gramStart"/>
      <w:r w:rsidRPr="002701A4">
        <w:rPr>
          <w:lang w:val="en-US"/>
        </w:rPr>
        <w:t>conectar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);</w:t>
      </w:r>
    </w:p>
    <w:p w14:paraId="3991AF39" w14:textId="16202E62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</w:p>
    <w:p w14:paraId="24FBE890" w14:textId="78670E9D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</w:t>
      </w:r>
      <w:proofErr w:type="spellStart"/>
      <w:r w:rsidRPr="002701A4">
        <w:rPr>
          <w:lang w:val="en-US"/>
        </w:rPr>
        <w:t>cache_key</w:t>
      </w:r>
      <w:proofErr w:type="spellEnd"/>
      <w:r w:rsidRPr="002701A4">
        <w:rPr>
          <w:lang w:val="en-US"/>
        </w:rPr>
        <w:t xml:space="preserve"> = 'pdf_</w:t>
      </w:r>
      <w:proofErr w:type="gramStart"/>
      <w:r w:rsidRPr="002701A4">
        <w:rPr>
          <w:lang w:val="en-US"/>
        </w:rPr>
        <w:t>' .</w:t>
      </w:r>
      <w:proofErr w:type="gramEnd"/>
      <w:r w:rsidRPr="002701A4">
        <w:rPr>
          <w:lang w:val="en-US"/>
        </w:rPr>
        <w:t xml:space="preserve"> md5($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);</w:t>
      </w:r>
    </w:p>
    <w:p w14:paraId="6F15A165" w14:textId="5230BD58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 xml:space="preserve"> = cache()-&gt;get($</w:t>
      </w:r>
      <w:proofErr w:type="spellStart"/>
      <w:r w:rsidRPr="002701A4">
        <w:rPr>
          <w:lang w:val="en-US"/>
        </w:rPr>
        <w:t>cache_key</w:t>
      </w:r>
      <w:proofErr w:type="spellEnd"/>
      <w:r w:rsidRPr="002701A4">
        <w:rPr>
          <w:lang w:val="en-US"/>
        </w:rPr>
        <w:t>);</w:t>
      </w:r>
    </w:p>
    <w:p w14:paraId="2BDD8BAA" w14:textId="5503D63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</w:p>
    <w:p w14:paraId="6D43C8DB" w14:textId="257FBC5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if </w:t>
      </w:r>
      <w:proofErr w:type="gramStart"/>
      <w:r w:rsidRPr="002701A4">
        <w:rPr>
          <w:lang w:val="en-US"/>
        </w:rPr>
        <w:t>(!$</w:t>
      </w:r>
      <w:proofErr w:type="spellStart"/>
      <w:proofErr w:type="gramEnd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>) {</w:t>
      </w:r>
    </w:p>
    <w:p w14:paraId="5C7D5A11" w14:textId="682997C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 xml:space="preserve"> = $this-&gt;</w:t>
      </w:r>
      <w:proofErr w:type="spellStart"/>
      <w:r w:rsidRPr="002701A4">
        <w:rPr>
          <w:lang w:val="en-US"/>
        </w:rPr>
        <w:t>pdfRemoto</w:t>
      </w:r>
      <w:proofErr w:type="spellEnd"/>
      <w:r w:rsidRPr="002701A4">
        <w:rPr>
          <w:lang w:val="en-US"/>
        </w:rPr>
        <w:t>-&gt;</w:t>
      </w:r>
      <w:proofErr w:type="spellStart"/>
      <w:r w:rsidRPr="002701A4">
        <w:rPr>
          <w:lang w:val="en-US"/>
        </w:rPr>
        <w:t>buscar_pdf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);</w:t>
      </w:r>
    </w:p>
    <w:p w14:paraId="4FF51637" w14:textId="56E616C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if ($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>) {</w:t>
      </w:r>
    </w:p>
    <w:p w14:paraId="0862263C" w14:textId="658ACEB4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        </w:t>
      </w:r>
      <w:proofErr w:type="gramStart"/>
      <w:r w:rsidRPr="002701A4">
        <w:rPr>
          <w:lang w:val="en-US"/>
        </w:rPr>
        <w:t>cache(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save(</w:t>
      </w:r>
      <w:proofErr w:type="gramEnd"/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cache_key</w:t>
      </w:r>
      <w:proofErr w:type="spellEnd"/>
      <w:r w:rsidRPr="002701A4">
        <w:rPr>
          <w:lang w:val="en-US"/>
        </w:rPr>
        <w:t>, 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>, 86400);</w:t>
      </w:r>
    </w:p>
    <w:p w14:paraId="38616EA4" w14:textId="65057558" w:rsidR="002701A4" w:rsidRPr="002701A4" w:rsidRDefault="002701A4" w:rsidP="002701A4">
      <w:r w:rsidRPr="002701A4">
        <w:rPr>
          <w:lang w:val="en-US"/>
        </w:rPr>
        <w:t xml:space="preserve">                </w:t>
      </w:r>
      <w:r w:rsidRPr="002701A4">
        <w:t>}</w:t>
      </w:r>
    </w:p>
    <w:p w14:paraId="0CDE4ED1" w14:textId="19993943" w:rsidR="002701A4" w:rsidRPr="002701A4" w:rsidRDefault="002701A4" w:rsidP="002701A4">
      <w:r w:rsidRPr="002701A4">
        <w:t>            }</w:t>
      </w:r>
    </w:p>
    <w:p w14:paraId="4782551B" w14:textId="128CBEF3" w:rsidR="002701A4" w:rsidRPr="002701A4" w:rsidRDefault="002701A4" w:rsidP="002701A4">
      <w:r w:rsidRPr="002701A4">
        <w:t xml:space="preserve">            </w:t>
      </w:r>
    </w:p>
    <w:p w14:paraId="6E07DAF3" w14:textId="12B672A3" w:rsidR="002701A4" w:rsidRPr="002701A4" w:rsidRDefault="002701A4" w:rsidP="002701A4">
      <w:r w:rsidRPr="002701A4">
        <w:t xml:space="preserve">            </w:t>
      </w:r>
      <w:proofErr w:type="spellStart"/>
      <w:r w:rsidRPr="002701A4">
        <w:t>if</w:t>
      </w:r>
      <w:proofErr w:type="spellEnd"/>
      <w:r w:rsidRPr="002701A4">
        <w:t xml:space="preserve"> ($ruta_pdf) {</w:t>
      </w:r>
    </w:p>
    <w:p w14:paraId="3E679CEE" w14:textId="7BCF0767" w:rsidR="002701A4" w:rsidRPr="002701A4" w:rsidRDefault="002701A4" w:rsidP="002701A4">
      <w:r w:rsidRPr="002701A4">
        <w:t>                $contenido = $</w:t>
      </w:r>
      <w:proofErr w:type="spellStart"/>
      <w:r w:rsidRPr="002701A4">
        <w:t>this</w:t>
      </w:r>
      <w:proofErr w:type="spellEnd"/>
      <w:r w:rsidRPr="002701A4">
        <w:t>-&gt;</w:t>
      </w:r>
      <w:proofErr w:type="spellStart"/>
      <w:r w:rsidRPr="002701A4">
        <w:t>pdfRemoto</w:t>
      </w:r>
      <w:proofErr w:type="spellEnd"/>
      <w:r w:rsidRPr="002701A4">
        <w:t>-&gt;</w:t>
      </w:r>
      <w:proofErr w:type="spellStart"/>
      <w:r w:rsidRPr="002701A4">
        <w:t>descargar_pdf</w:t>
      </w:r>
      <w:proofErr w:type="spellEnd"/>
      <w:r w:rsidRPr="002701A4">
        <w:t>($</w:t>
      </w:r>
      <w:proofErr w:type="spellStart"/>
      <w:r w:rsidRPr="002701A4">
        <w:t>ruta_pdf</w:t>
      </w:r>
      <w:proofErr w:type="spellEnd"/>
      <w:r w:rsidRPr="002701A4">
        <w:t>);</w:t>
      </w:r>
    </w:p>
    <w:p w14:paraId="27FC2BA8" w14:textId="22E6D2E7" w:rsidR="002701A4" w:rsidRPr="002701A4" w:rsidRDefault="002701A4" w:rsidP="002701A4">
      <w:r w:rsidRPr="002701A4">
        <w:t xml:space="preserve">                </w:t>
      </w:r>
    </w:p>
    <w:p w14:paraId="102393AA" w14:textId="7CE0A1D6" w:rsidR="002701A4" w:rsidRPr="002701A4" w:rsidRDefault="002701A4" w:rsidP="002701A4">
      <w:pPr>
        <w:rPr>
          <w:lang w:val="en-US"/>
        </w:rPr>
      </w:pPr>
      <w:r w:rsidRPr="002701A4">
        <w:t xml:space="preserve">                </w:t>
      </w:r>
      <w:r w:rsidRPr="002701A4">
        <w:rPr>
          <w:lang w:val="en-US"/>
        </w:rPr>
        <w:t>if ($</w:t>
      </w:r>
      <w:proofErr w:type="spellStart"/>
      <w:r w:rsidRPr="002701A4">
        <w:rPr>
          <w:lang w:val="en-US"/>
        </w:rPr>
        <w:t>contenido</w:t>
      </w:r>
      <w:proofErr w:type="spellEnd"/>
      <w:r w:rsidRPr="002701A4">
        <w:rPr>
          <w:lang w:val="en-US"/>
        </w:rPr>
        <w:t>) {</w:t>
      </w:r>
    </w:p>
    <w:p w14:paraId="3FE4AD1C" w14:textId="462B3C6D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return $this-&gt;response</w:t>
      </w:r>
    </w:p>
    <w:p w14:paraId="42D1E888" w14:textId="5300E998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-&gt;</w:t>
      </w:r>
      <w:proofErr w:type="spellStart"/>
      <w:proofErr w:type="gramStart"/>
      <w:r w:rsidRPr="002701A4">
        <w:rPr>
          <w:lang w:val="en-US"/>
        </w:rPr>
        <w:t>setHeader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'Content-Type', 'application/pdf')</w:t>
      </w:r>
    </w:p>
    <w:p w14:paraId="09D28FB0" w14:textId="39E0B46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-&gt;</w:t>
      </w:r>
      <w:proofErr w:type="spellStart"/>
      <w:proofErr w:type="gramStart"/>
      <w:r w:rsidRPr="002701A4">
        <w:rPr>
          <w:lang w:val="en-US"/>
        </w:rPr>
        <w:t>setHeader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'Content-Disposition', 'attachment; filename="</w:t>
      </w:r>
      <w:proofErr w:type="gramStart"/>
      <w:r w:rsidRPr="002701A4">
        <w:rPr>
          <w:lang w:val="en-US"/>
        </w:rPr>
        <w:t>' .</w:t>
      </w:r>
      <w:proofErr w:type="gramEnd"/>
      <w:r w:rsidRPr="002701A4">
        <w:rPr>
          <w:lang w:val="en-US"/>
        </w:rPr>
        <w:t xml:space="preserve"> $</w:t>
      </w:r>
      <w:proofErr w:type="spellStart"/>
      <w:proofErr w:type="gram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 xml:space="preserve"> .</w:t>
      </w:r>
      <w:proofErr w:type="gramEnd"/>
      <w:r w:rsidRPr="002701A4">
        <w:rPr>
          <w:lang w:val="en-US"/>
        </w:rPr>
        <w:t xml:space="preserve"> '"')</w:t>
      </w:r>
    </w:p>
    <w:p w14:paraId="6DDF0417" w14:textId="5111ECE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-&gt;</w:t>
      </w:r>
      <w:proofErr w:type="spellStart"/>
      <w:r w:rsidRPr="002701A4">
        <w:rPr>
          <w:lang w:val="en-US"/>
        </w:rPr>
        <w:t>setBody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contenido</w:t>
      </w:r>
      <w:proofErr w:type="spellEnd"/>
      <w:r w:rsidRPr="002701A4">
        <w:rPr>
          <w:lang w:val="en-US"/>
        </w:rPr>
        <w:t>);</w:t>
      </w:r>
    </w:p>
    <w:p w14:paraId="1FACC631" w14:textId="46992E8F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}</w:t>
      </w:r>
    </w:p>
    <w:p w14:paraId="423C0591" w14:textId="46B96042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}</w:t>
      </w:r>
    </w:p>
    <w:p w14:paraId="13AE5542" w14:textId="41962F4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</w:p>
    <w:p w14:paraId="220986B1" w14:textId="375C830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throw new \</w:t>
      </w:r>
      <w:proofErr w:type="gramStart"/>
      <w:r w:rsidRPr="002701A4">
        <w:rPr>
          <w:lang w:val="en-US"/>
        </w:rPr>
        <w:t>Exception(</w:t>
      </w:r>
      <w:proofErr w:type="gramEnd"/>
      <w:r w:rsidRPr="002701A4">
        <w:rPr>
          <w:lang w:val="en-US"/>
        </w:rPr>
        <w:t xml:space="preserve">"PDF no </w:t>
      </w:r>
      <w:proofErr w:type="spellStart"/>
      <w:r w:rsidRPr="002701A4">
        <w:rPr>
          <w:lang w:val="en-US"/>
        </w:rPr>
        <w:t>encontrado</w:t>
      </w:r>
      <w:proofErr w:type="spellEnd"/>
      <w:r w:rsidRPr="002701A4">
        <w:rPr>
          <w:lang w:val="en-US"/>
        </w:rPr>
        <w:t>: {$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}");</w:t>
      </w:r>
    </w:p>
    <w:p w14:paraId="6280F33D" w14:textId="5892A08B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</w:p>
    <w:p w14:paraId="08005B2F" w14:textId="3F76515C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lastRenderedPageBreak/>
        <w:t>        } catch (\Exception $e) {</w:t>
      </w:r>
    </w:p>
    <w:p w14:paraId="10B6BC65" w14:textId="081800EE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  <w:proofErr w:type="spellStart"/>
      <w:r w:rsidRPr="00E424D8">
        <w:t>log_</w:t>
      </w:r>
      <w:proofErr w:type="gramStart"/>
      <w:r w:rsidRPr="00E424D8">
        <w:t>message</w:t>
      </w:r>
      <w:proofErr w:type="spellEnd"/>
      <w:r w:rsidRPr="00E424D8">
        <w:t>(</w:t>
      </w:r>
      <w:proofErr w:type="gramEnd"/>
      <w:r w:rsidRPr="00E424D8">
        <w:t xml:space="preserve">'error', "Error en descarga: </w:t>
      </w:r>
      <w:proofErr w:type="gramStart"/>
      <w:r w:rsidRPr="00E424D8">
        <w:t>" .</w:t>
      </w:r>
      <w:proofErr w:type="gramEnd"/>
      <w:r w:rsidRPr="00E424D8">
        <w:t xml:space="preserve"> </w:t>
      </w:r>
      <w:r w:rsidRPr="002701A4">
        <w:rPr>
          <w:lang w:val="en-US"/>
        </w:rPr>
        <w:t>$e-&gt;</w:t>
      </w:r>
      <w:proofErr w:type="spellStart"/>
      <w:proofErr w:type="gramStart"/>
      <w:r w:rsidRPr="002701A4">
        <w:rPr>
          <w:lang w:val="en-US"/>
        </w:rPr>
        <w:t>getMessage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));</w:t>
      </w:r>
    </w:p>
    <w:p w14:paraId="4D662982" w14:textId="27A009F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throw </w:t>
      </w:r>
      <w:proofErr w:type="gramStart"/>
      <w:r w:rsidRPr="002701A4">
        <w:rPr>
          <w:lang w:val="en-US"/>
        </w:rPr>
        <w:t>\CodeIgniter\Exceptions\PageNotFoundException::forPageNotFound(</w:t>
      </w:r>
      <w:proofErr w:type="gramEnd"/>
      <w:r w:rsidRPr="002701A4">
        <w:rPr>
          <w:lang w:val="en-US"/>
        </w:rPr>
        <w:t>);</w:t>
      </w:r>
    </w:p>
    <w:p w14:paraId="6353509E" w14:textId="04E75C20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}</w:t>
      </w:r>
    </w:p>
    <w:p w14:paraId="0E48A8ED" w14:textId="5E06B439" w:rsidR="002701A4" w:rsidRPr="002701A4" w:rsidRDefault="002701A4" w:rsidP="002701A4">
      <w:r w:rsidRPr="002701A4">
        <w:t>    }</w:t>
      </w:r>
    </w:p>
    <w:p w14:paraId="14853250" w14:textId="53E32F39" w:rsidR="002701A4" w:rsidRPr="002701A4" w:rsidRDefault="002701A4" w:rsidP="002701A4"/>
    <w:p w14:paraId="54E7F2F7" w14:textId="115AD106" w:rsidR="002701A4" w:rsidRPr="002701A4" w:rsidRDefault="002701A4" w:rsidP="002701A4">
      <w:r w:rsidRPr="002701A4">
        <w:t>    /*** Ver PDF en navegador - VERSIÓN REMOTA*/</w:t>
      </w:r>
    </w:p>
    <w:p w14:paraId="6160C7A5" w14:textId="5016B370" w:rsidR="002701A4" w:rsidRPr="002701A4" w:rsidRDefault="002701A4" w:rsidP="002701A4">
      <w:pPr>
        <w:rPr>
          <w:lang w:val="en-US"/>
        </w:rPr>
      </w:pPr>
      <w:r w:rsidRPr="002701A4">
        <w:t xml:space="preserve">    </w:t>
      </w:r>
      <w:r w:rsidRPr="002701A4">
        <w:rPr>
          <w:lang w:val="en-US"/>
        </w:rPr>
        <w:t xml:space="preserve">public function </w:t>
      </w:r>
      <w:proofErr w:type="spellStart"/>
      <w:r w:rsidRPr="002701A4">
        <w:rPr>
          <w:lang w:val="en-US"/>
        </w:rPr>
        <w:t>ver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nombre</w:t>
      </w:r>
      <w:proofErr w:type="spellEnd"/>
      <w:r w:rsidRPr="002701A4">
        <w:rPr>
          <w:lang w:val="en-US"/>
        </w:rPr>
        <w:t>)</w:t>
      </w:r>
    </w:p>
    <w:p w14:paraId="58D7DD95" w14:textId="705F033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{</w:t>
      </w:r>
    </w:p>
    <w:p w14:paraId="6C5C7265" w14:textId="5417CB5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$session = </w:t>
      </w:r>
      <w:proofErr w:type="gramStart"/>
      <w:r w:rsidRPr="002701A4">
        <w:rPr>
          <w:lang w:val="en-US"/>
        </w:rPr>
        <w:t>session(</w:t>
      </w:r>
      <w:proofErr w:type="gramEnd"/>
      <w:r w:rsidRPr="002701A4">
        <w:rPr>
          <w:lang w:val="en-US"/>
        </w:rPr>
        <w:t>);</w:t>
      </w:r>
    </w:p>
    <w:p w14:paraId="319D81A8" w14:textId="60BE2F2A" w:rsidR="002701A4" w:rsidRPr="00E424D8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</w:t>
      </w:r>
      <w:r w:rsidRPr="00E424D8">
        <w:rPr>
          <w:lang w:val="en-US"/>
        </w:rPr>
        <w:t>$</w:t>
      </w:r>
      <w:proofErr w:type="spellStart"/>
      <w:r w:rsidRPr="00E424D8">
        <w:rPr>
          <w:lang w:val="en-US"/>
        </w:rPr>
        <w:t>usuarioModel</w:t>
      </w:r>
      <w:proofErr w:type="spellEnd"/>
      <w:r w:rsidRPr="00E424D8">
        <w:rPr>
          <w:lang w:val="en-US"/>
        </w:rPr>
        <w:t xml:space="preserve"> = new </w:t>
      </w:r>
      <w:proofErr w:type="spellStart"/>
      <w:proofErr w:type="gramStart"/>
      <w:r w:rsidRPr="00E424D8">
        <w:rPr>
          <w:lang w:val="en-US"/>
        </w:rPr>
        <w:t>UsuariosModelemc</w:t>
      </w:r>
      <w:proofErr w:type="spellEnd"/>
      <w:r w:rsidRPr="00E424D8">
        <w:rPr>
          <w:lang w:val="en-US"/>
        </w:rPr>
        <w:t>(</w:t>
      </w:r>
      <w:proofErr w:type="gramEnd"/>
      <w:r w:rsidRPr="00E424D8">
        <w:rPr>
          <w:lang w:val="en-US"/>
        </w:rPr>
        <w:t>);</w:t>
      </w:r>
    </w:p>
    <w:p w14:paraId="0283D257" w14:textId="576B495D" w:rsidR="002701A4" w:rsidRPr="002701A4" w:rsidRDefault="002701A4" w:rsidP="002701A4">
      <w:r w:rsidRPr="00E424D8">
        <w:rPr>
          <w:lang w:val="en-US"/>
        </w:rPr>
        <w:t xml:space="preserve">        </w:t>
      </w:r>
      <w:r w:rsidRPr="002701A4">
        <w:t>$</w:t>
      </w:r>
      <w:proofErr w:type="spellStart"/>
      <w:r w:rsidRPr="002701A4">
        <w:t>logModel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LogsModel</w:t>
      </w:r>
      <w:proofErr w:type="spellEnd"/>
      <w:r w:rsidRPr="002701A4">
        <w:t>(</w:t>
      </w:r>
      <w:proofErr w:type="gramEnd"/>
      <w:r w:rsidRPr="002701A4">
        <w:t>);</w:t>
      </w:r>
    </w:p>
    <w:p w14:paraId="162911F3" w14:textId="5FC1F39B" w:rsidR="002701A4" w:rsidRPr="002701A4" w:rsidRDefault="002701A4" w:rsidP="002701A4"/>
    <w:p w14:paraId="40A24F8D" w14:textId="398BFF69" w:rsidR="002701A4" w:rsidRPr="002701A4" w:rsidRDefault="002701A4" w:rsidP="002701A4">
      <w:r w:rsidRPr="002701A4">
        <w:t>        $empresa = $</w:t>
      </w:r>
      <w:proofErr w:type="spellStart"/>
      <w:r w:rsidRPr="002701A4">
        <w:t>usuarioModel</w:t>
      </w:r>
      <w:proofErr w:type="spellEnd"/>
      <w:r w:rsidRPr="002701A4">
        <w:t>-&gt;</w:t>
      </w:r>
      <w:proofErr w:type="spellStart"/>
      <w:r w:rsidRPr="002701A4">
        <w:t>obtenerEmpresaPorId</w:t>
      </w:r>
      <w:proofErr w:type="spellEnd"/>
      <w:r w:rsidRPr="002701A4">
        <w:t>($</w:t>
      </w:r>
      <w:proofErr w:type="spellStart"/>
      <w:r w:rsidRPr="002701A4">
        <w:t>session</w:t>
      </w:r>
      <w:proofErr w:type="spellEnd"/>
      <w:r w:rsidRPr="002701A4">
        <w:t>-&gt;</w:t>
      </w:r>
      <w:proofErr w:type="spellStart"/>
      <w:r w:rsidRPr="002701A4">
        <w:t>get</w:t>
      </w:r>
      <w:proofErr w:type="spellEnd"/>
      <w:r w:rsidRPr="002701A4">
        <w:t>('</w:t>
      </w:r>
      <w:proofErr w:type="spellStart"/>
      <w:r w:rsidRPr="002701A4">
        <w:t>id_empresa</w:t>
      </w:r>
      <w:proofErr w:type="spellEnd"/>
      <w:r w:rsidRPr="002701A4">
        <w:t>'));</w:t>
      </w:r>
    </w:p>
    <w:p w14:paraId="2DD2AE83" w14:textId="2B19EE23" w:rsidR="002701A4" w:rsidRPr="002701A4" w:rsidRDefault="002701A4" w:rsidP="002701A4">
      <w:r w:rsidRPr="002701A4">
        <w:t>        $</w:t>
      </w:r>
      <w:proofErr w:type="spellStart"/>
      <w:r w:rsidRPr="002701A4">
        <w:t>nombre_empresa</w:t>
      </w:r>
      <w:proofErr w:type="spellEnd"/>
      <w:r w:rsidRPr="002701A4">
        <w:t xml:space="preserve"> = $empresa['Empresa'</w:t>
      </w:r>
      <w:proofErr w:type="gramStart"/>
      <w:r w:rsidRPr="002701A4">
        <w:t>] ??</w:t>
      </w:r>
      <w:proofErr w:type="gramEnd"/>
      <w:r w:rsidRPr="002701A4">
        <w:t xml:space="preserve"> 'Sin empresa';</w:t>
      </w:r>
    </w:p>
    <w:p w14:paraId="067DACB6" w14:textId="4C915869" w:rsidR="002701A4" w:rsidRPr="002701A4" w:rsidRDefault="002701A4" w:rsidP="002701A4"/>
    <w:p w14:paraId="1E5782C8" w14:textId="1971EBD2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logModel</w:t>
      </w:r>
      <w:proofErr w:type="spellEnd"/>
      <w:r w:rsidRPr="002701A4">
        <w:rPr>
          <w:lang w:val="en-US"/>
        </w:rPr>
        <w:t>-&gt;</w:t>
      </w:r>
      <w:proofErr w:type="gramStart"/>
      <w:r w:rsidRPr="002701A4">
        <w:rPr>
          <w:lang w:val="en-US"/>
        </w:rPr>
        <w:t>insert(</w:t>
      </w:r>
      <w:proofErr w:type="gramEnd"/>
      <w:r w:rsidRPr="002701A4">
        <w:rPr>
          <w:lang w:val="en-US"/>
        </w:rPr>
        <w:t>[</w:t>
      </w:r>
    </w:p>
    <w:p w14:paraId="1E410322" w14:textId="693B41E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'</w:t>
      </w:r>
      <w:proofErr w:type="spellStart"/>
      <w:proofErr w:type="gramStart"/>
      <w:r w:rsidRPr="002701A4">
        <w:rPr>
          <w:lang w:val="en-US"/>
        </w:rPr>
        <w:t>id</w:t>
      </w:r>
      <w:proofErr w:type="gramEnd"/>
      <w:r w:rsidRPr="002701A4">
        <w:rPr>
          <w:lang w:val="en-US"/>
        </w:rPr>
        <w:t>_usuario</w:t>
      </w:r>
      <w:proofErr w:type="spellEnd"/>
      <w:r w:rsidRPr="002701A4">
        <w:rPr>
          <w:lang w:val="en-US"/>
        </w:rPr>
        <w:t>'     =&gt; $session-&gt;get('</w:t>
      </w:r>
      <w:proofErr w:type="spellStart"/>
      <w:r w:rsidRPr="002701A4">
        <w:rPr>
          <w:lang w:val="en-US"/>
        </w:rPr>
        <w:t>id_usuario</w:t>
      </w:r>
      <w:proofErr w:type="spellEnd"/>
      <w:r w:rsidRPr="002701A4">
        <w:rPr>
          <w:lang w:val="en-US"/>
        </w:rPr>
        <w:t>'),</w:t>
      </w:r>
    </w:p>
    <w:p w14:paraId="3F21E5FA" w14:textId="09AD377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'</w:t>
      </w:r>
      <w:proofErr w:type="spellStart"/>
      <w:proofErr w:type="gramStart"/>
      <w:r w:rsidRPr="002701A4">
        <w:rPr>
          <w:lang w:val="en-US"/>
        </w:rPr>
        <w:t>id</w:t>
      </w:r>
      <w:proofErr w:type="gramEnd"/>
      <w:r w:rsidRPr="002701A4">
        <w:rPr>
          <w:lang w:val="en-US"/>
        </w:rPr>
        <w:t>_empresa</w:t>
      </w:r>
      <w:proofErr w:type="spellEnd"/>
      <w:r w:rsidRPr="002701A4">
        <w:rPr>
          <w:lang w:val="en-US"/>
        </w:rPr>
        <w:t>'     =&gt; $session-&gt;get('</w:t>
      </w:r>
      <w:proofErr w:type="spellStart"/>
      <w:r w:rsidRPr="002701A4">
        <w:rPr>
          <w:lang w:val="en-US"/>
        </w:rPr>
        <w:t>id_empresa</w:t>
      </w:r>
      <w:proofErr w:type="spellEnd"/>
      <w:r w:rsidRPr="002701A4">
        <w:rPr>
          <w:lang w:val="en-US"/>
        </w:rPr>
        <w:t>'),</w:t>
      </w:r>
    </w:p>
    <w:p w14:paraId="12806B42" w14:textId="02FD5EF3" w:rsidR="002701A4" w:rsidRPr="002701A4" w:rsidRDefault="002701A4" w:rsidP="002701A4">
      <w:r w:rsidRPr="002701A4">
        <w:rPr>
          <w:lang w:val="en-US"/>
        </w:rPr>
        <w:t xml:space="preserve">            </w:t>
      </w:r>
      <w:r w:rsidRPr="002701A4">
        <w:t>'</w:t>
      </w:r>
      <w:proofErr w:type="spellStart"/>
      <w:r w:rsidRPr="002701A4">
        <w:t>nombre_usuario</w:t>
      </w:r>
      <w:proofErr w:type="spellEnd"/>
      <w:r w:rsidRPr="002701A4">
        <w:t>' =&gt; $</w:t>
      </w:r>
      <w:proofErr w:type="spellStart"/>
      <w:r w:rsidRPr="002701A4">
        <w:t>session</w:t>
      </w:r>
      <w:proofErr w:type="spellEnd"/>
      <w:r w:rsidRPr="002701A4">
        <w:t>-&gt;</w:t>
      </w:r>
      <w:proofErr w:type="spellStart"/>
      <w:r w:rsidRPr="002701A4">
        <w:t>get</w:t>
      </w:r>
      <w:proofErr w:type="spellEnd"/>
      <w:r w:rsidRPr="002701A4">
        <w:t>('nombre'),</w:t>
      </w:r>
    </w:p>
    <w:p w14:paraId="639F88BC" w14:textId="546C411D" w:rsidR="002701A4" w:rsidRPr="002701A4" w:rsidRDefault="002701A4" w:rsidP="002701A4">
      <w:r w:rsidRPr="002701A4">
        <w:t>            '</w:t>
      </w:r>
      <w:proofErr w:type="spellStart"/>
      <w:r w:rsidRPr="002701A4">
        <w:t>nombre_empresa</w:t>
      </w:r>
      <w:proofErr w:type="spellEnd"/>
      <w:r w:rsidRPr="002701A4">
        <w:t>' =&gt; $</w:t>
      </w:r>
      <w:proofErr w:type="spellStart"/>
      <w:r w:rsidRPr="002701A4">
        <w:t>nombre_empresa</w:t>
      </w:r>
      <w:proofErr w:type="spellEnd"/>
      <w:r w:rsidRPr="002701A4">
        <w:t>,</w:t>
      </w:r>
    </w:p>
    <w:p w14:paraId="7A4D7241" w14:textId="25B2CAF8" w:rsidR="002701A4" w:rsidRPr="002701A4" w:rsidRDefault="002701A4" w:rsidP="002701A4">
      <w:r w:rsidRPr="002701A4">
        <w:t>            'documento'      =&gt; $nombre,</w:t>
      </w:r>
    </w:p>
    <w:p w14:paraId="08251F47" w14:textId="46A872FF" w:rsidR="002701A4" w:rsidRPr="002701A4" w:rsidRDefault="002701A4" w:rsidP="002701A4">
      <w:r w:rsidRPr="002701A4">
        <w:t>            '</w:t>
      </w:r>
      <w:proofErr w:type="spellStart"/>
      <w:r w:rsidRPr="002701A4">
        <w:t>accion</w:t>
      </w:r>
      <w:proofErr w:type="spellEnd"/>
      <w:r w:rsidRPr="002701A4">
        <w:t>'         =&gt; 'ver'</w:t>
      </w:r>
    </w:p>
    <w:p w14:paraId="132D9D6B" w14:textId="1D3EA467" w:rsidR="002701A4" w:rsidRPr="002701A4" w:rsidRDefault="002701A4" w:rsidP="002701A4">
      <w:r w:rsidRPr="002701A4">
        <w:t>        ]);</w:t>
      </w:r>
    </w:p>
    <w:p w14:paraId="57FCD54E" w14:textId="175404F2" w:rsidR="002701A4" w:rsidRPr="002701A4" w:rsidRDefault="002701A4" w:rsidP="002701A4">
      <w:r w:rsidRPr="002701A4">
        <w:t xml:space="preserve">        </w:t>
      </w:r>
    </w:p>
    <w:p w14:paraId="198FFD76" w14:textId="1C230FD4" w:rsidR="002701A4" w:rsidRPr="002701A4" w:rsidRDefault="002701A4" w:rsidP="002701A4">
      <w:r w:rsidRPr="002701A4">
        <w:t>        $archivo = $</w:t>
      </w:r>
      <w:proofErr w:type="gramStart"/>
      <w:r w:rsidRPr="002701A4">
        <w:t>nombre .</w:t>
      </w:r>
      <w:proofErr w:type="gramEnd"/>
      <w:r w:rsidRPr="002701A4">
        <w:t xml:space="preserve"> '.</w:t>
      </w:r>
      <w:proofErr w:type="spellStart"/>
      <w:r w:rsidRPr="002701A4">
        <w:t>pdf</w:t>
      </w:r>
      <w:proofErr w:type="spellEnd"/>
      <w:r w:rsidRPr="002701A4">
        <w:t>';</w:t>
      </w:r>
    </w:p>
    <w:p w14:paraId="43FB4F77" w14:textId="30BCFD8D" w:rsidR="002701A4" w:rsidRPr="002701A4" w:rsidRDefault="002701A4" w:rsidP="002701A4">
      <w:r w:rsidRPr="002701A4">
        <w:lastRenderedPageBreak/>
        <w:t xml:space="preserve">        </w:t>
      </w:r>
    </w:p>
    <w:p w14:paraId="1B245988" w14:textId="79D23AD7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>try {</w:t>
      </w:r>
    </w:p>
    <w:p w14:paraId="5C8B6CF4" w14:textId="2BEA9E7B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$this-&gt;</w:t>
      </w:r>
      <w:proofErr w:type="spellStart"/>
      <w:r w:rsidRPr="002701A4">
        <w:rPr>
          <w:lang w:val="en-US"/>
        </w:rPr>
        <w:t>pdfRemoto</w:t>
      </w:r>
      <w:proofErr w:type="spellEnd"/>
      <w:r w:rsidRPr="002701A4">
        <w:rPr>
          <w:lang w:val="en-US"/>
        </w:rPr>
        <w:t>-&gt;</w:t>
      </w:r>
      <w:proofErr w:type="spellStart"/>
      <w:proofErr w:type="gramStart"/>
      <w:r w:rsidRPr="002701A4">
        <w:rPr>
          <w:lang w:val="en-US"/>
        </w:rPr>
        <w:t>conectar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);</w:t>
      </w:r>
    </w:p>
    <w:p w14:paraId="6BDFAF78" w14:textId="47895AEA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</w:p>
    <w:p w14:paraId="7F5B7ED5" w14:textId="3B79DC4D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</w:t>
      </w:r>
      <w:proofErr w:type="spellStart"/>
      <w:r w:rsidRPr="002701A4">
        <w:rPr>
          <w:lang w:val="en-US"/>
        </w:rPr>
        <w:t>cache_key</w:t>
      </w:r>
      <w:proofErr w:type="spellEnd"/>
      <w:r w:rsidRPr="002701A4">
        <w:rPr>
          <w:lang w:val="en-US"/>
        </w:rPr>
        <w:t xml:space="preserve"> = 'pdf_</w:t>
      </w:r>
      <w:proofErr w:type="gramStart"/>
      <w:r w:rsidRPr="002701A4">
        <w:rPr>
          <w:lang w:val="en-US"/>
        </w:rPr>
        <w:t>' .</w:t>
      </w:r>
      <w:proofErr w:type="gramEnd"/>
      <w:r w:rsidRPr="002701A4">
        <w:rPr>
          <w:lang w:val="en-US"/>
        </w:rPr>
        <w:t xml:space="preserve"> md5($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);</w:t>
      </w:r>
    </w:p>
    <w:p w14:paraId="741DB57A" w14:textId="31CB6EA4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 xml:space="preserve"> = cache()-&gt;get($</w:t>
      </w:r>
      <w:proofErr w:type="spellStart"/>
      <w:r w:rsidRPr="002701A4">
        <w:rPr>
          <w:lang w:val="en-US"/>
        </w:rPr>
        <w:t>cache_key</w:t>
      </w:r>
      <w:proofErr w:type="spellEnd"/>
      <w:r w:rsidRPr="002701A4">
        <w:rPr>
          <w:lang w:val="en-US"/>
        </w:rPr>
        <w:t>);</w:t>
      </w:r>
    </w:p>
    <w:p w14:paraId="32C7EC27" w14:textId="6D62499A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</w:p>
    <w:p w14:paraId="3ABB5E1F" w14:textId="17ACF01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if </w:t>
      </w:r>
      <w:proofErr w:type="gramStart"/>
      <w:r w:rsidRPr="002701A4">
        <w:rPr>
          <w:lang w:val="en-US"/>
        </w:rPr>
        <w:t>(!$</w:t>
      </w:r>
      <w:proofErr w:type="spellStart"/>
      <w:proofErr w:type="gramEnd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>) {</w:t>
      </w:r>
    </w:p>
    <w:p w14:paraId="4116AFD1" w14:textId="6099B0B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 xml:space="preserve"> = $this-&gt;</w:t>
      </w:r>
      <w:proofErr w:type="spellStart"/>
      <w:r w:rsidRPr="002701A4">
        <w:rPr>
          <w:lang w:val="en-US"/>
        </w:rPr>
        <w:t>pdfRemoto</w:t>
      </w:r>
      <w:proofErr w:type="spellEnd"/>
      <w:r w:rsidRPr="002701A4">
        <w:rPr>
          <w:lang w:val="en-US"/>
        </w:rPr>
        <w:t>-&gt;</w:t>
      </w:r>
      <w:proofErr w:type="spellStart"/>
      <w:r w:rsidRPr="002701A4">
        <w:rPr>
          <w:lang w:val="en-US"/>
        </w:rPr>
        <w:t>buscar_pdf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);</w:t>
      </w:r>
    </w:p>
    <w:p w14:paraId="1E63B5A0" w14:textId="6DEA1552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if ($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>) {</w:t>
      </w:r>
    </w:p>
    <w:p w14:paraId="723B86A6" w14:textId="1975B113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        </w:t>
      </w:r>
      <w:proofErr w:type="gramStart"/>
      <w:r w:rsidRPr="002701A4">
        <w:rPr>
          <w:lang w:val="en-US"/>
        </w:rPr>
        <w:t>cache(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save(</w:t>
      </w:r>
      <w:proofErr w:type="gramEnd"/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cache_key</w:t>
      </w:r>
      <w:proofErr w:type="spellEnd"/>
      <w:r w:rsidRPr="002701A4">
        <w:rPr>
          <w:lang w:val="en-US"/>
        </w:rPr>
        <w:t>, $</w:t>
      </w:r>
      <w:proofErr w:type="spellStart"/>
      <w:r w:rsidRPr="002701A4">
        <w:rPr>
          <w:lang w:val="en-US"/>
        </w:rPr>
        <w:t>ruta_pdf</w:t>
      </w:r>
      <w:proofErr w:type="spellEnd"/>
      <w:r w:rsidRPr="002701A4">
        <w:rPr>
          <w:lang w:val="en-US"/>
        </w:rPr>
        <w:t>, 86400);</w:t>
      </w:r>
    </w:p>
    <w:p w14:paraId="70A9921A" w14:textId="42A08D6C" w:rsidR="002701A4" w:rsidRPr="002701A4" w:rsidRDefault="002701A4" w:rsidP="002701A4">
      <w:r w:rsidRPr="002701A4">
        <w:rPr>
          <w:lang w:val="en-US"/>
        </w:rPr>
        <w:t xml:space="preserve">                </w:t>
      </w:r>
      <w:r w:rsidRPr="002701A4">
        <w:t>}</w:t>
      </w:r>
    </w:p>
    <w:p w14:paraId="3456DCC4" w14:textId="2C2F6BEA" w:rsidR="002701A4" w:rsidRPr="002701A4" w:rsidRDefault="002701A4" w:rsidP="002701A4">
      <w:r w:rsidRPr="002701A4">
        <w:t>            }</w:t>
      </w:r>
    </w:p>
    <w:p w14:paraId="036025A5" w14:textId="63B8D2D8" w:rsidR="002701A4" w:rsidRPr="002701A4" w:rsidRDefault="002701A4" w:rsidP="002701A4">
      <w:r w:rsidRPr="002701A4">
        <w:t xml:space="preserve">            </w:t>
      </w:r>
    </w:p>
    <w:p w14:paraId="1A90E7A3" w14:textId="66D75855" w:rsidR="002701A4" w:rsidRPr="002701A4" w:rsidRDefault="002701A4" w:rsidP="002701A4">
      <w:r w:rsidRPr="002701A4">
        <w:t xml:space="preserve">            </w:t>
      </w:r>
      <w:proofErr w:type="spellStart"/>
      <w:r w:rsidRPr="002701A4">
        <w:t>if</w:t>
      </w:r>
      <w:proofErr w:type="spellEnd"/>
      <w:r w:rsidRPr="002701A4">
        <w:t xml:space="preserve"> ($ruta_pdf) {</w:t>
      </w:r>
    </w:p>
    <w:p w14:paraId="441310A3" w14:textId="6770309A" w:rsidR="002701A4" w:rsidRPr="002701A4" w:rsidRDefault="002701A4" w:rsidP="002701A4">
      <w:r w:rsidRPr="002701A4">
        <w:t>                $contenido = $</w:t>
      </w:r>
      <w:proofErr w:type="spellStart"/>
      <w:r w:rsidRPr="002701A4">
        <w:t>this</w:t>
      </w:r>
      <w:proofErr w:type="spellEnd"/>
      <w:r w:rsidRPr="002701A4">
        <w:t>-&gt;</w:t>
      </w:r>
      <w:proofErr w:type="spellStart"/>
      <w:r w:rsidRPr="002701A4">
        <w:t>pdfRemoto</w:t>
      </w:r>
      <w:proofErr w:type="spellEnd"/>
      <w:r w:rsidRPr="002701A4">
        <w:t>-&gt;</w:t>
      </w:r>
      <w:proofErr w:type="spellStart"/>
      <w:r w:rsidRPr="002701A4">
        <w:t>descargar_pdf</w:t>
      </w:r>
      <w:proofErr w:type="spellEnd"/>
      <w:r w:rsidRPr="002701A4">
        <w:t>($</w:t>
      </w:r>
      <w:proofErr w:type="spellStart"/>
      <w:r w:rsidRPr="002701A4">
        <w:t>ruta_pdf</w:t>
      </w:r>
      <w:proofErr w:type="spellEnd"/>
      <w:r w:rsidRPr="002701A4">
        <w:t>);</w:t>
      </w:r>
    </w:p>
    <w:p w14:paraId="2A720E70" w14:textId="2F1F4271" w:rsidR="002701A4" w:rsidRPr="002701A4" w:rsidRDefault="002701A4" w:rsidP="002701A4">
      <w:r w:rsidRPr="002701A4">
        <w:t xml:space="preserve">                </w:t>
      </w:r>
    </w:p>
    <w:p w14:paraId="74A0B4A1" w14:textId="0F40239E" w:rsidR="002701A4" w:rsidRPr="002701A4" w:rsidRDefault="002701A4" w:rsidP="002701A4">
      <w:pPr>
        <w:rPr>
          <w:lang w:val="en-US"/>
        </w:rPr>
      </w:pPr>
      <w:r w:rsidRPr="002701A4">
        <w:t xml:space="preserve">                </w:t>
      </w:r>
      <w:r w:rsidRPr="002701A4">
        <w:rPr>
          <w:lang w:val="en-US"/>
        </w:rPr>
        <w:t>if ($</w:t>
      </w:r>
      <w:proofErr w:type="spellStart"/>
      <w:r w:rsidRPr="002701A4">
        <w:rPr>
          <w:lang w:val="en-US"/>
        </w:rPr>
        <w:t>contenido</w:t>
      </w:r>
      <w:proofErr w:type="spellEnd"/>
      <w:r w:rsidRPr="002701A4">
        <w:rPr>
          <w:lang w:val="en-US"/>
        </w:rPr>
        <w:t>) {</w:t>
      </w:r>
    </w:p>
    <w:p w14:paraId="543E6B70" w14:textId="42067519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return $this-&gt;response</w:t>
      </w:r>
    </w:p>
    <w:p w14:paraId="79AC97B4" w14:textId="131FCF6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-&gt;</w:t>
      </w:r>
      <w:proofErr w:type="spellStart"/>
      <w:proofErr w:type="gramStart"/>
      <w:r w:rsidRPr="002701A4">
        <w:rPr>
          <w:lang w:val="en-US"/>
        </w:rPr>
        <w:t>setHeader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'Content-Type', 'application/pdf')</w:t>
      </w:r>
    </w:p>
    <w:p w14:paraId="6D44C36F" w14:textId="4D6F0F8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-&gt;</w:t>
      </w:r>
      <w:proofErr w:type="spellStart"/>
      <w:proofErr w:type="gramStart"/>
      <w:r w:rsidRPr="002701A4">
        <w:rPr>
          <w:lang w:val="en-US"/>
        </w:rPr>
        <w:t>setHeader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'Content-Disposition', 'inline; filename="</w:t>
      </w:r>
      <w:proofErr w:type="gramStart"/>
      <w:r w:rsidRPr="002701A4">
        <w:rPr>
          <w:lang w:val="en-US"/>
        </w:rPr>
        <w:t>' .</w:t>
      </w:r>
      <w:proofErr w:type="gramEnd"/>
      <w:r w:rsidRPr="002701A4">
        <w:rPr>
          <w:lang w:val="en-US"/>
        </w:rPr>
        <w:t xml:space="preserve"> $</w:t>
      </w:r>
      <w:proofErr w:type="spellStart"/>
      <w:proofErr w:type="gram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 xml:space="preserve"> .</w:t>
      </w:r>
      <w:proofErr w:type="gramEnd"/>
      <w:r w:rsidRPr="002701A4">
        <w:rPr>
          <w:lang w:val="en-US"/>
        </w:rPr>
        <w:t xml:space="preserve"> '"')</w:t>
      </w:r>
    </w:p>
    <w:p w14:paraId="020A5AA9" w14:textId="6B89C7F2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-&gt;</w:t>
      </w:r>
      <w:proofErr w:type="spellStart"/>
      <w:r w:rsidRPr="002701A4">
        <w:rPr>
          <w:lang w:val="en-US"/>
        </w:rPr>
        <w:t>setBody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contenido</w:t>
      </w:r>
      <w:proofErr w:type="spellEnd"/>
      <w:r w:rsidRPr="002701A4">
        <w:rPr>
          <w:lang w:val="en-US"/>
        </w:rPr>
        <w:t>);</w:t>
      </w:r>
    </w:p>
    <w:p w14:paraId="6244B712" w14:textId="4D34DD33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}</w:t>
      </w:r>
    </w:p>
    <w:p w14:paraId="013017CB" w14:textId="3FA4EFF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}</w:t>
      </w:r>
    </w:p>
    <w:p w14:paraId="2D0D8098" w14:textId="1B9D875D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</w:p>
    <w:p w14:paraId="7A0B0362" w14:textId="0247810E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throw new \</w:t>
      </w:r>
      <w:proofErr w:type="gramStart"/>
      <w:r w:rsidRPr="002701A4">
        <w:rPr>
          <w:lang w:val="en-US"/>
        </w:rPr>
        <w:t>Exception(</w:t>
      </w:r>
      <w:proofErr w:type="gramEnd"/>
      <w:r w:rsidRPr="002701A4">
        <w:rPr>
          <w:lang w:val="en-US"/>
        </w:rPr>
        <w:t xml:space="preserve">"PDF no </w:t>
      </w:r>
      <w:proofErr w:type="spellStart"/>
      <w:r w:rsidRPr="002701A4">
        <w:rPr>
          <w:lang w:val="en-US"/>
        </w:rPr>
        <w:t>encontrado</w:t>
      </w:r>
      <w:proofErr w:type="spellEnd"/>
      <w:r w:rsidRPr="002701A4">
        <w:rPr>
          <w:lang w:val="en-US"/>
        </w:rPr>
        <w:t>: {$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}");</w:t>
      </w:r>
    </w:p>
    <w:p w14:paraId="138DCCD7" w14:textId="1C838A1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lastRenderedPageBreak/>
        <w:t xml:space="preserve">            </w:t>
      </w:r>
    </w:p>
    <w:p w14:paraId="41F80422" w14:textId="68F9EB8A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} catch (\</w:t>
      </w:r>
      <w:proofErr w:type="spellStart"/>
      <w:r w:rsidRPr="002701A4">
        <w:t>Exception</w:t>
      </w:r>
      <w:proofErr w:type="spellEnd"/>
      <w:r w:rsidRPr="002701A4">
        <w:t xml:space="preserve"> $e) {</w:t>
      </w:r>
    </w:p>
    <w:p w14:paraId="62C376BF" w14:textId="4F96D7C4" w:rsidR="002701A4" w:rsidRPr="002701A4" w:rsidRDefault="002701A4" w:rsidP="002701A4">
      <w:pPr>
        <w:rPr>
          <w:lang w:val="en-US"/>
        </w:rPr>
      </w:pPr>
      <w:r w:rsidRPr="002701A4">
        <w:t xml:space="preserve">            </w:t>
      </w:r>
      <w:proofErr w:type="spellStart"/>
      <w:r w:rsidRPr="002701A4">
        <w:t>log_</w:t>
      </w:r>
      <w:proofErr w:type="gramStart"/>
      <w:r w:rsidRPr="002701A4">
        <w:t>message</w:t>
      </w:r>
      <w:proofErr w:type="spellEnd"/>
      <w:r w:rsidRPr="002701A4">
        <w:t>(</w:t>
      </w:r>
      <w:proofErr w:type="gramEnd"/>
      <w:r w:rsidRPr="002701A4">
        <w:t xml:space="preserve">'error', "Error en </w:t>
      </w:r>
      <w:proofErr w:type="gramStart"/>
      <w:r w:rsidRPr="002701A4">
        <w:t>ver(</w:t>
      </w:r>
      <w:proofErr w:type="gramEnd"/>
      <w:r w:rsidRPr="002701A4">
        <w:t xml:space="preserve">): </w:t>
      </w:r>
      <w:proofErr w:type="gramStart"/>
      <w:r w:rsidRPr="002701A4">
        <w:t>" .</w:t>
      </w:r>
      <w:proofErr w:type="gramEnd"/>
      <w:r w:rsidRPr="002701A4">
        <w:t xml:space="preserve"> </w:t>
      </w:r>
      <w:r w:rsidRPr="002701A4">
        <w:rPr>
          <w:lang w:val="en-US"/>
        </w:rPr>
        <w:t>$e-&gt;</w:t>
      </w:r>
      <w:proofErr w:type="spellStart"/>
      <w:proofErr w:type="gramStart"/>
      <w:r w:rsidRPr="002701A4">
        <w:rPr>
          <w:lang w:val="en-US"/>
        </w:rPr>
        <w:t>getMessage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));</w:t>
      </w:r>
    </w:p>
    <w:p w14:paraId="7FAF7AE3" w14:textId="55C2191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throw </w:t>
      </w:r>
      <w:proofErr w:type="gramStart"/>
      <w:r w:rsidRPr="002701A4">
        <w:rPr>
          <w:lang w:val="en-US"/>
        </w:rPr>
        <w:t>\CodeIgniter\Exceptions\PageNotFoundException::forPageNotFound(</w:t>
      </w:r>
      <w:proofErr w:type="gramEnd"/>
      <w:r w:rsidRPr="002701A4">
        <w:rPr>
          <w:lang w:val="en-US"/>
        </w:rPr>
        <w:t>);</w:t>
      </w:r>
    </w:p>
    <w:p w14:paraId="0A0A6030" w14:textId="3A470B0D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}</w:t>
      </w:r>
    </w:p>
    <w:p w14:paraId="4B18BF85" w14:textId="348289DE" w:rsidR="002701A4" w:rsidRPr="002701A4" w:rsidRDefault="002701A4" w:rsidP="002701A4">
      <w:r w:rsidRPr="002701A4">
        <w:t>    }</w:t>
      </w:r>
    </w:p>
    <w:p w14:paraId="0F781FFF" w14:textId="1F35155D" w:rsidR="002701A4" w:rsidRPr="002701A4" w:rsidRDefault="002701A4" w:rsidP="002701A4"/>
    <w:p w14:paraId="0E70227A" w14:textId="5A39E2CB" w:rsidR="002701A4" w:rsidRPr="002701A4" w:rsidRDefault="002701A4" w:rsidP="002701A4">
      <w:r w:rsidRPr="002701A4">
        <w:t>    /*** Descargar múltiples (ZIP) */</w:t>
      </w:r>
    </w:p>
    <w:p w14:paraId="7EE75591" w14:textId="77BB85D6" w:rsidR="002701A4" w:rsidRPr="002701A4" w:rsidRDefault="002701A4" w:rsidP="002701A4">
      <w:r w:rsidRPr="002701A4">
        <w:t>/*** Descargar múltiples (ZIP) - VERSIÓN STREAMING CON PDFREMOTO */</w:t>
      </w:r>
    </w:p>
    <w:p w14:paraId="0BCAA52C" w14:textId="02DDA6E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public function </w:t>
      </w:r>
      <w:proofErr w:type="spellStart"/>
      <w:r w:rsidRPr="002701A4">
        <w:rPr>
          <w:lang w:val="en-US"/>
        </w:rPr>
        <w:t>descargar_</w:t>
      </w:r>
      <w:proofErr w:type="gramStart"/>
      <w:r w:rsidRPr="002701A4">
        <w:rPr>
          <w:lang w:val="en-US"/>
        </w:rPr>
        <w:t>multiple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)</w:t>
      </w:r>
    </w:p>
    <w:p w14:paraId="782F4872" w14:textId="0F285C1C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{</w:t>
      </w:r>
    </w:p>
    <w:p w14:paraId="48FB37D9" w14:textId="602744BE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$docs = $this-&gt;request-&gt;</w:t>
      </w:r>
      <w:proofErr w:type="spellStart"/>
      <w:r w:rsidRPr="002701A4">
        <w:rPr>
          <w:lang w:val="en-US"/>
        </w:rPr>
        <w:t>getPost</w:t>
      </w:r>
      <w:proofErr w:type="spellEnd"/>
      <w:r w:rsidRPr="002701A4">
        <w:rPr>
          <w:lang w:val="en-US"/>
        </w:rPr>
        <w:t>('docs');</w:t>
      </w:r>
    </w:p>
    <w:p w14:paraId="689A522D" w14:textId="3AE0DD51" w:rsidR="002701A4" w:rsidRPr="002701A4" w:rsidRDefault="002701A4" w:rsidP="002701A4">
      <w:pPr>
        <w:rPr>
          <w:lang w:val="en-US"/>
        </w:rPr>
      </w:pPr>
    </w:p>
    <w:p w14:paraId="034F7A18" w14:textId="46072E9A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if (empty($docs)) {</w:t>
      </w:r>
    </w:p>
    <w:p w14:paraId="1B0B93DB" w14:textId="4B69414E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return redirect()-&gt;</w:t>
      </w:r>
      <w:proofErr w:type="gramStart"/>
      <w:r w:rsidRPr="002701A4">
        <w:rPr>
          <w:lang w:val="en-US"/>
        </w:rPr>
        <w:t>back(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with(</w:t>
      </w:r>
      <w:proofErr w:type="gramEnd"/>
      <w:r w:rsidRPr="002701A4">
        <w:rPr>
          <w:lang w:val="en-US"/>
        </w:rPr>
        <w:t xml:space="preserve">'error', 'No </w:t>
      </w:r>
      <w:proofErr w:type="spellStart"/>
      <w:r w:rsidRPr="002701A4">
        <w:rPr>
          <w:lang w:val="en-US"/>
        </w:rPr>
        <w:t>seleccionaste</w:t>
      </w:r>
      <w:proofErr w:type="spellEnd"/>
      <w:r w:rsidRPr="002701A4">
        <w:rPr>
          <w:lang w:val="en-US"/>
        </w:rPr>
        <w:t xml:space="preserve"> </w:t>
      </w:r>
      <w:proofErr w:type="spellStart"/>
      <w:r w:rsidRPr="002701A4">
        <w:rPr>
          <w:lang w:val="en-US"/>
        </w:rPr>
        <w:t>documentos</w:t>
      </w:r>
      <w:proofErr w:type="spellEnd"/>
      <w:r w:rsidRPr="002701A4">
        <w:rPr>
          <w:lang w:val="en-US"/>
        </w:rPr>
        <w:t>');</w:t>
      </w:r>
    </w:p>
    <w:p w14:paraId="263407B0" w14:textId="78953162" w:rsidR="002701A4" w:rsidRPr="000062B9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</w:t>
      </w:r>
      <w:r w:rsidRPr="000062B9">
        <w:rPr>
          <w:lang w:val="en-US"/>
        </w:rPr>
        <w:t>}</w:t>
      </w:r>
    </w:p>
    <w:p w14:paraId="3517AE39" w14:textId="3D2BA9CE" w:rsidR="002701A4" w:rsidRPr="000062B9" w:rsidRDefault="002701A4" w:rsidP="002701A4">
      <w:pPr>
        <w:rPr>
          <w:lang w:val="en-US"/>
        </w:rPr>
      </w:pPr>
      <w:r w:rsidRPr="000062B9">
        <w:rPr>
          <w:lang w:val="en-US"/>
        </w:rPr>
        <w:t xml:space="preserve">    </w:t>
      </w:r>
    </w:p>
    <w:p w14:paraId="68839EE4" w14:textId="64766D5C" w:rsidR="002701A4" w:rsidRPr="002701A4" w:rsidRDefault="002701A4" w:rsidP="002701A4">
      <w:r w:rsidRPr="000062B9">
        <w:rPr>
          <w:lang w:val="en-US"/>
        </w:rPr>
        <w:t xml:space="preserve">    </w:t>
      </w:r>
      <w:r w:rsidRPr="002701A4">
        <w:t>$</w:t>
      </w:r>
      <w:proofErr w:type="spellStart"/>
      <w:r w:rsidRPr="002701A4">
        <w:t>validadorModel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ValidadorModel</w:t>
      </w:r>
      <w:proofErr w:type="spellEnd"/>
      <w:r w:rsidRPr="002701A4">
        <w:t>(</w:t>
      </w:r>
      <w:proofErr w:type="gramEnd"/>
      <w:r w:rsidRPr="002701A4">
        <w:t>);</w:t>
      </w:r>
    </w:p>
    <w:p w14:paraId="1C737708" w14:textId="3680F7B2" w:rsidR="002701A4" w:rsidRPr="002701A4" w:rsidRDefault="002701A4" w:rsidP="002701A4"/>
    <w:p w14:paraId="14AA3E75" w14:textId="22171FD2" w:rsidR="002701A4" w:rsidRPr="002701A4" w:rsidRDefault="002701A4" w:rsidP="002701A4">
      <w:r w:rsidRPr="002701A4">
        <w:t>    // Obtener fecha del primer documento</w:t>
      </w:r>
    </w:p>
    <w:p w14:paraId="622ACC18" w14:textId="752D2755" w:rsidR="002701A4" w:rsidRPr="002701A4" w:rsidRDefault="002701A4" w:rsidP="002701A4">
      <w:r w:rsidRPr="002701A4">
        <w:t>    $</w:t>
      </w:r>
      <w:proofErr w:type="spellStart"/>
      <w:r w:rsidRPr="002701A4">
        <w:t>primerDoc</w:t>
      </w:r>
      <w:proofErr w:type="spellEnd"/>
      <w:r w:rsidRPr="002701A4">
        <w:t xml:space="preserve"> = $</w:t>
      </w:r>
      <w:proofErr w:type="spellStart"/>
      <w:r w:rsidRPr="002701A4">
        <w:t>validadorModel</w:t>
      </w:r>
      <w:proofErr w:type="spellEnd"/>
      <w:r w:rsidRPr="002701A4">
        <w:t>-&gt;</w:t>
      </w:r>
      <w:proofErr w:type="spellStart"/>
      <w:r w:rsidRPr="002701A4">
        <w:t>obtenerPorDocumento</w:t>
      </w:r>
      <w:proofErr w:type="spellEnd"/>
      <w:r w:rsidRPr="002701A4">
        <w:t>($</w:t>
      </w:r>
      <w:proofErr w:type="spellStart"/>
      <w:proofErr w:type="gramStart"/>
      <w:r w:rsidRPr="002701A4">
        <w:t>docs</w:t>
      </w:r>
      <w:proofErr w:type="spellEnd"/>
      <w:r w:rsidRPr="002701A4">
        <w:t>[</w:t>
      </w:r>
      <w:proofErr w:type="gramEnd"/>
      <w:r w:rsidRPr="002701A4">
        <w:t>0]);</w:t>
      </w:r>
    </w:p>
    <w:p w14:paraId="1EE49A66" w14:textId="091FB7DB" w:rsidR="002701A4" w:rsidRPr="002701A4" w:rsidRDefault="002701A4" w:rsidP="002701A4"/>
    <w:p w14:paraId="43040130" w14:textId="74FC9F7B" w:rsidR="002701A4" w:rsidRPr="002701A4" w:rsidRDefault="002701A4" w:rsidP="002701A4">
      <w:r w:rsidRPr="002701A4">
        <w:t xml:space="preserve">    </w:t>
      </w:r>
      <w:proofErr w:type="spellStart"/>
      <w:r w:rsidRPr="002701A4">
        <w:t>if</w:t>
      </w:r>
      <w:proofErr w:type="spellEnd"/>
      <w:r w:rsidRPr="002701A4">
        <w:t xml:space="preserve"> </w:t>
      </w:r>
      <w:proofErr w:type="gramStart"/>
      <w:r w:rsidRPr="002701A4">
        <w:t>(!$</w:t>
      </w:r>
      <w:proofErr w:type="spellStart"/>
      <w:proofErr w:type="gramEnd"/>
      <w:r w:rsidRPr="002701A4">
        <w:t>primerDoc</w:t>
      </w:r>
      <w:proofErr w:type="spellEnd"/>
      <w:r w:rsidRPr="002701A4">
        <w:t>) {</w:t>
      </w:r>
    </w:p>
    <w:p w14:paraId="0BAE68E1" w14:textId="37A113AF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>return redirect()-&gt;</w:t>
      </w:r>
      <w:proofErr w:type="gramStart"/>
      <w:r w:rsidRPr="002701A4">
        <w:rPr>
          <w:lang w:val="en-US"/>
        </w:rPr>
        <w:t>back(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with(</w:t>
      </w:r>
      <w:proofErr w:type="gramEnd"/>
      <w:r w:rsidRPr="002701A4">
        <w:rPr>
          <w:lang w:val="en-US"/>
        </w:rPr>
        <w:t>'error', '</w:t>
      </w:r>
      <w:proofErr w:type="spellStart"/>
      <w:r w:rsidRPr="002701A4">
        <w:rPr>
          <w:lang w:val="en-US"/>
        </w:rPr>
        <w:t>Documento</w:t>
      </w:r>
      <w:proofErr w:type="spellEnd"/>
      <w:r w:rsidRPr="002701A4">
        <w:rPr>
          <w:lang w:val="en-US"/>
        </w:rPr>
        <w:t xml:space="preserve"> </w:t>
      </w:r>
      <w:proofErr w:type="spellStart"/>
      <w:r w:rsidRPr="002701A4">
        <w:rPr>
          <w:lang w:val="en-US"/>
        </w:rPr>
        <w:t>inválido</w:t>
      </w:r>
      <w:proofErr w:type="spellEnd"/>
      <w:r w:rsidRPr="002701A4">
        <w:rPr>
          <w:lang w:val="en-US"/>
        </w:rPr>
        <w:t>');</w:t>
      </w:r>
    </w:p>
    <w:p w14:paraId="3CFA3C6E" w14:textId="1B749106" w:rsidR="002701A4" w:rsidRPr="002701A4" w:rsidRDefault="002701A4" w:rsidP="002701A4">
      <w:r w:rsidRPr="002701A4">
        <w:rPr>
          <w:lang w:val="en-US"/>
        </w:rPr>
        <w:t xml:space="preserve">    </w:t>
      </w:r>
      <w:r w:rsidRPr="002701A4">
        <w:t>}</w:t>
      </w:r>
    </w:p>
    <w:p w14:paraId="66ED26BE" w14:textId="7D5B2230" w:rsidR="002701A4" w:rsidRPr="002701A4" w:rsidRDefault="002701A4" w:rsidP="002701A4"/>
    <w:p w14:paraId="32F43E9C" w14:textId="51E4DAA5" w:rsidR="002701A4" w:rsidRPr="002701A4" w:rsidRDefault="002701A4" w:rsidP="002701A4">
      <w:r w:rsidRPr="002701A4">
        <w:lastRenderedPageBreak/>
        <w:t>    $</w:t>
      </w:r>
      <w:proofErr w:type="spellStart"/>
      <w:r w:rsidRPr="002701A4">
        <w:t>fechaBase</w:t>
      </w:r>
      <w:proofErr w:type="spellEnd"/>
      <w:r w:rsidRPr="002701A4">
        <w:t xml:space="preserve"> = $</w:t>
      </w:r>
      <w:proofErr w:type="spellStart"/>
      <w:r w:rsidRPr="002701A4">
        <w:t>primerDoc</w:t>
      </w:r>
      <w:proofErr w:type="spellEnd"/>
      <w:r w:rsidRPr="002701A4">
        <w:t>['</w:t>
      </w:r>
      <w:proofErr w:type="spellStart"/>
      <w:r w:rsidRPr="002701A4">
        <w:t>Fec_Calibracion</w:t>
      </w:r>
      <w:proofErr w:type="spellEnd"/>
      <w:r w:rsidRPr="002701A4">
        <w:t>'];</w:t>
      </w:r>
    </w:p>
    <w:p w14:paraId="5F12BC9D" w14:textId="6FA43798" w:rsidR="002701A4" w:rsidRPr="002701A4" w:rsidRDefault="002701A4" w:rsidP="002701A4">
      <w:r w:rsidRPr="002701A4">
        <w:t xml:space="preserve">    </w:t>
      </w:r>
    </w:p>
    <w:p w14:paraId="6CDAB9FC" w14:textId="0CAFAAE9" w:rsidR="002701A4" w:rsidRPr="002701A4" w:rsidRDefault="002701A4" w:rsidP="002701A4">
      <w:r w:rsidRPr="002701A4">
        <w:t>    // Validar que todos tengan la misma fecha</w:t>
      </w:r>
    </w:p>
    <w:p w14:paraId="1E1DE86B" w14:textId="1D0F258F" w:rsidR="002701A4" w:rsidRPr="002701A4" w:rsidRDefault="002701A4" w:rsidP="002701A4">
      <w:r w:rsidRPr="002701A4">
        <w:t xml:space="preserve">    </w:t>
      </w:r>
      <w:proofErr w:type="spellStart"/>
      <w:r w:rsidRPr="002701A4">
        <w:t>foreach</w:t>
      </w:r>
      <w:proofErr w:type="spellEnd"/>
      <w:r w:rsidRPr="002701A4">
        <w:t xml:space="preserve"> ($</w:t>
      </w:r>
      <w:proofErr w:type="spellStart"/>
      <w:r w:rsidRPr="002701A4">
        <w:t>docs</w:t>
      </w:r>
      <w:proofErr w:type="spellEnd"/>
      <w:r w:rsidRPr="002701A4">
        <w:t xml:space="preserve"> as $</w:t>
      </w:r>
      <w:proofErr w:type="spellStart"/>
      <w:r w:rsidRPr="002701A4">
        <w:t>doc</w:t>
      </w:r>
      <w:proofErr w:type="spellEnd"/>
      <w:r w:rsidRPr="002701A4">
        <w:t>) {</w:t>
      </w:r>
    </w:p>
    <w:p w14:paraId="7C6A0BB0" w14:textId="7747AF8C" w:rsidR="002701A4" w:rsidRPr="002701A4" w:rsidRDefault="002701A4" w:rsidP="002701A4">
      <w:r w:rsidRPr="002701A4">
        <w:t>        $</w:t>
      </w:r>
      <w:proofErr w:type="spellStart"/>
      <w:r w:rsidRPr="002701A4">
        <w:t>info</w:t>
      </w:r>
      <w:proofErr w:type="spellEnd"/>
      <w:r w:rsidRPr="002701A4">
        <w:t xml:space="preserve"> = $</w:t>
      </w:r>
      <w:proofErr w:type="spellStart"/>
      <w:r w:rsidRPr="002701A4">
        <w:t>validadorModel</w:t>
      </w:r>
      <w:proofErr w:type="spellEnd"/>
      <w:r w:rsidRPr="002701A4">
        <w:t>-&gt;</w:t>
      </w:r>
      <w:proofErr w:type="spellStart"/>
      <w:r w:rsidRPr="002701A4">
        <w:t>obtenerPorDocumento</w:t>
      </w:r>
      <w:proofErr w:type="spellEnd"/>
      <w:r w:rsidRPr="002701A4">
        <w:t>($</w:t>
      </w:r>
      <w:proofErr w:type="spellStart"/>
      <w:r w:rsidRPr="002701A4">
        <w:t>doc</w:t>
      </w:r>
      <w:proofErr w:type="spellEnd"/>
      <w:r w:rsidRPr="002701A4">
        <w:t>);</w:t>
      </w:r>
    </w:p>
    <w:p w14:paraId="0B4F4F55" w14:textId="208BD3B9" w:rsidR="002701A4" w:rsidRPr="002701A4" w:rsidRDefault="002701A4" w:rsidP="002701A4"/>
    <w:p w14:paraId="7CA33509" w14:textId="6DB7334E" w:rsidR="002701A4" w:rsidRPr="002701A4" w:rsidRDefault="002701A4" w:rsidP="002701A4">
      <w:r w:rsidRPr="002701A4">
        <w:t xml:space="preserve">        </w:t>
      </w:r>
      <w:proofErr w:type="spellStart"/>
      <w:r w:rsidRPr="002701A4">
        <w:t>if</w:t>
      </w:r>
      <w:proofErr w:type="spellEnd"/>
      <w:r w:rsidRPr="002701A4">
        <w:t xml:space="preserve"> </w:t>
      </w:r>
      <w:proofErr w:type="gramStart"/>
      <w:r w:rsidRPr="002701A4">
        <w:t>(!$</w:t>
      </w:r>
      <w:proofErr w:type="spellStart"/>
      <w:proofErr w:type="gramEnd"/>
      <w:r w:rsidRPr="002701A4">
        <w:t>info</w:t>
      </w:r>
      <w:proofErr w:type="spellEnd"/>
      <w:r w:rsidRPr="002701A4">
        <w:t xml:space="preserve"> || $</w:t>
      </w:r>
      <w:proofErr w:type="spellStart"/>
      <w:r w:rsidRPr="002701A4">
        <w:t>info</w:t>
      </w:r>
      <w:proofErr w:type="spellEnd"/>
      <w:r w:rsidRPr="002701A4">
        <w:t>['</w:t>
      </w:r>
      <w:proofErr w:type="spellStart"/>
      <w:r w:rsidRPr="002701A4">
        <w:t>Fec_Calibracion</w:t>
      </w:r>
      <w:proofErr w:type="spellEnd"/>
      <w:r w:rsidRPr="002701A4">
        <w:t>'</w:t>
      </w:r>
      <w:proofErr w:type="gramStart"/>
      <w:r w:rsidRPr="002701A4">
        <w:t>] !</w:t>
      </w:r>
      <w:proofErr w:type="gramEnd"/>
      <w:r w:rsidRPr="002701A4">
        <w:t>= $</w:t>
      </w:r>
      <w:proofErr w:type="spellStart"/>
      <w:r w:rsidRPr="002701A4">
        <w:t>fechaBase</w:t>
      </w:r>
      <w:proofErr w:type="spellEnd"/>
      <w:r w:rsidRPr="002701A4">
        <w:t>) {</w:t>
      </w:r>
    </w:p>
    <w:p w14:paraId="1C368D36" w14:textId="2074313E" w:rsidR="002701A4" w:rsidRPr="002701A4" w:rsidRDefault="002701A4" w:rsidP="002701A4">
      <w:pPr>
        <w:rPr>
          <w:lang w:val="en-US"/>
        </w:rPr>
      </w:pPr>
      <w:r w:rsidRPr="002701A4">
        <w:t xml:space="preserve">            </w:t>
      </w:r>
      <w:r w:rsidRPr="002701A4">
        <w:rPr>
          <w:lang w:val="en-US"/>
        </w:rPr>
        <w:t>return redirect()-&gt;</w:t>
      </w:r>
      <w:proofErr w:type="gramStart"/>
      <w:r w:rsidRPr="002701A4">
        <w:rPr>
          <w:lang w:val="en-US"/>
        </w:rPr>
        <w:t>back(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with(</w:t>
      </w:r>
      <w:proofErr w:type="gramEnd"/>
    </w:p>
    <w:p w14:paraId="73D41CAB" w14:textId="52EDB8E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'error',</w:t>
      </w:r>
    </w:p>
    <w:p w14:paraId="2B5CB3F9" w14:textId="07DF63D5" w:rsidR="002701A4" w:rsidRPr="002701A4" w:rsidRDefault="002701A4" w:rsidP="002701A4">
      <w:r w:rsidRPr="002701A4">
        <w:rPr>
          <w:lang w:val="en-US"/>
        </w:rPr>
        <w:t xml:space="preserve">                </w:t>
      </w:r>
      <w:r w:rsidRPr="002701A4">
        <w:t>'Todos los documentos deben tener la misma fecha de calibración'</w:t>
      </w:r>
    </w:p>
    <w:p w14:paraId="1E712802" w14:textId="44BAB8D3" w:rsidR="002701A4" w:rsidRPr="002701A4" w:rsidRDefault="002701A4" w:rsidP="002701A4">
      <w:r w:rsidRPr="002701A4">
        <w:t>            );</w:t>
      </w:r>
    </w:p>
    <w:p w14:paraId="76189251" w14:textId="5197121E" w:rsidR="002701A4" w:rsidRPr="002701A4" w:rsidRDefault="002701A4" w:rsidP="002701A4">
      <w:r w:rsidRPr="002701A4">
        <w:t>        }</w:t>
      </w:r>
    </w:p>
    <w:p w14:paraId="27B2131B" w14:textId="19A9B72D" w:rsidR="002701A4" w:rsidRPr="002701A4" w:rsidRDefault="002701A4" w:rsidP="002701A4">
      <w:r w:rsidRPr="002701A4">
        <w:t>    }</w:t>
      </w:r>
    </w:p>
    <w:p w14:paraId="7593B903" w14:textId="03771438" w:rsidR="002701A4" w:rsidRPr="002701A4" w:rsidRDefault="002701A4" w:rsidP="002701A4">
      <w:r w:rsidRPr="002701A4">
        <w:t xml:space="preserve">    </w:t>
      </w:r>
    </w:p>
    <w:p w14:paraId="3F2DAFDC" w14:textId="2708481E" w:rsidR="002701A4" w:rsidRPr="002701A4" w:rsidRDefault="002701A4" w:rsidP="002701A4">
      <w:r w:rsidRPr="002701A4">
        <w:t>    // Log de descarga múltiple</w:t>
      </w:r>
    </w:p>
    <w:p w14:paraId="56C069DB" w14:textId="22CA1B30" w:rsidR="002701A4" w:rsidRPr="002701A4" w:rsidRDefault="002701A4" w:rsidP="002701A4">
      <w:r w:rsidRPr="002701A4">
        <w:t>    $</w:t>
      </w:r>
      <w:proofErr w:type="spellStart"/>
      <w:r w:rsidRPr="002701A4">
        <w:t>usuarioModel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UsuariosModelemc</w:t>
      </w:r>
      <w:proofErr w:type="spellEnd"/>
      <w:r w:rsidRPr="002701A4">
        <w:t>(</w:t>
      </w:r>
      <w:proofErr w:type="gramEnd"/>
      <w:r w:rsidRPr="002701A4">
        <w:t>);</w:t>
      </w:r>
    </w:p>
    <w:p w14:paraId="2EA9D5B8" w14:textId="7E4AA3A4" w:rsidR="002701A4" w:rsidRPr="002701A4" w:rsidRDefault="002701A4" w:rsidP="002701A4">
      <w:r w:rsidRPr="002701A4">
        <w:t>    $</w:t>
      </w:r>
      <w:proofErr w:type="spellStart"/>
      <w:r w:rsidRPr="002701A4">
        <w:t>logModel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LogsModel</w:t>
      </w:r>
      <w:proofErr w:type="spellEnd"/>
      <w:r w:rsidRPr="002701A4">
        <w:t>(</w:t>
      </w:r>
      <w:proofErr w:type="gramEnd"/>
      <w:r w:rsidRPr="002701A4">
        <w:t>);</w:t>
      </w:r>
    </w:p>
    <w:p w14:paraId="4478C18B" w14:textId="1DD7F259" w:rsidR="002701A4" w:rsidRPr="002701A4" w:rsidRDefault="002701A4" w:rsidP="002701A4"/>
    <w:p w14:paraId="67A5D932" w14:textId="153841D6" w:rsidR="002701A4" w:rsidRPr="002701A4" w:rsidRDefault="002701A4" w:rsidP="002701A4">
      <w:r w:rsidRPr="002701A4">
        <w:t>    $empresa = $usuarioModel-&gt;obtenerEmpresaPorId($this-&gt;session-&gt;get('id_empresa'));</w:t>
      </w:r>
    </w:p>
    <w:p w14:paraId="608A3BFD" w14:textId="17863C25" w:rsidR="002701A4" w:rsidRPr="002701A4" w:rsidRDefault="002701A4" w:rsidP="002701A4">
      <w:r w:rsidRPr="002701A4">
        <w:t>    $</w:t>
      </w:r>
      <w:proofErr w:type="spellStart"/>
      <w:r w:rsidRPr="002701A4">
        <w:t>nombre_empresa</w:t>
      </w:r>
      <w:proofErr w:type="spellEnd"/>
      <w:r w:rsidRPr="002701A4">
        <w:t xml:space="preserve"> = $empresa['Empresa'</w:t>
      </w:r>
      <w:proofErr w:type="gramStart"/>
      <w:r w:rsidRPr="002701A4">
        <w:t>] ??</w:t>
      </w:r>
      <w:proofErr w:type="gramEnd"/>
      <w:r w:rsidRPr="002701A4">
        <w:t xml:space="preserve"> 'Sin empresa';</w:t>
      </w:r>
    </w:p>
    <w:p w14:paraId="322C372C" w14:textId="5DFE55DE" w:rsidR="002701A4" w:rsidRPr="002701A4" w:rsidRDefault="002701A4" w:rsidP="002701A4"/>
    <w:p w14:paraId="654D59CA" w14:textId="0BEBABFD" w:rsidR="002701A4" w:rsidRPr="002701A4" w:rsidRDefault="002701A4" w:rsidP="002701A4">
      <w:r w:rsidRPr="002701A4">
        <w:t>    // Conectar al servidor remoto UNA SOLA VEZ</w:t>
      </w:r>
    </w:p>
    <w:p w14:paraId="637A8D2C" w14:textId="60080ED3" w:rsidR="002701A4" w:rsidRPr="002701A4" w:rsidRDefault="002701A4" w:rsidP="002701A4">
      <w:pPr>
        <w:rPr>
          <w:lang w:val="en-US"/>
        </w:rPr>
      </w:pPr>
      <w:r w:rsidRPr="002701A4">
        <w:t xml:space="preserve">    </w:t>
      </w:r>
      <w:r w:rsidRPr="002701A4">
        <w:rPr>
          <w:lang w:val="en-US"/>
        </w:rPr>
        <w:t>try {</w:t>
      </w:r>
    </w:p>
    <w:p w14:paraId="6F86B550" w14:textId="4A5DF20B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$this-&gt;</w:t>
      </w:r>
      <w:proofErr w:type="spellStart"/>
      <w:r w:rsidRPr="002701A4">
        <w:rPr>
          <w:lang w:val="en-US"/>
        </w:rPr>
        <w:t>pdfRemoto</w:t>
      </w:r>
      <w:proofErr w:type="spellEnd"/>
      <w:r w:rsidRPr="002701A4">
        <w:rPr>
          <w:lang w:val="en-US"/>
        </w:rPr>
        <w:t>-&gt;</w:t>
      </w:r>
      <w:proofErr w:type="spellStart"/>
      <w:proofErr w:type="gramStart"/>
      <w:r w:rsidRPr="002701A4">
        <w:rPr>
          <w:lang w:val="en-US"/>
        </w:rPr>
        <w:t>conectar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);</w:t>
      </w:r>
    </w:p>
    <w:p w14:paraId="1DE6A039" w14:textId="25790348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} catch (\Exception $e) {</w:t>
      </w:r>
    </w:p>
    <w:p w14:paraId="339D5C63" w14:textId="663148E9" w:rsidR="002701A4" w:rsidRPr="002701A4" w:rsidRDefault="002701A4" w:rsidP="002701A4">
      <w:r w:rsidRPr="002701A4">
        <w:rPr>
          <w:lang w:val="en-US"/>
        </w:rPr>
        <w:t xml:space="preserve">        </w:t>
      </w:r>
      <w:proofErr w:type="spellStart"/>
      <w:r w:rsidRPr="002701A4">
        <w:t>log_</w:t>
      </w:r>
      <w:proofErr w:type="gramStart"/>
      <w:r w:rsidRPr="002701A4">
        <w:t>message</w:t>
      </w:r>
      <w:proofErr w:type="spellEnd"/>
      <w:r w:rsidRPr="002701A4">
        <w:t>(</w:t>
      </w:r>
      <w:proofErr w:type="gramEnd"/>
      <w:r w:rsidRPr="002701A4">
        <w:t xml:space="preserve">'error', "Error de conexión remota: </w:t>
      </w:r>
      <w:proofErr w:type="gramStart"/>
      <w:r w:rsidRPr="002701A4">
        <w:t>" .</w:t>
      </w:r>
      <w:proofErr w:type="gramEnd"/>
      <w:r w:rsidRPr="002701A4">
        <w:t xml:space="preserve"> $e-&gt;</w:t>
      </w:r>
      <w:proofErr w:type="spellStart"/>
      <w:proofErr w:type="gramStart"/>
      <w:r w:rsidRPr="002701A4">
        <w:t>getMessage</w:t>
      </w:r>
      <w:proofErr w:type="spellEnd"/>
      <w:r w:rsidRPr="002701A4">
        <w:t>(</w:t>
      </w:r>
      <w:proofErr w:type="gramEnd"/>
      <w:r w:rsidRPr="002701A4">
        <w:t>));</w:t>
      </w:r>
    </w:p>
    <w:p w14:paraId="36EE05DA" w14:textId="311E993F" w:rsidR="002701A4" w:rsidRPr="002701A4" w:rsidRDefault="002701A4" w:rsidP="002701A4">
      <w:r w:rsidRPr="002701A4">
        <w:lastRenderedPageBreak/>
        <w:t xml:space="preserve">        </w:t>
      </w:r>
      <w:proofErr w:type="spellStart"/>
      <w:r w:rsidRPr="002701A4">
        <w:t>return</w:t>
      </w:r>
      <w:proofErr w:type="spellEnd"/>
      <w:r w:rsidRPr="002701A4">
        <w:t xml:space="preserve"> </w:t>
      </w:r>
      <w:proofErr w:type="spellStart"/>
      <w:r w:rsidRPr="002701A4">
        <w:t>redirect</w:t>
      </w:r>
      <w:proofErr w:type="spellEnd"/>
      <w:r w:rsidRPr="002701A4">
        <w:t>()-&gt;</w:t>
      </w:r>
      <w:proofErr w:type="gramStart"/>
      <w:r w:rsidRPr="002701A4">
        <w:t>back(</w:t>
      </w:r>
      <w:proofErr w:type="gramEnd"/>
      <w:r w:rsidRPr="002701A4">
        <w:t>)-&gt;</w:t>
      </w:r>
      <w:proofErr w:type="spellStart"/>
      <w:proofErr w:type="gramStart"/>
      <w:r w:rsidRPr="002701A4">
        <w:t>with</w:t>
      </w:r>
      <w:proofErr w:type="spellEnd"/>
      <w:r w:rsidRPr="002701A4">
        <w:t>(</w:t>
      </w:r>
      <w:proofErr w:type="gramEnd"/>
      <w:r w:rsidRPr="002701A4">
        <w:t xml:space="preserve">'error', 'No se pudo conectar al servidor de certificados: </w:t>
      </w:r>
      <w:proofErr w:type="gramStart"/>
      <w:r w:rsidRPr="002701A4">
        <w:t>' .</w:t>
      </w:r>
      <w:proofErr w:type="gramEnd"/>
      <w:r w:rsidRPr="002701A4">
        <w:t xml:space="preserve"> $e-&gt;</w:t>
      </w:r>
      <w:proofErr w:type="spellStart"/>
      <w:proofErr w:type="gramStart"/>
      <w:r w:rsidRPr="002701A4">
        <w:t>getMessage</w:t>
      </w:r>
      <w:proofErr w:type="spellEnd"/>
      <w:r w:rsidRPr="002701A4">
        <w:t>(</w:t>
      </w:r>
      <w:proofErr w:type="gramEnd"/>
      <w:r w:rsidRPr="002701A4">
        <w:t>));</w:t>
      </w:r>
    </w:p>
    <w:p w14:paraId="64634566" w14:textId="72403CCD" w:rsidR="002701A4" w:rsidRPr="002701A4" w:rsidRDefault="002701A4" w:rsidP="002701A4">
      <w:r w:rsidRPr="002701A4">
        <w:t>    }</w:t>
      </w:r>
    </w:p>
    <w:p w14:paraId="4F6A45A7" w14:textId="1095077B" w:rsidR="002701A4" w:rsidRPr="002701A4" w:rsidRDefault="002701A4" w:rsidP="002701A4"/>
    <w:p w14:paraId="3AFEEB37" w14:textId="53C76603" w:rsidR="002701A4" w:rsidRPr="002701A4" w:rsidRDefault="002701A4" w:rsidP="002701A4">
      <w:r w:rsidRPr="002701A4">
        <w:t>    // Crear ZIP</w:t>
      </w:r>
    </w:p>
    <w:p w14:paraId="609264C3" w14:textId="7DDC23CB" w:rsidR="002701A4" w:rsidRPr="002701A4" w:rsidRDefault="002701A4" w:rsidP="002701A4">
      <w:r w:rsidRPr="002701A4">
        <w:t>    $zip = new \</w:t>
      </w:r>
      <w:proofErr w:type="spellStart"/>
      <w:proofErr w:type="gramStart"/>
      <w:r w:rsidRPr="002701A4">
        <w:t>ZipArchive</w:t>
      </w:r>
      <w:proofErr w:type="spellEnd"/>
      <w:r w:rsidRPr="002701A4">
        <w:t>(</w:t>
      </w:r>
      <w:proofErr w:type="gramEnd"/>
      <w:r w:rsidRPr="002701A4">
        <w:t>);</w:t>
      </w:r>
    </w:p>
    <w:p w14:paraId="6B306720" w14:textId="4867FFFB" w:rsidR="002701A4" w:rsidRPr="002701A4" w:rsidRDefault="002701A4" w:rsidP="002701A4">
      <w:r w:rsidRPr="002701A4">
        <w:t>    $</w:t>
      </w:r>
      <w:proofErr w:type="spellStart"/>
      <w:r w:rsidRPr="002701A4">
        <w:t>nombreZip</w:t>
      </w:r>
      <w:proofErr w:type="spellEnd"/>
      <w:r w:rsidRPr="002701A4">
        <w:t xml:space="preserve"> = 'certificados_</w:t>
      </w:r>
      <w:proofErr w:type="gramStart"/>
      <w:r w:rsidRPr="002701A4">
        <w:t>' .</w:t>
      </w:r>
      <w:proofErr w:type="gramEnd"/>
      <w:r w:rsidRPr="002701A4">
        <w:t xml:space="preserve"> date('</w:t>
      </w:r>
      <w:proofErr w:type="spellStart"/>
      <w:r w:rsidRPr="002701A4">
        <w:t>Ymd_His</w:t>
      </w:r>
      <w:proofErr w:type="spellEnd"/>
      <w:r w:rsidRPr="002701A4">
        <w:t>'</w:t>
      </w:r>
      <w:proofErr w:type="gramStart"/>
      <w:r w:rsidRPr="002701A4">
        <w:t>) .</w:t>
      </w:r>
      <w:proofErr w:type="gramEnd"/>
      <w:r w:rsidRPr="002701A4">
        <w:t xml:space="preserve"> '.zip';</w:t>
      </w:r>
    </w:p>
    <w:p w14:paraId="3AF1321C" w14:textId="5BCD21E7" w:rsidR="002701A4" w:rsidRPr="002701A4" w:rsidRDefault="002701A4" w:rsidP="002701A4">
      <w:pPr>
        <w:rPr>
          <w:lang w:val="en-US"/>
        </w:rPr>
      </w:pPr>
      <w:r w:rsidRPr="002701A4">
        <w:t xml:space="preserve">    </w:t>
      </w:r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 xml:space="preserve"> = </w:t>
      </w:r>
      <w:proofErr w:type="gramStart"/>
      <w:r w:rsidRPr="002701A4">
        <w:rPr>
          <w:lang w:val="en-US"/>
        </w:rPr>
        <w:t>WRITEPATH .</w:t>
      </w:r>
      <w:proofErr w:type="gramEnd"/>
      <w:r w:rsidRPr="002701A4">
        <w:rPr>
          <w:lang w:val="en-US"/>
        </w:rPr>
        <w:t xml:space="preserve"> $</w:t>
      </w:r>
      <w:proofErr w:type="spellStart"/>
      <w:r w:rsidRPr="002701A4">
        <w:rPr>
          <w:lang w:val="en-US"/>
        </w:rPr>
        <w:t>nombreZip</w:t>
      </w:r>
      <w:proofErr w:type="spellEnd"/>
      <w:r w:rsidRPr="002701A4">
        <w:rPr>
          <w:lang w:val="en-US"/>
        </w:rPr>
        <w:t>;</w:t>
      </w:r>
    </w:p>
    <w:p w14:paraId="521C1CD6" w14:textId="3B27F8E0" w:rsidR="002701A4" w:rsidRPr="002701A4" w:rsidRDefault="002701A4" w:rsidP="002701A4">
      <w:pPr>
        <w:rPr>
          <w:lang w:val="en-US"/>
        </w:rPr>
      </w:pPr>
    </w:p>
    <w:p w14:paraId="1B8B0E38" w14:textId="5ED307C9" w:rsidR="002701A4" w:rsidRPr="002701A4" w:rsidRDefault="002701A4" w:rsidP="002701A4">
      <w:r w:rsidRPr="002701A4">
        <w:rPr>
          <w:lang w:val="en-US"/>
        </w:rPr>
        <w:t>    if ($zip-&gt;</w:t>
      </w:r>
      <w:proofErr w:type="gramStart"/>
      <w:r w:rsidRPr="002701A4">
        <w:rPr>
          <w:lang w:val="en-US"/>
        </w:rPr>
        <w:t>open(</w:t>
      </w:r>
      <w:proofErr w:type="gramEnd"/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, \</w:t>
      </w:r>
      <w:proofErr w:type="spellStart"/>
      <w:proofErr w:type="gramStart"/>
      <w:r w:rsidRPr="002701A4">
        <w:rPr>
          <w:lang w:val="en-US"/>
        </w:rPr>
        <w:t>ZipArchive</w:t>
      </w:r>
      <w:proofErr w:type="spellEnd"/>
      <w:r w:rsidRPr="002701A4">
        <w:rPr>
          <w:lang w:val="en-US"/>
        </w:rPr>
        <w:t>::</w:t>
      </w:r>
      <w:proofErr w:type="gramEnd"/>
      <w:r w:rsidRPr="002701A4">
        <w:rPr>
          <w:lang w:val="en-US"/>
        </w:rPr>
        <w:t>CREATE</w:t>
      </w:r>
      <w:proofErr w:type="gramStart"/>
      <w:r w:rsidRPr="002701A4">
        <w:rPr>
          <w:lang w:val="en-US"/>
        </w:rPr>
        <w:t>) !</w:t>
      </w:r>
      <w:proofErr w:type="gramEnd"/>
      <w:r w:rsidRPr="002701A4">
        <w:rPr>
          <w:lang w:val="en-US"/>
        </w:rPr>
        <w:t xml:space="preserve">== </w:t>
      </w:r>
      <w:r w:rsidRPr="002701A4">
        <w:t>TRUE) {</w:t>
      </w:r>
    </w:p>
    <w:p w14:paraId="40AD30F7" w14:textId="308EA0F6" w:rsidR="002701A4" w:rsidRPr="002701A4" w:rsidRDefault="002701A4" w:rsidP="002701A4">
      <w:r w:rsidRPr="002701A4">
        <w:t xml:space="preserve">        </w:t>
      </w:r>
      <w:proofErr w:type="spellStart"/>
      <w:r w:rsidRPr="002701A4">
        <w:t>return</w:t>
      </w:r>
      <w:proofErr w:type="spellEnd"/>
      <w:r w:rsidRPr="002701A4">
        <w:t xml:space="preserve"> </w:t>
      </w:r>
      <w:proofErr w:type="spellStart"/>
      <w:r w:rsidRPr="002701A4">
        <w:t>redirect</w:t>
      </w:r>
      <w:proofErr w:type="spellEnd"/>
      <w:r w:rsidRPr="002701A4">
        <w:t>()-&gt;</w:t>
      </w:r>
      <w:proofErr w:type="gramStart"/>
      <w:r w:rsidRPr="002701A4">
        <w:t>back(</w:t>
      </w:r>
      <w:proofErr w:type="gramEnd"/>
      <w:r w:rsidRPr="002701A4">
        <w:t>)-&gt;</w:t>
      </w:r>
      <w:proofErr w:type="spellStart"/>
      <w:proofErr w:type="gramStart"/>
      <w:r w:rsidRPr="002701A4">
        <w:t>with</w:t>
      </w:r>
      <w:proofErr w:type="spellEnd"/>
      <w:r w:rsidRPr="002701A4">
        <w:t>(</w:t>
      </w:r>
      <w:proofErr w:type="gramEnd"/>
      <w:r w:rsidRPr="002701A4">
        <w:t>'error', 'No se pudo crear el archivo ZIP');</w:t>
      </w:r>
    </w:p>
    <w:p w14:paraId="4F3C5D87" w14:textId="4FAE4EF7" w:rsidR="002701A4" w:rsidRPr="002701A4" w:rsidRDefault="002701A4" w:rsidP="002701A4">
      <w:r w:rsidRPr="002701A4">
        <w:t>    }</w:t>
      </w:r>
    </w:p>
    <w:p w14:paraId="59DCF02A" w14:textId="05690C0C" w:rsidR="002701A4" w:rsidRPr="002701A4" w:rsidRDefault="002701A4" w:rsidP="002701A4"/>
    <w:p w14:paraId="0BF65939" w14:textId="2B95128A" w:rsidR="002701A4" w:rsidRPr="002701A4" w:rsidRDefault="002701A4" w:rsidP="002701A4">
      <w:r w:rsidRPr="002701A4">
        <w:t>    $</w:t>
      </w:r>
      <w:proofErr w:type="spellStart"/>
      <w:r w:rsidRPr="002701A4">
        <w:t>archivosAgregados</w:t>
      </w:r>
      <w:proofErr w:type="spellEnd"/>
      <w:r w:rsidRPr="002701A4">
        <w:t xml:space="preserve"> = 0;</w:t>
      </w:r>
    </w:p>
    <w:p w14:paraId="04C98AA5" w14:textId="14552B63" w:rsidR="002701A4" w:rsidRPr="002701A4" w:rsidRDefault="002701A4" w:rsidP="002701A4">
      <w:r w:rsidRPr="002701A4">
        <w:t>    $</w:t>
      </w:r>
      <w:proofErr w:type="spellStart"/>
      <w:r w:rsidRPr="002701A4">
        <w:t>archivosFallidos</w:t>
      </w:r>
      <w:proofErr w:type="spellEnd"/>
      <w:r w:rsidRPr="002701A4">
        <w:t xml:space="preserve"> = [];</w:t>
      </w:r>
    </w:p>
    <w:p w14:paraId="42D8927D" w14:textId="105DF741" w:rsidR="002701A4" w:rsidRPr="002701A4" w:rsidRDefault="002701A4" w:rsidP="002701A4">
      <w:r w:rsidRPr="002701A4">
        <w:t xml:space="preserve">    </w:t>
      </w:r>
    </w:p>
    <w:p w14:paraId="0978A83F" w14:textId="1B2314BB" w:rsidR="002701A4" w:rsidRPr="002701A4" w:rsidRDefault="002701A4" w:rsidP="002701A4">
      <w:r w:rsidRPr="002701A4">
        <w:t xml:space="preserve">    </w:t>
      </w:r>
      <w:proofErr w:type="spellStart"/>
      <w:r w:rsidRPr="002701A4">
        <w:t>foreach</w:t>
      </w:r>
      <w:proofErr w:type="spellEnd"/>
      <w:r w:rsidRPr="002701A4">
        <w:t xml:space="preserve"> ($</w:t>
      </w:r>
      <w:proofErr w:type="spellStart"/>
      <w:r w:rsidRPr="002701A4">
        <w:t>docs</w:t>
      </w:r>
      <w:proofErr w:type="spellEnd"/>
      <w:r w:rsidRPr="002701A4">
        <w:t xml:space="preserve"> as $</w:t>
      </w:r>
      <w:proofErr w:type="spellStart"/>
      <w:r w:rsidRPr="002701A4">
        <w:t>doc</w:t>
      </w:r>
      <w:proofErr w:type="spellEnd"/>
      <w:r w:rsidRPr="002701A4">
        <w:t>) {</w:t>
      </w:r>
    </w:p>
    <w:p w14:paraId="74DB1C66" w14:textId="078C4DDC" w:rsidR="002701A4" w:rsidRPr="002701A4" w:rsidRDefault="002701A4" w:rsidP="002701A4">
      <w:r w:rsidRPr="002701A4">
        <w:t>        // El nombre del PDF es Documento.pdf (</w:t>
      </w:r>
      <w:proofErr w:type="spellStart"/>
      <w:r w:rsidRPr="002701A4">
        <w:t>ej</w:t>
      </w:r>
      <w:proofErr w:type="spellEnd"/>
      <w:r w:rsidRPr="002701A4">
        <w:t>: 320000.pdf)</w:t>
      </w:r>
    </w:p>
    <w:p w14:paraId="14DD7902" w14:textId="3B34B800" w:rsidR="002701A4" w:rsidRPr="002701A4" w:rsidRDefault="002701A4" w:rsidP="002701A4">
      <w:pPr>
        <w:rPr>
          <w:lang w:val="en-US"/>
        </w:rPr>
      </w:pPr>
      <w:r w:rsidRPr="002701A4">
        <w:t xml:space="preserve">        </w:t>
      </w:r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nombrePDF</w:t>
      </w:r>
      <w:proofErr w:type="spellEnd"/>
      <w:r w:rsidRPr="002701A4">
        <w:rPr>
          <w:lang w:val="en-US"/>
        </w:rPr>
        <w:t xml:space="preserve"> = $</w:t>
      </w:r>
      <w:proofErr w:type="gramStart"/>
      <w:r w:rsidRPr="002701A4">
        <w:rPr>
          <w:lang w:val="en-US"/>
        </w:rPr>
        <w:t>doc .</w:t>
      </w:r>
      <w:proofErr w:type="gramEnd"/>
      <w:r w:rsidRPr="002701A4">
        <w:rPr>
          <w:lang w:val="en-US"/>
        </w:rPr>
        <w:t xml:space="preserve"> '.pdf';</w:t>
      </w:r>
    </w:p>
    <w:p w14:paraId="0F77F043" w14:textId="0C1E24A3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</w:t>
      </w:r>
    </w:p>
    <w:p w14:paraId="0748E61A" w14:textId="0406E6E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try {</w:t>
      </w:r>
    </w:p>
    <w:p w14:paraId="12B029EC" w14:textId="5CB1BBB5" w:rsidR="002701A4" w:rsidRPr="002701A4" w:rsidRDefault="002701A4" w:rsidP="002701A4">
      <w:r w:rsidRPr="002701A4">
        <w:rPr>
          <w:lang w:val="en-US"/>
        </w:rPr>
        <w:t xml:space="preserve">            </w:t>
      </w:r>
      <w:r w:rsidRPr="002701A4">
        <w:t>// Intentar primero con búsqueda optimizada (más rápida)</w:t>
      </w:r>
    </w:p>
    <w:p w14:paraId="0B44F83D" w14:textId="14D452EA" w:rsidR="002701A4" w:rsidRPr="002701A4" w:rsidRDefault="002701A4" w:rsidP="002701A4">
      <w:r w:rsidRPr="002701A4">
        <w:t>            $</w:t>
      </w:r>
      <w:proofErr w:type="spellStart"/>
      <w:r w:rsidRPr="002701A4">
        <w:t>ruta_pdf</w:t>
      </w:r>
      <w:proofErr w:type="spellEnd"/>
      <w:r w:rsidRPr="002701A4">
        <w:t xml:space="preserve"> = $</w:t>
      </w:r>
      <w:proofErr w:type="spellStart"/>
      <w:r w:rsidRPr="002701A4">
        <w:t>this</w:t>
      </w:r>
      <w:proofErr w:type="spellEnd"/>
      <w:r w:rsidRPr="002701A4">
        <w:t>-&gt;</w:t>
      </w:r>
      <w:proofErr w:type="spellStart"/>
      <w:r w:rsidRPr="002701A4">
        <w:t>pdfRemoto</w:t>
      </w:r>
      <w:proofErr w:type="spellEnd"/>
      <w:r w:rsidRPr="002701A4">
        <w:t>-&gt;</w:t>
      </w:r>
      <w:proofErr w:type="spellStart"/>
      <w:r w:rsidRPr="002701A4">
        <w:t>buscar_pdf_optimizado</w:t>
      </w:r>
      <w:proofErr w:type="spellEnd"/>
      <w:r w:rsidRPr="002701A4">
        <w:t>($</w:t>
      </w:r>
      <w:proofErr w:type="spellStart"/>
      <w:r w:rsidRPr="002701A4">
        <w:t>nombrePDF</w:t>
      </w:r>
      <w:proofErr w:type="spellEnd"/>
      <w:r w:rsidRPr="002701A4">
        <w:t>);</w:t>
      </w:r>
    </w:p>
    <w:p w14:paraId="6FF3E3CB" w14:textId="7415135B" w:rsidR="002701A4" w:rsidRPr="002701A4" w:rsidRDefault="002701A4" w:rsidP="002701A4">
      <w:r w:rsidRPr="002701A4">
        <w:t xml:space="preserve">            </w:t>
      </w:r>
    </w:p>
    <w:p w14:paraId="7A76E651" w14:textId="42ECFE06" w:rsidR="002701A4" w:rsidRPr="002701A4" w:rsidRDefault="002701A4" w:rsidP="002701A4">
      <w:r w:rsidRPr="002701A4">
        <w:t>            // Si no funciona, usar búsqueda normal</w:t>
      </w:r>
    </w:p>
    <w:p w14:paraId="3E6EB021" w14:textId="1F06DC57" w:rsidR="002701A4" w:rsidRPr="002701A4" w:rsidRDefault="002701A4" w:rsidP="002701A4">
      <w:r w:rsidRPr="002701A4">
        <w:t xml:space="preserve">            </w:t>
      </w:r>
      <w:proofErr w:type="spellStart"/>
      <w:r w:rsidRPr="002701A4">
        <w:t>if</w:t>
      </w:r>
      <w:proofErr w:type="spellEnd"/>
      <w:r w:rsidRPr="002701A4">
        <w:t xml:space="preserve"> </w:t>
      </w:r>
      <w:proofErr w:type="gramStart"/>
      <w:r w:rsidRPr="002701A4">
        <w:t>(!$</w:t>
      </w:r>
      <w:proofErr w:type="spellStart"/>
      <w:proofErr w:type="gramEnd"/>
      <w:r w:rsidRPr="002701A4">
        <w:t>ruta_pdf</w:t>
      </w:r>
      <w:proofErr w:type="spellEnd"/>
      <w:r w:rsidRPr="002701A4">
        <w:t>) {</w:t>
      </w:r>
    </w:p>
    <w:p w14:paraId="3767C1D3" w14:textId="4DB1738F" w:rsidR="002701A4" w:rsidRPr="002701A4" w:rsidRDefault="002701A4" w:rsidP="002701A4">
      <w:r w:rsidRPr="002701A4">
        <w:lastRenderedPageBreak/>
        <w:t>                $</w:t>
      </w:r>
      <w:proofErr w:type="spellStart"/>
      <w:r w:rsidRPr="002701A4">
        <w:t>ruta_pdf</w:t>
      </w:r>
      <w:proofErr w:type="spellEnd"/>
      <w:r w:rsidRPr="002701A4">
        <w:t xml:space="preserve"> = $</w:t>
      </w:r>
      <w:proofErr w:type="spellStart"/>
      <w:r w:rsidRPr="002701A4">
        <w:t>this</w:t>
      </w:r>
      <w:proofErr w:type="spellEnd"/>
      <w:r w:rsidRPr="002701A4">
        <w:t>-&gt;</w:t>
      </w:r>
      <w:proofErr w:type="spellStart"/>
      <w:r w:rsidRPr="002701A4">
        <w:t>pdfRemoto</w:t>
      </w:r>
      <w:proofErr w:type="spellEnd"/>
      <w:r w:rsidRPr="002701A4">
        <w:t>-&gt;</w:t>
      </w:r>
      <w:proofErr w:type="spellStart"/>
      <w:r w:rsidRPr="002701A4">
        <w:t>buscar_pdf</w:t>
      </w:r>
      <w:proofErr w:type="spellEnd"/>
      <w:r w:rsidRPr="002701A4">
        <w:t>($</w:t>
      </w:r>
      <w:proofErr w:type="spellStart"/>
      <w:r w:rsidRPr="002701A4">
        <w:t>nombrePDF</w:t>
      </w:r>
      <w:proofErr w:type="spellEnd"/>
      <w:r w:rsidRPr="002701A4">
        <w:t>);</w:t>
      </w:r>
    </w:p>
    <w:p w14:paraId="22837B58" w14:textId="12C62A45" w:rsidR="002701A4" w:rsidRPr="002701A4" w:rsidRDefault="002701A4" w:rsidP="002701A4">
      <w:r w:rsidRPr="002701A4">
        <w:t>            }</w:t>
      </w:r>
    </w:p>
    <w:p w14:paraId="291FA195" w14:textId="49E113F9" w:rsidR="002701A4" w:rsidRPr="002701A4" w:rsidRDefault="002701A4" w:rsidP="002701A4">
      <w:r w:rsidRPr="002701A4">
        <w:t xml:space="preserve">            </w:t>
      </w:r>
    </w:p>
    <w:p w14:paraId="3D8696F6" w14:textId="2DE937E0" w:rsidR="002701A4" w:rsidRPr="002701A4" w:rsidRDefault="002701A4" w:rsidP="002701A4">
      <w:r w:rsidRPr="002701A4">
        <w:t xml:space="preserve">            </w:t>
      </w:r>
      <w:proofErr w:type="spellStart"/>
      <w:r w:rsidRPr="002701A4">
        <w:t>if</w:t>
      </w:r>
      <w:proofErr w:type="spellEnd"/>
      <w:r w:rsidRPr="002701A4">
        <w:t xml:space="preserve"> ($ruta_pdf) {</w:t>
      </w:r>
    </w:p>
    <w:p w14:paraId="6F5A404B" w14:textId="78F0A2DC" w:rsidR="002701A4" w:rsidRPr="002701A4" w:rsidRDefault="002701A4" w:rsidP="002701A4">
      <w:r w:rsidRPr="002701A4">
        <w:t>                // Descargar el contenido del PDF</w:t>
      </w:r>
    </w:p>
    <w:p w14:paraId="746170C8" w14:textId="06B3A7AF" w:rsidR="002701A4" w:rsidRPr="002701A4" w:rsidRDefault="002701A4" w:rsidP="002701A4">
      <w:r w:rsidRPr="002701A4">
        <w:t>                $contenido = $</w:t>
      </w:r>
      <w:proofErr w:type="spellStart"/>
      <w:r w:rsidRPr="002701A4">
        <w:t>this</w:t>
      </w:r>
      <w:proofErr w:type="spellEnd"/>
      <w:r w:rsidRPr="002701A4">
        <w:t>-&gt;</w:t>
      </w:r>
      <w:proofErr w:type="spellStart"/>
      <w:r w:rsidRPr="002701A4">
        <w:t>pdfRemoto</w:t>
      </w:r>
      <w:proofErr w:type="spellEnd"/>
      <w:r w:rsidRPr="002701A4">
        <w:t>-&gt;</w:t>
      </w:r>
      <w:proofErr w:type="spellStart"/>
      <w:r w:rsidRPr="002701A4">
        <w:t>descargar_pdf</w:t>
      </w:r>
      <w:proofErr w:type="spellEnd"/>
      <w:r w:rsidRPr="002701A4">
        <w:t>($</w:t>
      </w:r>
      <w:proofErr w:type="spellStart"/>
      <w:r w:rsidRPr="002701A4">
        <w:t>ruta_pdf</w:t>
      </w:r>
      <w:proofErr w:type="spellEnd"/>
      <w:r w:rsidRPr="002701A4">
        <w:t>);</w:t>
      </w:r>
    </w:p>
    <w:p w14:paraId="5930AC74" w14:textId="7EF613EF" w:rsidR="002701A4" w:rsidRPr="002701A4" w:rsidRDefault="002701A4" w:rsidP="002701A4">
      <w:r w:rsidRPr="002701A4">
        <w:t xml:space="preserve">                </w:t>
      </w:r>
    </w:p>
    <w:p w14:paraId="3B54CB76" w14:textId="2F510044" w:rsidR="002701A4" w:rsidRPr="002701A4" w:rsidRDefault="002701A4" w:rsidP="002701A4">
      <w:r w:rsidRPr="002701A4">
        <w:t xml:space="preserve">                </w:t>
      </w:r>
      <w:proofErr w:type="spellStart"/>
      <w:r w:rsidRPr="002701A4">
        <w:t>if</w:t>
      </w:r>
      <w:proofErr w:type="spellEnd"/>
      <w:r w:rsidRPr="002701A4">
        <w:t xml:space="preserve"> ($</w:t>
      </w:r>
      <w:proofErr w:type="gramStart"/>
      <w:r w:rsidRPr="002701A4">
        <w:t>contenido !</w:t>
      </w:r>
      <w:proofErr w:type="gramEnd"/>
      <w:r w:rsidRPr="002701A4">
        <w:t>== false &amp;</w:t>
      </w:r>
      <w:proofErr w:type="gramStart"/>
      <w:r w:rsidRPr="002701A4">
        <w:t>&amp; !</w:t>
      </w:r>
      <w:proofErr w:type="spellStart"/>
      <w:r w:rsidRPr="002701A4">
        <w:t>empty</w:t>
      </w:r>
      <w:proofErr w:type="spellEnd"/>
      <w:proofErr w:type="gramEnd"/>
      <w:r w:rsidRPr="002701A4">
        <w:t>($contenido)) {</w:t>
      </w:r>
    </w:p>
    <w:p w14:paraId="3F0E483B" w14:textId="567D20B3" w:rsidR="002701A4" w:rsidRPr="002701A4" w:rsidRDefault="002701A4" w:rsidP="002701A4">
      <w:r w:rsidRPr="002701A4">
        <w:t>                    // Agregar directamente al ZIP (sin archivos temporales)</w:t>
      </w:r>
    </w:p>
    <w:p w14:paraId="21F5DB86" w14:textId="4A12FED4" w:rsidR="002701A4" w:rsidRPr="002701A4" w:rsidRDefault="002701A4" w:rsidP="002701A4">
      <w:r w:rsidRPr="002701A4">
        <w:t>                    $zip-&gt;</w:t>
      </w:r>
      <w:proofErr w:type="spellStart"/>
      <w:proofErr w:type="gramStart"/>
      <w:r w:rsidRPr="002701A4">
        <w:t>addFromString</w:t>
      </w:r>
      <w:proofErr w:type="spellEnd"/>
      <w:r w:rsidRPr="002701A4">
        <w:t>(</w:t>
      </w:r>
      <w:proofErr w:type="gramEnd"/>
      <w:r w:rsidRPr="002701A4">
        <w:t>$</w:t>
      </w:r>
      <w:proofErr w:type="spellStart"/>
      <w:r w:rsidRPr="002701A4">
        <w:t>nombrePDF</w:t>
      </w:r>
      <w:proofErr w:type="spellEnd"/>
      <w:r w:rsidRPr="002701A4">
        <w:t>, $contenido);</w:t>
      </w:r>
    </w:p>
    <w:p w14:paraId="6FF36038" w14:textId="715526CC" w:rsidR="002701A4" w:rsidRPr="002701A4" w:rsidRDefault="002701A4" w:rsidP="002701A4">
      <w:r w:rsidRPr="002701A4">
        <w:t>                    $</w:t>
      </w:r>
      <w:proofErr w:type="spellStart"/>
      <w:r w:rsidRPr="002701A4">
        <w:t>archivosAgregados</w:t>
      </w:r>
      <w:proofErr w:type="spellEnd"/>
      <w:r w:rsidRPr="002701A4">
        <w:t>++;</w:t>
      </w:r>
    </w:p>
    <w:p w14:paraId="66BF3B8D" w14:textId="5B3B80A6" w:rsidR="002701A4" w:rsidRPr="002701A4" w:rsidRDefault="002701A4" w:rsidP="002701A4">
      <w:r w:rsidRPr="002701A4">
        <w:t xml:space="preserve">                    </w:t>
      </w:r>
    </w:p>
    <w:p w14:paraId="515C9020" w14:textId="6340A4F8" w:rsidR="002701A4" w:rsidRPr="002701A4" w:rsidRDefault="002701A4" w:rsidP="002701A4">
      <w:r w:rsidRPr="002701A4">
        <w:t>                    // Registrar en logs</w:t>
      </w:r>
    </w:p>
    <w:p w14:paraId="6711F7C9" w14:textId="7678AC9B" w:rsidR="002701A4" w:rsidRPr="002701A4" w:rsidRDefault="002701A4" w:rsidP="002701A4">
      <w:pPr>
        <w:rPr>
          <w:lang w:val="en-US"/>
        </w:rPr>
      </w:pPr>
      <w:r w:rsidRPr="002701A4">
        <w:t xml:space="preserve">                    </w:t>
      </w:r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logModel</w:t>
      </w:r>
      <w:proofErr w:type="spellEnd"/>
      <w:r w:rsidRPr="002701A4">
        <w:rPr>
          <w:lang w:val="en-US"/>
        </w:rPr>
        <w:t>-&gt;</w:t>
      </w:r>
      <w:proofErr w:type="gramStart"/>
      <w:r w:rsidRPr="002701A4">
        <w:rPr>
          <w:lang w:val="en-US"/>
        </w:rPr>
        <w:t>insert(</w:t>
      </w:r>
      <w:proofErr w:type="gramEnd"/>
      <w:r w:rsidRPr="002701A4">
        <w:rPr>
          <w:lang w:val="en-US"/>
        </w:rPr>
        <w:t>[</w:t>
      </w:r>
    </w:p>
    <w:p w14:paraId="375BC3E5" w14:textId="559AEC3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'</w:t>
      </w:r>
      <w:proofErr w:type="spellStart"/>
      <w:proofErr w:type="gramStart"/>
      <w:r w:rsidRPr="002701A4">
        <w:rPr>
          <w:lang w:val="en-US"/>
        </w:rPr>
        <w:t>id</w:t>
      </w:r>
      <w:proofErr w:type="gramEnd"/>
      <w:r w:rsidRPr="002701A4">
        <w:rPr>
          <w:lang w:val="en-US"/>
        </w:rPr>
        <w:t>_usuario</w:t>
      </w:r>
      <w:proofErr w:type="spellEnd"/>
      <w:r w:rsidRPr="002701A4">
        <w:rPr>
          <w:lang w:val="en-US"/>
        </w:rPr>
        <w:t>'     =&gt; $this-&gt;session-&gt;get('</w:t>
      </w:r>
      <w:proofErr w:type="spellStart"/>
      <w:r w:rsidRPr="002701A4">
        <w:rPr>
          <w:lang w:val="en-US"/>
        </w:rPr>
        <w:t>id_usuario</w:t>
      </w:r>
      <w:proofErr w:type="spellEnd"/>
      <w:r w:rsidRPr="002701A4">
        <w:rPr>
          <w:lang w:val="en-US"/>
        </w:rPr>
        <w:t>'),</w:t>
      </w:r>
    </w:p>
    <w:p w14:paraId="5676F4EB" w14:textId="474EA879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    '</w:t>
      </w:r>
      <w:proofErr w:type="spellStart"/>
      <w:proofErr w:type="gramStart"/>
      <w:r w:rsidRPr="002701A4">
        <w:rPr>
          <w:lang w:val="en-US"/>
        </w:rPr>
        <w:t>id</w:t>
      </w:r>
      <w:proofErr w:type="gramEnd"/>
      <w:r w:rsidRPr="002701A4">
        <w:rPr>
          <w:lang w:val="en-US"/>
        </w:rPr>
        <w:t>_empresa</w:t>
      </w:r>
      <w:proofErr w:type="spellEnd"/>
      <w:r w:rsidRPr="002701A4">
        <w:rPr>
          <w:lang w:val="en-US"/>
        </w:rPr>
        <w:t>'     =&gt; $this-&gt;session-&gt;get('</w:t>
      </w:r>
      <w:proofErr w:type="spellStart"/>
      <w:r w:rsidRPr="002701A4">
        <w:rPr>
          <w:lang w:val="en-US"/>
        </w:rPr>
        <w:t>id_empresa</w:t>
      </w:r>
      <w:proofErr w:type="spellEnd"/>
      <w:r w:rsidRPr="002701A4">
        <w:rPr>
          <w:lang w:val="en-US"/>
        </w:rPr>
        <w:t>'),</w:t>
      </w:r>
    </w:p>
    <w:p w14:paraId="2C9EB536" w14:textId="1A4A7163" w:rsidR="002701A4" w:rsidRPr="002701A4" w:rsidRDefault="002701A4" w:rsidP="002701A4">
      <w:r w:rsidRPr="002701A4">
        <w:rPr>
          <w:lang w:val="en-US"/>
        </w:rPr>
        <w:t xml:space="preserve">                        </w:t>
      </w:r>
      <w:r w:rsidRPr="002701A4">
        <w:t>'</w:t>
      </w:r>
      <w:proofErr w:type="spellStart"/>
      <w:r w:rsidRPr="002701A4">
        <w:t>nombre_usuario</w:t>
      </w:r>
      <w:proofErr w:type="spellEnd"/>
      <w:r w:rsidRPr="002701A4">
        <w:t>' =&gt; $</w:t>
      </w:r>
      <w:proofErr w:type="spellStart"/>
      <w:r w:rsidRPr="002701A4">
        <w:t>this</w:t>
      </w:r>
      <w:proofErr w:type="spellEnd"/>
      <w:r w:rsidRPr="002701A4">
        <w:t>-&gt;</w:t>
      </w:r>
      <w:proofErr w:type="spellStart"/>
      <w:r w:rsidRPr="002701A4">
        <w:t>session</w:t>
      </w:r>
      <w:proofErr w:type="spellEnd"/>
      <w:r w:rsidRPr="002701A4">
        <w:t>-&gt;</w:t>
      </w:r>
      <w:proofErr w:type="spellStart"/>
      <w:r w:rsidRPr="002701A4">
        <w:t>get</w:t>
      </w:r>
      <w:proofErr w:type="spellEnd"/>
      <w:r w:rsidRPr="002701A4">
        <w:t>('nombre'),</w:t>
      </w:r>
    </w:p>
    <w:p w14:paraId="5F9AAA4A" w14:textId="296FCC8A" w:rsidR="002701A4" w:rsidRPr="002701A4" w:rsidRDefault="002701A4" w:rsidP="002701A4">
      <w:r w:rsidRPr="002701A4">
        <w:t>                        '</w:t>
      </w:r>
      <w:proofErr w:type="spellStart"/>
      <w:r w:rsidRPr="002701A4">
        <w:t>nombre_empresa</w:t>
      </w:r>
      <w:proofErr w:type="spellEnd"/>
      <w:r w:rsidRPr="002701A4">
        <w:t>' =&gt; $</w:t>
      </w:r>
      <w:proofErr w:type="spellStart"/>
      <w:r w:rsidRPr="002701A4">
        <w:t>nombre_empresa</w:t>
      </w:r>
      <w:proofErr w:type="spellEnd"/>
      <w:r w:rsidRPr="002701A4">
        <w:t>,</w:t>
      </w:r>
    </w:p>
    <w:p w14:paraId="4B83B246" w14:textId="43C28AAF" w:rsidR="002701A4" w:rsidRPr="002701A4" w:rsidRDefault="002701A4" w:rsidP="002701A4">
      <w:r w:rsidRPr="002701A4">
        <w:t>                        'documento'      =&gt; $</w:t>
      </w:r>
      <w:proofErr w:type="spellStart"/>
      <w:r w:rsidRPr="002701A4">
        <w:t>doc</w:t>
      </w:r>
      <w:proofErr w:type="spellEnd"/>
      <w:r w:rsidRPr="002701A4">
        <w:t>,</w:t>
      </w:r>
    </w:p>
    <w:p w14:paraId="165AF5A8" w14:textId="5020F333" w:rsidR="002701A4" w:rsidRPr="002701A4" w:rsidRDefault="002701A4" w:rsidP="002701A4">
      <w:r w:rsidRPr="002701A4">
        <w:t>                        '</w:t>
      </w:r>
      <w:proofErr w:type="spellStart"/>
      <w:r w:rsidRPr="002701A4">
        <w:t>accion</w:t>
      </w:r>
      <w:proofErr w:type="spellEnd"/>
      <w:r w:rsidRPr="002701A4">
        <w:t>'         =&gt; '</w:t>
      </w:r>
      <w:proofErr w:type="spellStart"/>
      <w:r w:rsidRPr="002701A4">
        <w:t>descarga_multiple</w:t>
      </w:r>
      <w:proofErr w:type="spellEnd"/>
      <w:r w:rsidRPr="002701A4">
        <w:t>'</w:t>
      </w:r>
    </w:p>
    <w:p w14:paraId="3A8EF9C9" w14:textId="3F495579" w:rsidR="002701A4" w:rsidRPr="002701A4" w:rsidRDefault="002701A4" w:rsidP="002701A4">
      <w:r w:rsidRPr="002701A4">
        <w:t>                    ]);</w:t>
      </w:r>
    </w:p>
    <w:p w14:paraId="1A116000" w14:textId="2B383F4F" w:rsidR="002701A4" w:rsidRPr="002701A4" w:rsidRDefault="002701A4" w:rsidP="002701A4">
      <w:r w:rsidRPr="002701A4">
        <w:t xml:space="preserve">                } </w:t>
      </w:r>
      <w:proofErr w:type="spellStart"/>
      <w:r w:rsidRPr="002701A4">
        <w:t>else</w:t>
      </w:r>
      <w:proofErr w:type="spellEnd"/>
      <w:r w:rsidRPr="002701A4">
        <w:t xml:space="preserve"> {</w:t>
      </w:r>
    </w:p>
    <w:p w14:paraId="279C9A85" w14:textId="236D912F" w:rsidR="002701A4" w:rsidRPr="002701A4" w:rsidRDefault="002701A4" w:rsidP="002701A4">
      <w:r w:rsidRPr="002701A4">
        <w:t>                    $</w:t>
      </w:r>
      <w:proofErr w:type="spellStart"/>
      <w:proofErr w:type="gramStart"/>
      <w:r w:rsidRPr="002701A4">
        <w:t>archivosFallidos</w:t>
      </w:r>
      <w:proofErr w:type="spellEnd"/>
      <w:r w:rsidRPr="002701A4">
        <w:t>[</w:t>
      </w:r>
      <w:proofErr w:type="gramEnd"/>
      <w:r w:rsidRPr="002701A4">
        <w:t>] = $</w:t>
      </w:r>
      <w:proofErr w:type="spellStart"/>
      <w:r w:rsidRPr="002701A4">
        <w:t>nombrePDF</w:t>
      </w:r>
      <w:proofErr w:type="spellEnd"/>
      <w:r w:rsidRPr="002701A4">
        <w:t>;</w:t>
      </w:r>
    </w:p>
    <w:p w14:paraId="3DE0B4D6" w14:textId="437AAC95" w:rsidR="002701A4" w:rsidRPr="002701A4" w:rsidRDefault="002701A4" w:rsidP="002701A4">
      <w:r w:rsidRPr="002701A4">
        <w:t xml:space="preserve">                    </w:t>
      </w:r>
      <w:proofErr w:type="spellStart"/>
      <w:r w:rsidRPr="002701A4">
        <w:t>log_</w:t>
      </w:r>
      <w:proofErr w:type="gramStart"/>
      <w:r w:rsidRPr="002701A4">
        <w:t>message</w:t>
      </w:r>
      <w:proofErr w:type="spellEnd"/>
      <w:r w:rsidRPr="002701A4">
        <w:t>(</w:t>
      </w:r>
      <w:proofErr w:type="gramEnd"/>
      <w:r w:rsidRPr="002701A4">
        <w:t>'</w:t>
      </w:r>
      <w:proofErr w:type="spellStart"/>
      <w:r w:rsidRPr="002701A4">
        <w:t>warning</w:t>
      </w:r>
      <w:proofErr w:type="spellEnd"/>
      <w:r w:rsidRPr="002701A4">
        <w:t>', "Contenido vacío para: {$</w:t>
      </w:r>
      <w:proofErr w:type="spellStart"/>
      <w:r w:rsidRPr="002701A4">
        <w:t>nombrePDF</w:t>
      </w:r>
      <w:proofErr w:type="spellEnd"/>
      <w:r w:rsidRPr="002701A4">
        <w:t>}");</w:t>
      </w:r>
    </w:p>
    <w:p w14:paraId="70864B62" w14:textId="651196EE" w:rsidR="002701A4" w:rsidRPr="002701A4" w:rsidRDefault="002701A4" w:rsidP="002701A4">
      <w:r w:rsidRPr="002701A4">
        <w:t>                }</w:t>
      </w:r>
    </w:p>
    <w:p w14:paraId="6B06E00A" w14:textId="5A85B5E4" w:rsidR="002701A4" w:rsidRPr="002701A4" w:rsidRDefault="002701A4" w:rsidP="002701A4">
      <w:r w:rsidRPr="002701A4">
        <w:t xml:space="preserve">            } </w:t>
      </w:r>
      <w:proofErr w:type="spellStart"/>
      <w:r w:rsidRPr="002701A4">
        <w:t>else</w:t>
      </w:r>
      <w:proofErr w:type="spellEnd"/>
      <w:r w:rsidRPr="002701A4">
        <w:t xml:space="preserve"> {</w:t>
      </w:r>
    </w:p>
    <w:p w14:paraId="01CDE024" w14:textId="25C9CCEF" w:rsidR="002701A4" w:rsidRPr="002701A4" w:rsidRDefault="002701A4" w:rsidP="002701A4">
      <w:r w:rsidRPr="002701A4">
        <w:lastRenderedPageBreak/>
        <w:t>                $</w:t>
      </w:r>
      <w:proofErr w:type="spellStart"/>
      <w:proofErr w:type="gramStart"/>
      <w:r w:rsidRPr="002701A4">
        <w:t>archivosFallidos</w:t>
      </w:r>
      <w:proofErr w:type="spellEnd"/>
      <w:r w:rsidRPr="002701A4">
        <w:t>[</w:t>
      </w:r>
      <w:proofErr w:type="gramEnd"/>
      <w:r w:rsidRPr="002701A4">
        <w:t>] = $</w:t>
      </w:r>
      <w:proofErr w:type="spellStart"/>
      <w:r w:rsidRPr="002701A4">
        <w:t>nombrePDF</w:t>
      </w:r>
      <w:proofErr w:type="spellEnd"/>
      <w:r w:rsidRPr="002701A4">
        <w:t>;</w:t>
      </w:r>
    </w:p>
    <w:p w14:paraId="521C65F9" w14:textId="6DCC666E" w:rsidR="002701A4" w:rsidRPr="002701A4" w:rsidRDefault="002701A4" w:rsidP="002701A4">
      <w:r w:rsidRPr="002701A4">
        <w:t xml:space="preserve">                </w:t>
      </w:r>
      <w:proofErr w:type="spellStart"/>
      <w:r w:rsidRPr="002701A4">
        <w:t>log_</w:t>
      </w:r>
      <w:proofErr w:type="gramStart"/>
      <w:r w:rsidRPr="002701A4">
        <w:t>message</w:t>
      </w:r>
      <w:proofErr w:type="spellEnd"/>
      <w:r w:rsidRPr="002701A4">
        <w:t>(</w:t>
      </w:r>
      <w:proofErr w:type="gramEnd"/>
      <w:r w:rsidRPr="002701A4">
        <w:t>'</w:t>
      </w:r>
      <w:proofErr w:type="spellStart"/>
      <w:r w:rsidRPr="002701A4">
        <w:t>warning</w:t>
      </w:r>
      <w:proofErr w:type="spellEnd"/>
      <w:r w:rsidRPr="002701A4">
        <w:t>', "PDF no encontrado: {$</w:t>
      </w:r>
      <w:proofErr w:type="spellStart"/>
      <w:r w:rsidRPr="002701A4">
        <w:t>nombrePDF</w:t>
      </w:r>
      <w:proofErr w:type="spellEnd"/>
      <w:r w:rsidRPr="002701A4">
        <w:t>}");</w:t>
      </w:r>
    </w:p>
    <w:p w14:paraId="2680D156" w14:textId="060A5A83" w:rsidR="002701A4" w:rsidRPr="002701A4" w:rsidRDefault="002701A4" w:rsidP="002701A4">
      <w:r w:rsidRPr="002701A4">
        <w:t>            }</w:t>
      </w:r>
    </w:p>
    <w:p w14:paraId="36EB8C7C" w14:textId="2E2E5B9E" w:rsidR="002701A4" w:rsidRPr="002701A4" w:rsidRDefault="002701A4" w:rsidP="002701A4">
      <w:r w:rsidRPr="002701A4">
        <w:t xml:space="preserve">            </w:t>
      </w:r>
    </w:p>
    <w:p w14:paraId="05794C63" w14:textId="1CC0DB55" w:rsidR="002701A4" w:rsidRPr="002701A4" w:rsidRDefault="002701A4" w:rsidP="002701A4">
      <w:r w:rsidRPr="002701A4">
        <w:t>        } catch (\</w:t>
      </w:r>
      <w:proofErr w:type="spellStart"/>
      <w:r w:rsidRPr="002701A4">
        <w:t>Exception</w:t>
      </w:r>
      <w:proofErr w:type="spellEnd"/>
      <w:r w:rsidRPr="002701A4">
        <w:t xml:space="preserve"> $e) {</w:t>
      </w:r>
    </w:p>
    <w:p w14:paraId="1974358E" w14:textId="42D34ABC" w:rsidR="002701A4" w:rsidRPr="002701A4" w:rsidRDefault="002701A4" w:rsidP="002701A4">
      <w:r w:rsidRPr="002701A4">
        <w:t>            $</w:t>
      </w:r>
      <w:proofErr w:type="spellStart"/>
      <w:proofErr w:type="gramStart"/>
      <w:r w:rsidRPr="002701A4">
        <w:t>archivosFallidos</w:t>
      </w:r>
      <w:proofErr w:type="spellEnd"/>
      <w:r w:rsidRPr="002701A4">
        <w:t>[</w:t>
      </w:r>
      <w:proofErr w:type="gramEnd"/>
      <w:r w:rsidRPr="002701A4">
        <w:t>] = $</w:t>
      </w:r>
      <w:proofErr w:type="spellStart"/>
      <w:r w:rsidRPr="002701A4">
        <w:t>nombrePDF</w:t>
      </w:r>
      <w:proofErr w:type="spellEnd"/>
      <w:r w:rsidRPr="002701A4">
        <w:t>;</w:t>
      </w:r>
    </w:p>
    <w:p w14:paraId="1A3735EC" w14:textId="2AC89ADB" w:rsidR="002701A4" w:rsidRPr="002701A4" w:rsidRDefault="002701A4" w:rsidP="002701A4">
      <w:r w:rsidRPr="002701A4">
        <w:t xml:space="preserve">            </w:t>
      </w:r>
      <w:proofErr w:type="spellStart"/>
      <w:r w:rsidRPr="002701A4">
        <w:t>log_</w:t>
      </w:r>
      <w:proofErr w:type="gramStart"/>
      <w:r w:rsidRPr="002701A4">
        <w:t>message</w:t>
      </w:r>
      <w:proofErr w:type="spellEnd"/>
      <w:r w:rsidRPr="002701A4">
        <w:t>(</w:t>
      </w:r>
      <w:proofErr w:type="gramEnd"/>
      <w:r w:rsidRPr="002701A4">
        <w:t>'error', "Error con {$</w:t>
      </w:r>
      <w:proofErr w:type="spellStart"/>
      <w:r w:rsidRPr="002701A4">
        <w:t>nombrePDF</w:t>
      </w:r>
      <w:proofErr w:type="spellEnd"/>
      <w:r w:rsidRPr="002701A4">
        <w:t xml:space="preserve">}: </w:t>
      </w:r>
      <w:proofErr w:type="gramStart"/>
      <w:r w:rsidRPr="002701A4">
        <w:t>" .</w:t>
      </w:r>
      <w:proofErr w:type="gramEnd"/>
      <w:r w:rsidRPr="002701A4">
        <w:t xml:space="preserve"> $e-&gt;</w:t>
      </w:r>
      <w:proofErr w:type="spellStart"/>
      <w:proofErr w:type="gramStart"/>
      <w:r w:rsidRPr="002701A4">
        <w:t>getMessage</w:t>
      </w:r>
      <w:proofErr w:type="spellEnd"/>
      <w:r w:rsidRPr="002701A4">
        <w:t>(</w:t>
      </w:r>
      <w:proofErr w:type="gramEnd"/>
      <w:r w:rsidRPr="002701A4">
        <w:t>));</w:t>
      </w:r>
    </w:p>
    <w:p w14:paraId="531C4E17" w14:textId="0CAE621F" w:rsidR="002701A4" w:rsidRPr="002701A4" w:rsidRDefault="002701A4" w:rsidP="002701A4">
      <w:r w:rsidRPr="002701A4">
        <w:t>        }</w:t>
      </w:r>
    </w:p>
    <w:p w14:paraId="7FEC9A66" w14:textId="1F3158EE" w:rsidR="002701A4" w:rsidRPr="002701A4" w:rsidRDefault="002701A4" w:rsidP="002701A4">
      <w:r w:rsidRPr="002701A4">
        <w:t>    }</w:t>
      </w:r>
    </w:p>
    <w:p w14:paraId="32EC3749" w14:textId="29380963" w:rsidR="002701A4" w:rsidRPr="002701A4" w:rsidRDefault="002701A4" w:rsidP="002701A4">
      <w:r w:rsidRPr="002701A4">
        <w:t xml:space="preserve">    </w:t>
      </w:r>
    </w:p>
    <w:p w14:paraId="2B11CBA7" w14:textId="774D3C2E" w:rsidR="002701A4" w:rsidRPr="002701A4" w:rsidRDefault="002701A4" w:rsidP="002701A4">
      <w:r w:rsidRPr="002701A4">
        <w:t>    $zip-&gt;</w:t>
      </w:r>
      <w:proofErr w:type="spellStart"/>
      <w:proofErr w:type="gramStart"/>
      <w:r w:rsidRPr="002701A4">
        <w:t>close</w:t>
      </w:r>
      <w:proofErr w:type="spellEnd"/>
      <w:r w:rsidRPr="002701A4">
        <w:t>(</w:t>
      </w:r>
      <w:proofErr w:type="gramEnd"/>
      <w:r w:rsidRPr="002701A4">
        <w:t>);</w:t>
      </w:r>
    </w:p>
    <w:p w14:paraId="64BEA13A" w14:textId="4F45CCD8" w:rsidR="002701A4" w:rsidRPr="002701A4" w:rsidRDefault="002701A4" w:rsidP="002701A4">
      <w:r w:rsidRPr="002701A4">
        <w:t xml:space="preserve">    </w:t>
      </w:r>
    </w:p>
    <w:p w14:paraId="003C2CEE" w14:textId="7DDFFC60" w:rsidR="002701A4" w:rsidRPr="002701A4" w:rsidRDefault="002701A4" w:rsidP="002701A4">
      <w:r w:rsidRPr="002701A4">
        <w:t>    // Verificar si se agregaron archivos</w:t>
      </w:r>
    </w:p>
    <w:p w14:paraId="1F94476F" w14:textId="505F50F2" w:rsidR="002701A4" w:rsidRPr="002701A4" w:rsidRDefault="002701A4" w:rsidP="002701A4">
      <w:r w:rsidRPr="002701A4">
        <w:t xml:space="preserve">    </w:t>
      </w:r>
      <w:proofErr w:type="spellStart"/>
      <w:r w:rsidRPr="002701A4">
        <w:t>if</w:t>
      </w:r>
      <w:proofErr w:type="spellEnd"/>
      <w:r w:rsidRPr="002701A4">
        <w:t xml:space="preserve"> ($</w:t>
      </w:r>
      <w:proofErr w:type="spellStart"/>
      <w:r w:rsidRPr="002701A4">
        <w:t>archivosAgregados</w:t>
      </w:r>
      <w:proofErr w:type="spellEnd"/>
      <w:r w:rsidRPr="002701A4">
        <w:t xml:space="preserve"> === 0) {</w:t>
      </w:r>
    </w:p>
    <w:p w14:paraId="16851DCF" w14:textId="5C77EFCE" w:rsidR="002701A4" w:rsidRPr="002701A4" w:rsidRDefault="002701A4" w:rsidP="002701A4">
      <w:r w:rsidRPr="002701A4">
        <w:t>        @unlink($rutaZip);</w:t>
      </w:r>
    </w:p>
    <w:p w14:paraId="0BD53DB5" w14:textId="7EA302D2" w:rsidR="002701A4" w:rsidRPr="002701A4" w:rsidRDefault="002701A4" w:rsidP="002701A4">
      <w:r w:rsidRPr="002701A4">
        <w:t>        $mensaje = 'No se pudo descargar ningún PDF.';</w:t>
      </w:r>
    </w:p>
    <w:p w14:paraId="0EAD0261" w14:textId="45830622" w:rsidR="002701A4" w:rsidRPr="002701A4" w:rsidRDefault="002701A4" w:rsidP="002701A4">
      <w:r w:rsidRPr="002701A4">
        <w:t xml:space="preserve">        </w:t>
      </w:r>
      <w:proofErr w:type="spellStart"/>
      <w:r w:rsidRPr="002701A4">
        <w:t>if</w:t>
      </w:r>
      <w:proofErr w:type="spellEnd"/>
      <w:r w:rsidRPr="002701A4">
        <w:t xml:space="preserve"> </w:t>
      </w:r>
      <w:proofErr w:type="gramStart"/>
      <w:r w:rsidRPr="002701A4">
        <w:t>(!</w:t>
      </w:r>
      <w:proofErr w:type="spellStart"/>
      <w:r w:rsidRPr="002701A4">
        <w:t>empty</w:t>
      </w:r>
      <w:proofErr w:type="spellEnd"/>
      <w:proofErr w:type="gramEnd"/>
      <w:r w:rsidRPr="002701A4">
        <w:t>($</w:t>
      </w:r>
      <w:proofErr w:type="spellStart"/>
      <w:r w:rsidRPr="002701A4">
        <w:t>archivosFallidos</w:t>
      </w:r>
      <w:proofErr w:type="spellEnd"/>
      <w:r w:rsidRPr="002701A4">
        <w:t>)) {</w:t>
      </w:r>
    </w:p>
    <w:p w14:paraId="1E40EA81" w14:textId="5D0F02AE" w:rsidR="002701A4" w:rsidRPr="002701A4" w:rsidRDefault="002701A4" w:rsidP="002701A4">
      <w:r w:rsidRPr="002701A4">
        <w:t>            $</w:t>
      </w:r>
      <w:proofErr w:type="gramStart"/>
      <w:r w:rsidRPr="002701A4">
        <w:t>mensaje .</w:t>
      </w:r>
      <w:proofErr w:type="gramEnd"/>
      <w:r w:rsidRPr="002701A4">
        <w:t xml:space="preserve">= ' Archivos buscados: </w:t>
      </w:r>
      <w:proofErr w:type="gramStart"/>
      <w:r w:rsidRPr="002701A4">
        <w:t>' .</w:t>
      </w:r>
      <w:proofErr w:type="gramEnd"/>
      <w:r w:rsidRPr="002701A4">
        <w:t xml:space="preserve"> </w:t>
      </w:r>
      <w:proofErr w:type="spellStart"/>
      <w:proofErr w:type="gramStart"/>
      <w:r w:rsidRPr="002701A4">
        <w:t>implode</w:t>
      </w:r>
      <w:proofErr w:type="spellEnd"/>
      <w:r w:rsidRPr="002701A4">
        <w:t>(</w:t>
      </w:r>
      <w:proofErr w:type="gramEnd"/>
      <w:r w:rsidRPr="002701A4">
        <w:t xml:space="preserve">', ', </w:t>
      </w:r>
      <w:proofErr w:type="spellStart"/>
      <w:r w:rsidRPr="002701A4">
        <w:t>array_</w:t>
      </w:r>
      <w:proofErr w:type="gramStart"/>
      <w:r w:rsidRPr="002701A4">
        <w:t>slice</w:t>
      </w:r>
      <w:proofErr w:type="spellEnd"/>
      <w:r w:rsidRPr="002701A4">
        <w:t>(</w:t>
      </w:r>
      <w:proofErr w:type="gramEnd"/>
      <w:r w:rsidRPr="002701A4">
        <w:t>$</w:t>
      </w:r>
      <w:proofErr w:type="spellStart"/>
      <w:r w:rsidRPr="002701A4">
        <w:t>archivosFallidos</w:t>
      </w:r>
      <w:proofErr w:type="spellEnd"/>
      <w:r w:rsidRPr="002701A4">
        <w:t>, 0, 10));</w:t>
      </w:r>
    </w:p>
    <w:p w14:paraId="3B71113C" w14:textId="4AEF540B" w:rsidR="002701A4" w:rsidRPr="002701A4" w:rsidRDefault="002701A4" w:rsidP="002701A4">
      <w:pPr>
        <w:rPr>
          <w:lang w:val="en-US"/>
        </w:rPr>
      </w:pPr>
      <w:r w:rsidRPr="002701A4">
        <w:t xml:space="preserve">            </w:t>
      </w:r>
      <w:r w:rsidRPr="002701A4">
        <w:rPr>
          <w:lang w:val="en-US"/>
        </w:rPr>
        <w:t>if (count($</w:t>
      </w:r>
      <w:proofErr w:type="spellStart"/>
      <w:r w:rsidRPr="002701A4">
        <w:rPr>
          <w:lang w:val="en-US"/>
        </w:rPr>
        <w:t>archivosFallidos</w:t>
      </w:r>
      <w:proofErr w:type="spellEnd"/>
      <w:r w:rsidRPr="002701A4">
        <w:rPr>
          <w:lang w:val="en-US"/>
        </w:rPr>
        <w:t>) &gt; 10) {</w:t>
      </w:r>
    </w:p>
    <w:p w14:paraId="7BAEF160" w14:textId="4FB55E3D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$</w:t>
      </w:r>
      <w:proofErr w:type="spellStart"/>
      <w:proofErr w:type="gramStart"/>
      <w:r w:rsidRPr="002701A4">
        <w:rPr>
          <w:lang w:val="en-US"/>
        </w:rPr>
        <w:t>mensaje</w:t>
      </w:r>
      <w:proofErr w:type="spellEnd"/>
      <w:r w:rsidRPr="002701A4">
        <w:rPr>
          <w:lang w:val="en-US"/>
        </w:rPr>
        <w:t xml:space="preserve"> .</w:t>
      </w:r>
      <w:proofErr w:type="gramEnd"/>
      <w:r w:rsidRPr="002701A4">
        <w:rPr>
          <w:lang w:val="en-US"/>
        </w:rPr>
        <w:t xml:space="preserve">= ' y </w:t>
      </w:r>
      <w:proofErr w:type="gramStart"/>
      <w:r w:rsidRPr="002701A4">
        <w:rPr>
          <w:lang w:val="en-US"/>
        </w:rPr>
        <w:t>' .</w:t>
      </w:r>
      <w:proofErr w:type="gramEnd"/>
      <w:r w:rsidRPr="002701A4">
        <w:rPr>
          <w:lang w:val="en-US"/>
        </w:rPr>
        <w:t xml:space="preserve"> (count($</w:t>
      </w:r>
      <w:proofErr w:type="spellStart"/>
      <w:r w:rsidRPr="002701A4">
        <w:rPr>
          <w:lang w:val="en-US"/>
        </w:rPr>
        <w:t>archivosFallidos</w:t>
      </w:r>
      <w:proofErr w:type="spellEnd"/>
      <w:r w:rsidRPr="002701A4">
        <w:rPr>
          <w:lang w:val="en-US"/>
        </w:rPr>
        <w:t>) - 10</w:t>
      </w:r>
      <w:proofErr w:type="gramStart"/>
      <w:r w:rsidRPr="002701A4">
        <w:rPr>
          <w:lang w:val="en-US"/>
        </w:rPr>
        <w:t>) .</w:t>
      </w:r>
      <w:proofErr w:type="gramEnd"/>
      <w:r w:rsidRPr="002701A4">
        <w:rPr>
          <w:lang w:val="en-US"/>
        </w:rPr>
        <w:t xml:space="preserve"> ' </w:t>
      </w:r>
      <w:proofErr w:type="spellStart"/>
      <w:r w:rsidRPr="002701A4">
        <w:rPr>
          <w:lang w:val="en-US"/>
        </w:rPr>
        <w:t>más</w:t>
      </w:r>
      <w:proofErr w:type="spellEnd"/>
      <w:r w:rsidRPr="002701A4">
        <w:rPr>
          <w:lang w:val="en-US"/>
        </w:rPr>
        <w:t>';</w:t>
      </w:r>
    </w:p>
    <w:p w14:paraId="016EF421" w14:textId="4878F55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}</w:t>
      </w:r>
    </w:p>
    <w:p w14:paraId="18983A08" w14:textId="7A948C62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}</w:t>
      </w:r>
    </w:p>
    <w:p w14:paraId="22F7068C" w14:textId="2433018A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return redirect()-&gt;</w:t>
      </w:r>
      <w:proofErr w:type="gramStart"/>
      <w:r w:rsidRPr="002701A4">
        <w:rPr>
          <w:lang w:val="en-US"/>
        </w:rPr>
        <w:t>back(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with(</w:t>
      </w:r>
      <w:proofErr w:type="gramEnd"/>
      <w:r w:rsidRPr="002701A4">
        <w:rPr>
          <w:lang w:val="en-US"/>
        </w:rPr>
        <w:t>'error', $</w:t>
      </w:r>
      <w:proofErr w:type="spellStart"/>
      <w:r w:rsidRPr="002701A4">
        <w:rPr>
          <w:lang w:val="en-US"/>
        </w:rPr>
        <w:t>mensaje</w:t>
      </w:r>
      <w:proofErr w:type="spellEnd"/>
      <w:r w:rsidRPr="002701A4">
        <w:rPr>
          <w:lang w:val="en-US"/>
        </w:rPr>
        <w:t>);</w:t>
      </w:r>
    </w:p>
    <w:p w14:paraId="79C2EC54" w14:textId="14A78A34" w:rsidR="002701A4" w:rsidRPr="002701A4" w:rsidRDefault="002701A4" w:rsidP="002701A4">
      <w:r w:rsidRPr="002701A4">
        <w:rPr>
          <w:lang w:val="en-US"/>
        </w:rPr>
        <w:t xml:space="preserve">    </w:t>
      </w:r>
      <w:r w:rsidRPr="002701A4">
        <w:t>}</w:t>
      </w:r>
    </w:p>
    <w:p w14:paraId="45F1554E" w14:textId="2AC1275D" w:rsidR="002701A4" w:rsidRPr="002701A4" w:rsidRDefault="002701A4" w:rsidP="002701A4">
      <w:r w:rsidRPr="002701A4">
        <w:t xml:space="preserve">    </w:t>
      </w:r>
    </w:p>
    <w:p w14:paraId="56625A17" w14:textId="164C8C0D" w:rsidR="002701A4" w:rsidRPr="002701A4" w:rsidRDefault="002701A4" w:rsidP="002701A4">
      <w:r w:rsidRPr="002701A4">
        <w:t>    // Mensaje de advertencia si algunos fallaron</w:t>
      </w:r>
    </w:p>
    <w:p w14:paraId="16270C82" w14:textId="51A0FE59" w:rsidR="002701A4" w:rsidRPr="002701A4" w:rsidRDefault="002701A4" w:rsidP="002701A4">
      <w:pPr>
        <w:rPr>
          <w:lang w:val="en-US"/>
        </w:rPr>
      </w:pPr>
      <w:r w:rsidRPr="002701A4">
        <w:lastRenderedPageBreak/>
        <w:t xml:space="preserve">    </w:t>
      </w:r>
      <w:r w:rsidRPr="002701A4">
        <w:rPr>
          <w:lang w:val="en-US"/>
        </w:rPr>
        <w:t xml:space="preserve">if </w:t>
      </w:r>
      <w:proofErr w:type="gramStart"/>
      <w:r w:rsidRPr="002701A4">
        <w:rPr>
          <w:lang w:val="en-US"/>
        </w:rPr>
        <w:t>(!empty</w:t>
      </w:r>
      <w:proofErr w:type="gram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archivosFallidos</w:t>
      </w:r>
      <w:proofErr w:type="spellEnd"/>
      <w:r w:rsidRPr="002701A4">
        <w:rPr>
          <w:lang w:val="en-US"/>
        </w:rPr>
        <w:t>)) {</w:t>
      </w:r>
    </w:p>
    <w:p w14:paraId="73179D22" w14:textId="7662DA1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$</w:t>
      </w:r>
      <w:proofErr w:type="spellStart"/>
      <w:r w:rsidRPr="002701A4">
        <w:rPr>
          <w:lang w:val="en-US"/>
        </w:rPr>
        <w:t>fallidosMsg</w:t>
      </w:r>
      <w:proofErr w:type="spellEnd"/>
      <w:r w:rsidRPr="002701A4">
        <w:rPr>
          <w:lang w:val="en-US"/>
        </w:rPr>
        <w:t xml:space="preserve"> = </w:t>
      </w:r>
      <w:proofErr w:type="gramStart"/>
      <w:r w:rsidRPr="002701A4">
        <w:rPr>
          <w:lang w:val="en-US"/>
        </w:rPr>
        <w:t>implode(</w:t>
      </w:r>
      <w:proofErr w:type="gramEnd"/>
      <w:r w:rsidRPr="002701A4">
        <w:rPr>
          <w:lang w:val="en-US"/>
        </w:rPr>
        <w:t xml:space="preserve">', ', </w:t>
      </w:r>
      <w:proofErr w:type="spellStart"/>
      <w:r w:rsidRPr="002701A4">
        <w:rPr>
          <w:lang w:val="en-US"/>
        </w:rPr>
        <w:t>array_</w:t>
      </w:r>
      <w:proofErr w:type="gramStart"/>
      <w:r w:rsidRPr="002701A4">
        <w:rPr>
          <w:lang w:val="en-US"/>
        </w:rPr>
        <w:t>slice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archivosFallidos</w:t>
      </w:r>
      <w:proofErr w:type="spellEnd"/>
      <w:r w:rsidRPr="002701A4">
        <w:rPr>
          <w:lang w:val="en-US"/>
        </w:rPr>
        <w:t>, 0, 5));</w:t>
      </w:r>
    </w:p>
    <w:p w14:paraId="6BF40D3F" w14:textId="20A8417F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if (count($</w:t>
      </w:r>
      <w:proofErr w:type="spellStart"/>
      <w:r w:rsidRPr="002701A4">
        <w:rPr>
          <w:lang w:val="en-US"/>
        </w:rPr>
        <w:t>archivosFallidos</w:t>
      </w:r>
      <w:proofErr w:type="spellEnd"/>
      <w:r w:rsidRPr="002701A4">
        <w:rPr>
          <w:lang w:val="en-US"/>
        </w:rPr>
        <w:t>) &gt; 5) {</w:t>
      </w:r>
    </w:p>
    <w:p w14:paraId="0CAD194F" w14:textId="5F6ADCA6" w:rsidR="002701A4" w:rsidRPr="002701A4" w:rsidRDefault="002701A4" w:rsidP="002701A4">
      <w:r w:rsidRPr="002701A4">
        <w:rPr>
          <w:lang w:val="en-US"/>
        </w:rPr>
        <w:t xml:space="preserve">            </w:t>
      </w:r>
      <w:r w:rsidRPr="002701A4">
        <w:t>$</w:t>
      </w:r>
      <w:proofErr w:type="spellStart"/>
      <w:proofErr w:type="gramStart"/>
      <w:r w:rsidRPr="002701A4">
        <w:t>fallidosMsg</w:t>
      </w:r>
      <w:proofErr w:type="spellEnd"/>
      <w:r w:rsidRPr="002701A4">
        <w:t xml:space="preserve"> .</w:t>
      </w:r>
      <w:proofErr w:type="gramEnd"/>
      <w:r w:rsidRPr="002701A4">
        <w:t xml:space="preserve">= ' y </w:t>
      </w:r>
      <w:proofErr w:type="gramStart"/>
      <w:r w:rsidRPr="002701A4">
        <w:t>' .</w:t>
      </w:r>
      <w:proofErr w:type="gramEnd"/>
      <w:r w:rsidRPr="002701A4">
        <w:t xml:space="preserve"> (</w:t>
      </w:r>
      <w:proofErr w:type="spellStart"/>
      <w:r w:rsidRPr="002701A4">
        <w:t>count</w:t>
      </w:r>
      <w:proofErr w:type="spellEnd"/>
      <w:r w:rsidRPr="002701A4">
        <w:t>($</w:t>
      </w:r>
      <w:proofErr w:type="spellStart"/>
      <w:r w:rsidRPr="002701A4">
        <w:t>archivosFallidos</w:t>
      </w:r>
      <w:proofErr w:type="spellEnd"/>
      <w:r w:rsidRPr="002701A4">
        <w:t>) - 5</w:t>
      </w:r>
      <w:proofErr w:type="gramStart"/>
      <w:r w:rsidRPr="002701A4">
        <w:t>) .</w:t>
      </w:r>
      <w:proofErr w:type="gramEnd"/>
      <w:r w:rsidRPr="002701A4">
        <w:t xml:space="preserve"> ' más';</w:t>
      </w:r>
    </w:p>
    <w:p w14:paraId="67B0A312" w14:textId="6B701C8C" w:rsidR="002701A4" w:rsidRPr="002701A4" w:rsidRDefault="002701A4" w:rsidP="002701A4">
      <w:r w:rsidRPr="002701A4">
        <w:t>        }</w:t>
      </w:r>
    </w:p>
    <w:p w14:paraId="7E6CCC4B" w14:textId="4ADC2508" w:rsidR="002701A4" w:rsidRPr="002701A4" w:rsidRDefault="002701A4" w:rsidP="002701A4">
      <w:r w:rsidRPr="002701A4">
        <w:t xml:space="preserve">        </w:t>
      </w:r>
      <w:proofErr w:type="gramStart"/>
      <w:r w:rsidRPr="00E424D8">
        <w:rPr>
          <w:lang w:val="en-US"/>
        </w:rPr>
        <w:t>session(</w:t>
      </w:r>
      <w:proofErr w:type="gramEnd"/>
      <w:r w:rsidRPr="00E424D8">
        <w:rPr>
          <w:lang w:val="en-US"/>
        </w:rPr>
        <w:t>)-&gt;</w:t>
      </w:r>
      <w:proofErr w:type="spellStart"/>
      <w:proofErr w:type="gramStart"/>
      <w:r w:rsidRPr="00E424D8">
        <w:rPr>
          <w:lang w:val="en-US"/>
        </w:rPr>
        <w:t>setFlashdata</w:t>
      </w:r>
      <w:proofErr w:type="spellEnd"/>
      <w:r w:rsidRPr="00E424D8">
        <w:rPr>
          <w:lang w:val="en-US"/>
        </w:rPr>
        <w:t>(</w:t>
      </w:r>
      <w:proofErr w:type="gramEnd"/>
      <w:r w:rsidRPr="00E424D8">
        <w:rPr>
          <w:lang w:val="en-US"/>
        </w:rPr>
        <w:t xml:space="preserve">'warning', 'Se </w:t>
      </w:r>
      <w:proofErr w:type="spellStart"/>
      <w:r w:rsidRPr="00E424D8">
        <w:rPr>
          <w:lang w:val="en-US"/>
        </w:rPr>
        <w:t>descargaron</w:t>
      </w:r>
      <w:proofErr w:type="spellEnd"/>
      <w:r w:rsidRPr="00E424D8">
        <w:rPr>
          <w:lang w:val="en-US"/>
        </w:rPr>
        <w:t xml:space="preserve"> </w:t>
      </w:r>
      <w:proofErr w:type="gramStart"/>
      <w:r w:rsidRPr="00E424D8">
        <w:rPr>
          <w:lang w:val="en-US"/>
        </w:rPr>
        <w:t>' .</w:t>
      </w:r>
      <w:proofErr w:type="gramEnd"/>
      <w:r w:rsidRPr="00E424D8">
        <w:rPr>
          <w:lang w:val="en-US"/>
        </w:rPr>
        <w:t xml:space="preserve"> </w:t>
      </w:r>
      <w:r w:rsidRPr="002701A4">
        <w:t>$</w:t>
      </w:r>
      <w:proofErr w:type="spellStart"/>
      <w:proofErr w:type="gramStart"/>
      <w:r w:rsidRPr="002701A4">
        <w:t>archivosAgregados</w:t>
      </w:r>
      <w:proofErr w:type="spellEnd"/>
      <w:r w:rsidRPr="002701A4">
        <w:t xml:space="preserve"> .</w:t>
      </w:r>
      <w:proofErr w:type="gramEnd"/>
      <w:r w:rsidRPr="002701A4">
        <w:t xml:space="preserve"> ' de </w:t>
      </w:r>
      <w:proofErr w:type="gramStart"/>
      <w:r w:rsidRPr="002701A4">
        <w:t>' .</w:t>
      </w:r>
      <w:proofErr w:type="gramEnd"/>
      <w:r w:rsidRPr="002701A4">
        <w:t xml:space="preserve"> </w:t>
      </w:r>
      <w:proofErr w:type="spellStart"/>
      <w:r w:rsidRPr="002701A4">
        <w:t>count</w:t>
      </w:r>
      <w:proofErr w:type="spellEnd"/>
      <w:r w:rsidRPr="002701A4">
        <w:t>($</w:t>
      </w:r>
      <w:proofErr w:type="spellStart"/>
      <w:r w:rsidRPr="002701A4">
        <w:t>docs</w:t>
      </w:r>
      <w:proofErr w:type="spellEnd"/>
      <w:proofErr w:type="gramStart"/>
      <w:r w:rsidRPr="002701A4">
        <w:t>) .</w:t>
      </w:r>
      <w:proofErr w:type="gramEnd"/>
      <w:r w:rsidRPr="002701A4">
        <w:t xml:space="preserve"> ' documentos. Fallidos: </w:t>
      </w:r>
      <w:proofErr w:type="gramStart"/>
      <w:r w:rsidRPr="002701A4">
        <w:t>' .</w:t>
      </w:r>
      <w:proofErr w:type="gramEnd"/>
      <w:r w:rsidRPr="002701A4">
        <w:t xml:space="preserve"> $</w:t>
      </w:r>
      <w:proofErr w:type="spellStart"/>
      <w:r w:rsidRPr="002701A4">
        <w:t>fallidosMsg</w:t>
      </w:r>
      <w:proofErr w:type="spellEnd"/>
      <w:r w:rsidRPr="002701A4">
        <w:t>);</w:t>
      </w:r>
    </w:p>
    <w:p w14:paraId="2EE64286" w14:textId="15EB69D5" w:rsidR="002701A4" w:rsidRPr="002701A4" w:rsidRDefault="002701A4" w:rsidP="002701A4">
      <w:r w:rsidRPr="002701A4">
        <w:t>    }</w:t>
      </w:r>
    </w:p>
    <w:p w14:paraId="5292CA19" w14:textId="33B9F880" w:rsidR="002701A4" w:rsidRPr="002701A4" w:rsidRDefault="002701A4" w:rsidP="002701A4">
      <w:r w:rsidRPr="002701A4">
        <w:t xml:space="preserve">    </w:t>
      </w:r>
    </w:p>
    <w:p w14:paraId="645FFC7E" w14:textId="617E1C6A" w:rsidR="002701A4" w:rsidRPr="002701A4" w:rsidRDefault="002701A4" w:rsidP="002701A4">
      <w:r w:rsidRPr="002701A4">
        <w:t>    // Enviar descarga</w:t>
      </w:r>
    </w:p>
    <w:p w14:paraId="51665EB1" w14:textId="2950C3D2" w:rsidR="002701A4" w:rsidRPr="002701A4" w:rsidRDefault="002701A4" w:rsidP="002701A4">
      <w:r w:rsidRPr="002701A4">
        <w:t>    $response = $</w:t>
      </w:r>
      <w:proofErr w:type="spellStart"/>
      <w:r w:rsidRPr="002701A4">
        <w:t>this</w:t>
      </w:r>
      <w:proofErr w:type="spellEnd"/>
      <w:r w:rsidRPr="002701A4">
        <w:t>-&gt;response</w:t>
      </w:r>
    </w:p>
    <w:p w14:paraId="5F4B7BDF" w14:textId="120E2DDE" w:rsidR="002701A4" w:rsidRPr="002701A4" w:rsidRDefault="002701A4" w:rsidP="002701A4">
      <w:r w:rsidRPr="002701A4">
        <w:t>        -&gt;</w:t>
      </w:r>
      <w:proofErr w:type="spellStart"/>
      <w:proofErr w:type="gramStart"/>
      <w:r w:rsidRPr="002701A4">
        <w:t>download</w:t>
      </w:r>
      <w:proofErr w:type="spellEnd"/>
      <w:r w:rsidRPr="002701A4">
        <w:t>(</w:t>
      </w:r>
      <w:proofErr w:type="gramEnd"/>
      <w:r w:rsidRPr="002701A4">
        <w:t>$</w:t>
      </w:r>
      <w:proofErr w:type="spellStart"/>
      <w:r w:rsidRPr="002701A4">
        <w:t>rutaZip</w:t>
      </w:r>
      <w:proofErr w:type="spellEnd"/>
      <w:r w:rsidRPr="002701A4">
        <w:t xml:space="preserve">, </w:t>
      </w:r>
      <w:proofErr w:type="spellStart"/>
      <w:r w:rsidRPr="002701A4">
        <w:t>null</w:t>
      </w:r>
      <w:proofErr w:type="spellEnd"/>
      <w:r w:rsidRPr="002701A4">
        <w:t>)</w:t>
      </w:r>
    </w:p>
    <w:p w14:paraId="6DDC1677" w14:textId="7D438818" w:rsidR="002701A4" w:rsidRPr="000062B9" w:rsidRDefault="002701A4" w:rsidP="002701A4">
      <w:r w:rsidRPr="002701A4">
        <w:t xml:space="preserve">        </w:t>
      </w:r>
      <w:r w:rsidRPr="000062B9">
        <w:t>-&gt;</w:t>
      </w:r>
      <w:proofErr w:type="spellStart"/>
      <w:r w:rsidRPr="000062B9">
        <w:t>setFileName</w:t>
      </w:r>
      <w:proofErr w:type="spellEnd"/>
      <w:r w:rsidRPr="000062B9">
        <w:t>($</w:t>
      </w:r>
      <w:proofErr w:type="spellStart"/>
      <w:r w:rsidRPr="000062B9">
        <w:t>nombreZip</w:t>
      </w:r>
      <w:proofErr w:type="spellEnd"/>
      <w:r w:rsidRPr="000062B9">
        <w:t>)</w:t>
      </w:r>
    </w:p>
    <w:p w14:paraId="2F56C81F" w14:textId="1B5E168F" w:rsidR="002701A4" w:rsidRPr="002701A4" w:rsidRDefault="002701A4" w:rsidP="002701A4">
      <w:pPr>
        <w:rPr>
          <w:lang w:val="en-US"/>
        </w:rPr>
      </w:pPr>
      <w:r w:rsidRPr="000062B9">
        <w:t xml:space="preserve">        </w:t>
      </w:r>
      <w:r w:rsidRPr="002701A4">
        <w:rPr>
          <w:lang w:val="en-US"/>
        </w:rPr>
        <w:t>-&gt;</w:t>
      </w:r>
      <w:proofErr w:type="spellStart"/>
      <w:proofErr w:type="gramStart"/>
      <w:r w:rsidRPr="002701A4">
        <w:rPr>
          <w:lang w:val="en-US"/>
        </w:rPr>
        <w:t>setHeader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'Content-Type', 'application/zip');</w:t>
      </w:r>
    </w:p>
    <w:p w14:paraId="2F480E87" w14:textId="5FCC4E0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</w:t>
      </w:r>
    </w:p>
    <w:p w14:paraId="7A620C88" w14:textId="1A02CB35" w:rsidR="002701A4" w:rsidRPr="002701A4" w:rsidRDefault="002701A4" w:rsidP="002701A4">
      <w:r w:rsidRPr="002701A4">
        <w:rPr>
          <w:lang w:val="en-US"/>
        </w:rPr>
        <w:t xml:space="preserve">    </w:t>
      </w:r>
      <w:r w:rsidRPr="002701A4">
        <w:t>// Eliminar ZIP temporal después de enviar</w:t>
      </w:r>
    </w:p>
    <w:p w14:paraId="1E87C627" w14:textId="097C7544" w:rsidR="002701A4" w:rsidRPr="002701A4" w:rsidRDefault="002701A4" w:rsidP="002701A4">
      <w:pPr>
        <w:rPr>
          <w:lang w:val="en-US"/>
        </w:rPr>
      </w:pPr>
      <w:r w:rsidRPr="002701A4">
        <w:t xml:space="preserve">    </w:t>
      </w:r>
      <w:proofErr w:type="spellStart"/>
      <w:r w:rsidRPr="002701A4">
        <w:rPr>
          <w:lang w:val="en-US"/>
        </w:rPr>
        <w:t>register_shutdown_function</w:t>
      </w:r>
      <w:proofErr w:type="spellEnd"/>
      <w:r w:rsidRPr="002701A4">
        <w:rPr>
          <w:lang w:val="en-US"/>
        </w:rPr>
        <w:t>(</w:t>
      </w:r>
      <w:proofErr w:type="gramStart"/>
      <w:r w:rsidRPr="002701A4">
        <w:rPr>
          <w:lang w:val="en-US"/>
        </w:rPr>
        <w:t>function(</w:t>
      </w:r>
      <w:proofErr w:type="gramEnd"/>
      <w:r w:rsidRPr="002701A4">
        <w:rPr>
          <w:lang w:val="en-US"/>
        </w:rPr>
        <w:t>) use ($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) {</w:t>
      </w:r>
    </w:p>
    <w:p w14:paraId="59C98CAD" w14:textId="26CE1F5F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if (</w:t>
      </w:r>
      <w:proofErr w:type="spellStart"/>
      <w:r w:rsidRPr="002701A4">
        <w:rPr>
          <w:lang w:val="en-US"/>
        </w:rPr>
        <w:t>file_exists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)) {</w:t>
      </w:r>
    </w:p>
    <w:p w14:paraId="24269FC4" w14:textId="4396750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@unlink($rutaZip);</w:t>
      </w:r>
    </w:p>
    <w:p w14:paraId="78CBF0A6" w14:textId="2D715098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}</w:t>
      </w:r>
    </w:p>
    <w:p w14:paraId="42DC1753" w14:textId="5420DCFC" w:rsidR="002701A4" w:rsidRPr="002701A4" w:rsidRDefault="002701A4" w:rsidP="002701A4">
      <w:r w:rsidRPr="002701A4">
        <w:t>    });</w:t>
      </w:r>
    </w:p>
    <w:p w14:paraId="1077B148" w14:textId="20544B4B" w:rsidR="002701A4" w:rsidRPr="002701A4" w:rsidRDefault="002701A4" w:rsidP="002701A4">
      <w:r w:rsidRPr="002701A4">
        <w:t xml:space="preserve">    </w:t>
      </w:r>
    </w:p>
    <w:p w14:paraId="5AD8E0BC" w14:textId="3A7FCE4C" w:rsidR="002701A4" w:rsidRPr="002701A4" w:rsidRDefault="002701A4" w:rsidP="002701A4">
      <w:r w:rsidRPr="002701A4">
        <w:t xml:space="preserve">    </w:t>
      </w:r>
      <w:proofErr w:type="spellStart"/>
      <w:r w:rsidRPr="002701A4">
        <w:t>return</w:t>
      </w:r>
      <w:proofErr w:type="spellEnd"/>
      <w:r w:rsidRPr="002701A4">
        <w:t xml:space="preserve"> $response;</w:t>
      </w:r>
    </w:p>
    <w:p w14:paraId="4D32745F" w14:textId="601C6F51" w:rsidR="002701A4" w:rsidRPr="002701A4" w:rsidRDefault="002701A4" w:rsidP="002701A4">
      <w:r w:rsidRPr="002701A4">
        <w:t>}</w:t>
      </w:r>
    </w:p>
    <w:p w14:paraId="23A745D1" w14:textId="78A473E0" w:rsidR="002701A4" w:rsidRPr="002701A4" w:rsidRDefault="002701A4" w:rsidP="002701A4">
      <w:r w:rsidRPr="002701A4">
        <w:t>    /*** Descargar por fecha (ZIP) */</w:t>
      </w:r>
    </w:p>
    <w:p w14:paraId="632E2C94" w14:textId="3BF7BB34" w:rsidR="002701A4" w:rsidRPr="002701A4" w:rsidRDefault="002701A4" w:rsidP="002701A4">
      <w:r w:rsidRPr="002701A4">
        <w:t xml:space="preserve"> /***   </w:t>
      </w:r>
      <w:proofErr w:type="spellStart"/>
      <w:r w:rsidRPr="002701A4">
        <w:t>public</w:t>
      </w:r>
      <w:proofErr w:type="spellEnd"/>
      <w:r w:rsidRPr="002701A4">
        <w:t xml:space="preserve"> function </w:t>
      </w:r>
      <w:proofErr w:type="spellStart"/>
      <w:r w:rsidRPr="002701A4">
        <w:t>descargar_por_</w:t>
      </w:r>
      <w:proofErr w:type="gramStart"/>
      <w:r w:rsidRPr="002701A4">
        <w:t>fecha</w:t>
      </w:r>
      <w:proofErr w:type="spellEnd"/>
      <w:r w:rsidRPr="002701A4">
        <w:t>(</w:t>
      </w:r>
      <w:proofErr w:type="gramEnd"/>
      <w:r w:rsidRPr="002701A4">
        <w:t>)</w:t>
      </w:r>
    </w:p>
    <w:p w14:paraId="7D7118CE" w14:textId="4E255445" w:rsidR="002701A4" w:rsidRPr="002701A4" w:rsidRDefault="002701A4" w:rsidP="002701A4">
      <w:pPr>
        <w:rPr>
          <w:lang w:val="en-US"/>
        </w:rPr>
      </w:pPr>
      <w:r w:rsidRPr="002701A4">
        <w:lastRenderedPageBreak/>
        <w:t xml:space="preserve">    </w:t>
      </w:r>
      <w:r w:rsidRPr="002701A4">
        <w:rPr>
          <w:lang w:val="en-US"/>
        </w:rPr>
        <w:t>{</w:t>
      </w:r>
    </w:p>
    <w:p w14:paraId="76D19E61" w14:textId="10F6D26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$</w:t>
      </w:r>
      <w:proofErr w:type="spellStart"/>
      <w:r w:rsidRPr="002701A4">
        <w:rPr>
          <w:lang w:val="en-US"/>
        </w:rPr>
        <w:t>fecha</w:t>
      </w:r>
      <w:proofErr w:type="spellEnd"/>
      <w:r w:rsidRPr="002701A4">
        <w:rPr>
          <w:lang w:val="en-US"/>
        </w:rPr>
        <w:t xml:space="preserve"> = $this-&gt;request-&gt;</w:t>
      </w:r>
      <w:proofErr w:type="spellStart"/>
      <w:r w:rsidRPr="002701A4">
        <w:rPr>
          <w:lang w:val="en-US"/>
        </w:rPr>
        <w:t>getGet</w:t>
      </w:r>
      <w:proofErr w:type="spellEnd"/>
      <w:r w:rsidRPr="002701A4">
        <w:rPr>
          <w:lang w:val="en-US"/>
        </w:rPr>
        <w:t>('</w:t>
      </w:r>
      <w:proofErr w:type="spellStart"/>
      <w:r w:rsidRPr="002701A4">
        <w:rPr>
          <w:lang w:val="en-US"/>
        </w:rPr>
        <w:t>fecha</w:t>
      </w:r>
      <w:proofErr w:type="spellEnd"/>
      <w:r w:rsidRPr="002701A4">
        <w:rPr>
          <w:lang w:val="en-US"/>
        </w:rPr>
        <w:t>');</w:t>
      </w:r>
    </w:p>
    <w:p w14:paraId="62B5DFB4" w14:textId="0977DEC3" w:rsidR="002701A4" w:rsidRPr="002701A4" w:rsidRDefault="002701A4" w:rsidP="002701A4">
      <w:pPr>
        <w:rPr>
          <w:lang w:val="en-US"/>
        </w:rPr>
      </w:pPr>
    </w:p>
    <w:p w14:paraId="7653EEF4" w14:textId="15FC59B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if (empty($</w:t>
      </w:r>
      <w:proofErr w:type="spellStart"/>
      <w:r w:rsidRPr="002701A4">
        <w:rPr>
          <w:lang w:val="en-US"/>
        </w:rPr>
        <w:t>fecha</w:t>
      </w:r>
      <w:proofErr w:type="spellEnd"/>
      <w:r w:rsidRPr="002701A4">
        <w:rPr>
          <w:lang w:val="en-US"/>
        </w:rPr>
        <w:t>)) {</w:t>
      </w:r>
    </w:p>
    <w:p w14:paraId="0D02FC6E" w14:textId="3ACE35EC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return redirect()-&gt;</w:t>
      </w:r>
      <w:proofErr w:type="gramStart"/>
      <w:r w:rsidRPr="002701A4">
        <w:rPr>
          <w:lang w:val="en-US"/>
        </w:rPr>
        <w:t>back(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with(</w:t>
      </w:r>
      <w:proofErr w:type="gramEnd"/>
      <w:r w:rsidRPr="002701A4">
        <w:rPr>
          <w:lang w:val="en-US"/>
        </w:rPr>
        <w:t>'error', '</w:t>
      </w:r>
      <w:proofErr w:type="spellStart"/>
      <w:r w:rsidRPr="002701A4">
        <w:rPr>
          <w:lang w:val="en-US"/>
        </w:rPr>
        <w:t>Fecha</w:t>
      </w:r>
      <w:proofErr w:type="spellEnd"/>
      <w:r w:rsidRPr="002701A4">
        <w:rPr>
          <w:lang w:val="en-US"/>
        </w:rPr>
        <w:t xml:space="preserve"> no </w:t>
      </w:r>
      <w:proofErr w:type="spellStart"/>
      <w:r w:rsidRPr="002701A4">
        <w:rPr>
          <w:lang w:val="en-US"/>
        </w:rPr>
        <w:t>válida</w:t>
      </w:r>
      <w:proofErr w:type="spellEnd"/>
      <w:r w:rsidRPr="002701A4">
        <w:rPr>
          <w:lang w:val="en-US"/>
        </w:rPr>
        <w:t>');</w:t>
      </w:r>
    </w:p>
    <w:p w14:paraId="469AD01E" w14:textId="3F2C131F" w:rsidR="002701A4" w:rsidRPr="002701A4" w:rsidRDefault="002701A4" w:rsidP="002701A4">
      <w:r w:rsidRPr="002701A4">
        <w:rPr>
          <w:lang w:val="en-US"/>
        </w:rPr>
        <w:t xml:space="preserve">        </w:t>
      </w:r>
      <w:r w:rsidRPr="002701A4">
        <w:t>}</w:t>
      </w:r>
    </w:p>
    <w:p w14:paraId="3C2EE5AA" w14:textId="48D168FC" w:rsidR="002701A4" w:rsidRPr="002701A4" w:rsidRDefault="002701A4" w:rsidP="002701A4"/>
    <w:p w14:paraId="6E2D91A2" w14:textId="66CBE550" w:rsidR="002701A4" w:rsidRPr="002701A4" w:rsidRDefault="002701A4" w:rsidP="002701A4">
      <w:r w:rsidRPr="002701A4">
        <w:t>        $</w:t>
      </w:r>
      <w:proofErr w:type="spellStart"/>
      <w:r w:rsidRPr="002701A4">
        <w:t>validadorModel</w:t>
      </w:r>
      <w:proofErr w:type="spellEnd"/>
      <w:r w:rsidRPr="002701A4">
        <w:t xml:space="preserve"> = new </w:t>
      </w:r>
      <w:proofErr w:type="spellStart"/>
      <w:proofErr w:type="gramStart"/>
      <w:r w:rsidRPr="002701A4">
        <w:t>ValidadorModel</w:t>
      </w:r>
      <w:proofErr w:type="spellEnd"/>
      <w:r w:rsidRPr="002701A4">
        <w:t>(</w:t>
      </w:r>
      <w:proofErr w:type="gramEnd"/>
      <w:r w:rsidRPr="002701A4">
        <w:t>);</w:t>
      </w:r>
    </w:p>
    <w:p w14:paraId="6538DCC0" w14:textId="11DF762E" w:rsidR="002701A4" w:rsidRPr="002701A4" w:rsidRDefault="002701A4" w:rsidP="002701A4">
      <w:r w:rsidRPr="002701A4">
        <w:t>        $certificados = $</w:t>
      </w:r>
      <w:proofErr w:type="spellStart"/>
      <w:r w:rsidRPr="002701A4">
        <w:t>validadorModel</w:t>
      </w:r>
      <w:proofErr w:type="spellEnd"/>
      <w:r w:rsidRPr="002701A4">
        <w:t>-&gt;</w:t>
      </w:r>
      <w:proofErr w:type="spellStart"/>
      <w:r w:rsidRPr="002701A4">
        <w:t>obtenerPorFecha</w:t>
      </w:r>
      <w:proofErr w:type="spellEnd"/>
      <w:r w:rsidRPr="002701A4">
        <w:t>($fecha);</w:t>
      </w:r>
    </w:p>
    <w:p w14:paraId="517996FA" w14:textId="280506DC" w:rsidR="002701A4" w:rsidRPr="002701A4" w:rsidRDefault="002701A4" w:rsidP="002701A4"/>
    <w:p w14:paraId="40A1DDDF" w14:textId="492F367D" w:rsidR="002701A4" w:rsidRPr="002701A4" w:rsidRDefault="002701A4" w:rsidP="002701A4">
      <w:r w:rsidRPr="002701A4">
        <w:t xml:space="preserve">        </w:t>
      </w:r>
      <w:proofErr w:type="spellStart"/>
      <w:r w:rsidRPr="002701A4">
        <w:t>if</w:t>
      </w:r>
      <w:proofErr w:type="spellEnd"/>
      <w:r w:rsidRPr="002701A4">
        <w:t xml:space="preserve"> (</w:t>
      </w:r>
      <w:proofErr w:type="spellStart"/>
      <w:r w:rsidRPr="002701A4">
        <w:t>empty</w:t>
      </w:r>
      <w:proofErr w:type="spellEnd"/>
      <w:r w:rsidRPr="002701A4">
        <w:t>($certificados)) {</w:t>
      </w:r>
    </w:p>
    <w:p w14:paraId="1CC980D1" w14:textId="5C19FC25" w:rsidR="002701A4" w:rsidRPr="002701A4" w:rsidRDefault="002701A4" w:rsidP="002701A4">
      <w:r w:rsidRPr="002701A4">
        <w:t xml:space="preserve">            </w:t>
      </w:r>
      <w:proofErr w:type="spellStart"/>
      <w:r w:rsidRPr="002701A4">
        <w:t>return</w:t>
      </w:r>
      <w:proofErr w:type="spellEnd"/>
      <w:r w:rsidRPr="002701A4">
        <w:t xml:space="preserve"> </w:t>
      </w:r>
      <w:proofErr w:type="spellStart"/>
      <w:r w:rsidRPr="002701A4">
        <w:t>redirect</w:t>
      </w:r>
      <w:proofErr w:type="spellEnd"/>
      <w:r w:rsidRPr="002701A4">
        <w:t>()-&gt;</w:t>
      </w:r>
      <w:proofErr w:type="gramStart"/>
      <w:r w:rsidRPr="002701A4">
        <w:t>back(</w:t>
      </w:r>
      <w:proofErr w:type="gramEnd"/>
      <w:r w:rsidRPr="002701A4">
        <w:t>)-&gt;</w:t>
      </w:r>
      <w:proofErr w:type="spellStart"/>
      <w:proofErr w:type="gramStart"/>
      <w:r w:rsidRPr="002701A4">
        <w:t>with</w:t>
      </w:r>
      <w:proofErr w:type="spellEnd"/>
      <w:r w:rsidRPr="002701A4">
        <w:t>(</w:t>
      </w:r>
      <w:proofErr w:type="gramEnd"/>
      <w:r w:rsidRPr="002701A4">
        <w:t>'error', 'No hay documentos para esa fecha');</w:t>
      </w:r>
    </w:p>
    <w:p w14:paraId="795F8C5E" w14:textId="6498886E" w:rsidR="002701A4" w:rsidRPr="002701A4" w:rsidRDefault="002701A4" w:rsidP="002701A4">
      <w:r w:rsidRPr="002701A4">
        <w:t>        }</w:t>
      </w:r>
    </w:p>
    <w:p w14:paraId="6198E610" w14:textId="0F7D0527" w:rsidR="002701A4" w:rsidRPr="002701A4" w:rsidRDefault="002701A4" w:rsidP="002701A4"/>
    <w:p w14:paraId="41BECDA7" w14:textId="6CB0F98D" w:rsidR="002701A4" w:rsidRPr="002701A4" w:rsidRDefault="002701A4" w:rsidP="002701A4">
      <w:r w:rsidRPr="002701A4">
        <w:t>        $zip = new \</w:t>
      </w:r>
      <w:proofErr w:type="spellStart"/>
      <w:proofErr w:type="gramStart"/>
      <w:r w:rsidRPr="002701A4">
        <w:t>ZipArchive</w:t>
      </w:r>
      <w:proofErr w:type="spellEnd"/>
      <w:r w:rsidRPr="002701A4">
        <w:t>(</w:t>
      </w:r>
      <w:proofErr w:type="gramEnd"/>
      <w:r w:rsidRPr="002701A4">
        <w:t>);</w:t>
      </w:r>
    </w:p>
    <w:p w14:paraId="4FE45157" w14:textId="7D80779C" w:rsidR="002701A4" w:rsidRPr="002701A4" w:rsidRDefault="002701A4" w:rsidP="002701A4">
      <w:pPr>
        <w:rPr>
          <w:lang w:val="en-US"/>
        </w:rPr>
      </w:pPr>
      <w:r w:rsidRPr="002701A4">
        <w:t>        $</w:t>
      </w:r>
      <w:proofErr w:type="spellStart"/>
      <w:r w:rsidRPr="002701A4">
        <w:t>nombreZip</w:t>
      </w:r>
      <w:proofErr w:type="spellEnd"/>
      <w:r w:rsidRPr="002701A4">
        <w:t xml:space="preserve"> = '</w:t>
      </w:r>
      <w:proofErr w:type="spellStart"/>
      <w:r w:rsidRPr="002701A4">
        <w:t>certificados_fecha</w:t>
      </w:r>
      <w:proofErr w:type="spellEnd"/>
      <w:r w:rsidRPr="002701A4">
        <w:t>_</w:t>
      </w:r>
      <w:proofErr w:type="gramStart"/>
      <w:r w:rsidRPr="002701A4">
        <w:t>' .</w:t>
      </w:r>
      <w:proofErr w:type="gramEnd"/>
      <w:r w:rsidRPr="002701A4">
        <w:t xml:space="preserve"> </w:t>
      </w:r>
      <w:proofErr w:type="gramStart"/>
      <w:r w:rsidRPr="002701A4">
        <w:t>time() .</w:t>
      </w:r>
      <w:proofErr w:type="gramEnd"/>
      <w:r w:rsidRPr="002701A4">
        <w:t xml:space="preserve"> </w:t>
      </w:r>
      <w:r w:rsidRPr="002701A4">
        <w:rPr>
          <w:lang w:val="en-US"/>
        </w:rPr>
        <w:t>'.zip';</w:t>
      </w:r>
    </w:p>
    <w:p w14:paraId="05115000" w14:textId="1A642C9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 xml:space="preserve"> = </w:t>
      </w:r>
      <w:proofErr w:type="gramStart"/>
      <w:r w:rsidRPr="002701A4">
        <w:rPr>
          <w:lang w:val="en-US"/>
        </w:rPr>
        <w:t>WRITEPATH .</w:t>
      </w:r>
      <w:proofErr w:type="gramEnd"/>
      <w:r w:rsidRPr="002701A4">
        <w:rPr>
          <w:lang w:val="en-US"/>
        </w:rPr>
        <w:t xml:space="preserve"> $</w:t>
      </w:r>
      <w:proofErr w:type="spellStart"/>
      <w:r w:rsidRPr="002701A4">
        <w:rPr>
          <w:lang w:val="en-US"/>
        </w:rPr>
        <w:t>nombreZip</w:t>
      </w:r>
      <w:proofErr w:type="spellEnd"/>
      <w:r w:rsidRPr="002701A4">
        <w:rPr>
          <w:lang w:val="en-US"/>
        </w:rPr>
        <w:t>;</w:t>
      </w:r>
    </w:p>
    <w:p w14:paraId="0436B7DE" w14:textId="69671A3C" w:rsidR="002701A4" w:rsidRPr="002701A4" w:rsidRDefault="002701A4" w:rsidP="002701A4">
      <w:pPr>
        <w:rPr>
          <w:lang w:val="en-US"/>
        </w:rPr>
      </w:pPr>
    </w:p>
    <w:p w14:paraId="4238650A" w14:textId="05539627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if ($zip-&gt;</w:t>
      </w:r>
      <w:proofErr w:type="gramStart"/>
      <w:r w:rsidRPr="002701A4">
        <w:rPr>
          <w:lang w:val="en-US"/>
        </w:rPr>
        <w:t>open(</w:t>
      </w:r>
      <w:proofErr w:type="gramEnd"/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, \</w:t>
      </w:r>
      <w:proofErr w:type="spellStart"/>
      <w:proofErr w:type="gramStart"/>
      <w:r w:rsidRPr="002701A4">
        <w:rPr>
          <w:lang w:val="en-US"/>
        </w:rPr>
        <w:t>ZipArchive</w:t>
      </w:r>
      <w:proofErr w:type="spellEnd"/>
      <w:r w:rsidRPr="002701A4">
        <w:rPr>
          <w:lang w:val="en-US"/>
        </w:rPr>
        <w:t>::</w:t>
      </w:r>
      <w:proofErr w:type="gramEnd"/>
      <w:r w:rsidRPr="002701A4">
        <w:rPr>
          <w:lang w:val="en-US"/>
        </w:rPr>
        <w:t>CREATE) === TRUE) {</w:t>
      </w:r>
    </w:p>
    <w:p w14:paraId="0888FC9D" w14:textId="2DE0309D" w:rsidR="002701A4" w:rsidRPr="002701A4" w:rsidRDefault="002701A4" w:rsidP="002701A4">
      <w:pPr>
        <w:rPr>
          <w:lang w:val="en-US"/>
        </w:rPr>
      </w:pPr>
    </w:p>
    <w:p w14:paraId="0A4FCD8F" w14:textId="3CC2E6EF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foreach ($</w:t>
      </w:r>
      <w:proofErr w:type="spellStart"/>
      <w:r w:rsidRPr="002701A4">
        <w:rPr>
          <w:lang w:val="en-US"/>
        </w:rPr>
        <w:t>certificados</w:t>
      </w:r>
      <w:proofErr w:type="spellEnd"/>
      <w:r w:rsidRPr="002701A4">
        <w:rPr>
          <w:lang w:val="en-US"/>
        </w:rPr>
        <w:t xml:space="preserve"> as $c) {</w:t>
      </w:r>
    </w:p>
    <w:p w14:paraId="328D951B" w14:textId="4EF71B4D" w:rsidR="002701A4" w:rsidRPr="002701A4" w:rsidRDefault="002701A4" w:rsidP="002701A4">
      <w:pPr>
        <w:rPr>
          <w:lang w:val="en-US"/>
        </w:rPr>
      </w:pPr>
    </w:p>
    <w:p w14:paraId="7C9E0273" w14:textId="1FB8A3D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    </w:t>
      </w:r>
      <w:r w:rsidRPr="00E424D8">
        <w:t>$</w:t>
      </w:r>
      <w:proofErr w:type="spellStart"/>
      <w:r w:rsidRPr="00E424D8">
        <w:t>nombrePDF</w:t>
      </w:r>
      <w:proofErr w:type="spellEnd"/>
      <w:r w:rsidRPr="00E424D8">
        <w:t xml:space="preserve"> = </w:t>
      </w:r>
      <w:proofErr w:type="spellStart"/>
      <w:r w:rsidRPr="00E424D8">
        <w:t>pathinfo</w:t>
      </w:r>
      <w:proofErr w:type="spellEnd"/>
      <w:r w:rsidRPr="00E424D8">
        <w:t>($c['Documento'], PATHINFO_FILENAME</w:t>
      </w:r>
      <w:proofErr w:type="gramStart"/>
      <w:r w:rsidRPr="00E424D8">
        <w:t>) .</w:t>
      </w:r>
      <w:proofErr w:type="gramEnd"/>
      <w:r w:rsidRPr="00E424D8">
        <w:t xml:space="preserve"> </w:t>
      </w:r>
      <w:r w:rsidRPr="002701A4">
        <w:rPr>
          <w:lang w:val="en-US"/>
        </w:rPr>
        <w:t>'.pdf';</w:t>
      </w:r>
    </w:p>
    <w:p w14:paraId="54D0E738" w14:textId="4042BD9E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 xml:space="preserve"> = </w:t>
      </w:r>
      <w:proofErr w:type="gramStart"/>
      <w:r w:rsidRPr="002701A4">
        <w:rPr>
          <w:lang w:val="en-US"/>
        </w:rPr>
        <w:t>FCPATH .</w:t>
      </w:r>
      <w:proofErr w:type="gramEnd"/>
      <w:r w:rsidRPr="002701A4">
        <w:rPr>
          <w:lang w:val="en-US"/>
        </w:rPr>
        <w:t xml:space="preserve"> '</w:t>
      </w:r>
      <w:proofErr w:type="spellStart"/>
      <w:r w:rsidRPr="002701A4">
        <w:rPr>
          <w:lang w:val="en-US"/>
        </w:rPr>
        <w:t>certificados</w:t>
      </w:r>
      <w:proofErr w:type="spellEnd"/>
      <w:r w:rsidRPr="002701A4">
        <w:rPr>
          <w:lang w:val="en-US"/>
        </w:rPr>
        <w:t>/</w:t>
      </w:r>
      <w:proofErr w:type="gramStart"/>
      <w:r w:rsidRPr="002701A4">
        <w:rPr>
          <w:lang w:val="en-US"/>
        </w:rPr>
        <w:t>' .</w:t>
      </w:r>
      <w:proofErr w:type="gramEnd"/>
      <w:r w:rsidRPr="002701A4">
        <w:rPr>
          <w:lang w:val="en-US"/>
        </w:rPr>
        <w:t xml:space="preserve"> $</w:t>
      </w:r>
      <w:proofErr w:type="spellStart"/>
      <w:r w:rsidRPr="002701A4">
        <w:rPr>
          <w:lang w:val="en-US"/>
        </w:rPr>
        <w:t>nombrePDF</w:t>
      </w:r>
      <w:proofErr w:type="spellEnd"/>
      <w:r w:rsidRPr="002701A4">
        <w:rPr>
          <w:lang w:val="en-US"/>
        </w:rPr>
        <w:t>;</w:t>
      </w:r>
    </w:p>
    <w:p w14:paraId="6D43297B" w14:textId="13A27272" w:rsidR="002701A4" w:rsidRPr="002701A4" w:rsidRDefault="002701A4" w:rsidP="002701A4">
      <w:pPr>
        <w:rPr>
          <w:lang w:val="en-US"/>
        </w:rPr>
      </w:pPr>
    </w:p>
    <w:p w14:paraId="449B413B" w14:textId="7DFC8C9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if (</w:t>
      </w:r>
      <w:proofErr w:type="spellStart"/>
      <w:r w:rsidRPr="002701A4">
        <w:rPr>
          <w:lang w:val="en-US"/>
        </w:rPr>
        <w:t>file_exists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)) {</w:t>
      </w:r>
    </w:p>
    <w:p w14:paraId="13223D7E" w14:textId="0021AE6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lastRenderedPageBreak/>
        <w:t>                    $zip-&gt;</w:t>
      </w:r>
      <w:proofErr w:type="spellStart"/>
      <w:proofErr w:type="gramStart"/>
      <w:r w:rsidRPr="002701A4">
        <w:rPr>
          <w:lang w:val="en-US"/>
        </w:rPr>
        <w:t>addFile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archivo</w:t>
      </w:r>
      <w:proofErr w:type="spellEnd"/>
      <w:r w:rsidRPr="002701A4">
        <w:rPr>
          <w:lang w:val="en-US"/>
        </w:rPr>
        <w:t>, $</w:t>
      </w:r>
      <w:proofErr w:type="spellStart"/>
      <w:r w:rsidRPr="002701A4">
        <w:rPr>
          <w:lang w:val="en-US"/>
        </w:rPr>
        <w:t>nombrePDF</w:t>
      </w:r>
      <w:proofErr w:type="spellEnd"/>
      <w:r w:rsidRPr="002701A4">
        <w:rPr>
          <w:lang w:val="en-US"/>
        </w:rPr>
        <w:t>);</w:t>
      </w:r>
    </w:p>
    <w:p w14:paraId="239DC213" w14:textId="3264F35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}</w:t>
      </w:r>
    </w:p>
    <w:p w14:paraId="762B0853" w14:textId="18C038A8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}</w:t>
      </w:r>
    </w:p>
    <w:p w14:paraId="6BEB458C" w14:textId="2A1811CE" w:rsidR="002701A4" w:rsidRPr="002701A4" w:rsidRDefault="002701A4" w:rsidP="002701A4">
      <w:pPr>
        <w:rPr>
          <w:lang w:val="en-US"/>
        </w:rPr>
      </w:pPr>
    </w:p>
    <w:p w14:paraId="3BD7ED31" w14:textId="2C0F9956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$zip-&gt;</w:t>
      </w:r>
      <w:proofErr w:type="gramStart"/>
      <w:r w:rsidRPr="002701A4">
        <w:rPr>
          <w:lang w:val="en-US"/>
        </w:rPr>
        <w:t>close(</w:t>
      </w:r>
      <w:proofErr w:type="gramEnd"/>
      <w:r w:rsidRPr="002701A4">
        <w:rPr>
          <w:lang w:val="en-US"/>
        </w:rPr>
        <w:t>);</w:t>
      </w:r>
    </w:p>
    <w:p w14:paraId="65B348D7" w14:textId="07D07C9B" w:rsidR="002701A4" w:rsidRPr="002701A4" w:rsidRDefault="002701A4" w:rsidP="002701A4">
      <w:pPr>
        <w:rPr>
          <w:lang w:val="en-US"/>
        </w:rPr>
      </w:pPr>
    </w:p>
    <w:p w14:paraId="29FE4A5B" w14:textId="5F79C31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$response = $this-&gt;response</w:t>
      </w:r>
    </w:p>
    <w:p w14:paraId="1B774E44" w14:textId="752BAD04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-&gt;</w:t>
      </w:r>
      <w:proofErr w:type="gramStart"/>
      <w:r w:rsidRPr="002701A4">
        <w:rPr>
          <w:lang w:val="en-US"/>
        </w:rPr>
        <w:t>download(</w:t>
      </w:r>
      <w:proofErr w:type="gramEnd"/>
      <w:r w:rsidRPr="002701A4">
        <w:rPr>
          <w:lang w:val="en-US"/>
        </w:rPr>
        <w:t>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, null)</w:t>
      </w:r>
    </w:p>
    <w:p w14:paraId="4B024BF0" w14:textId="53420DEA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-&gt;</w:t>
      </w:r>
      <w:proofErr w:type="spellStart"/>
      <w:r w:rsidRPr="002701A4">
        <w:rPr>
          <w:lang w:val="en-US"/>
        </w:rPr>
        <w:t>setFileName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nombreZip</w:t>
      </w:r>
      <w:proofErr w:type="spellEnd"/>
      <w:r w:rsidRPr="002701A4">
        <w:rPr>
          <w:lang w:val="en-US"/>
        </w:rPr>
        <w:t>)</w:t>
      </w:r>
    </w:p>
    <w:p w14:paraId="322809BC" w14:textId="05002B3E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-&gt;</w:t>
      </w:r>
      <w:proofErr w:type="spellStart"/>
      <w:proofErr w:type="gramStart"/>
      <w:r w:rsidRPr="002701A4">
        <w:rPr>
          <w:lang w:val="en-US"/>
        </w:rPr>
        <w:t>setHeader</w:t>
      </w:r>
      <w:proofErr w:type="spellEnd"/>
      <w:r w:rsidRPr="002701A4">
        <w:rPr>
          <w:lang w:val="en-US"/>
        </w:rPr>
        <w:t>(</w:t>
      </w:r>
      <w:proofErr w:type="gramEnd"/>
      <w:r w:rsidRPr="002701A4">
        <w:rPr>
          <w:lang w:val="en-US"/>
        </w:rPr>
        <w:t>'Content-Type', 'application/zip');</w:t>
      </w:r>
    </w:p>
    <w:p w14:paraId="450A3914" w14:textId="7A6AEF73" w:rsidR="002701A4" w:rsidRPr="002701A4" w:rsidRDefault="002701A4" w:rsidP="002701A4">
      <w:pPr>
        <w:rPr>
          <w:lang w:val="en-US"/>
        </w:rPr>
      </w:pPr>
    </w:p>
    <w:p w14:paraId="343C8E8E" w14:textId="14F08E8C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// </w:t>
      </w:r>
      <w:proofErr w:type="spellStart"/>
      <w:r w:rsidRPr="002701A4">
        <w:rPr>
          <w:lang w:val="en-US"/>
        </w:rPr>
        <w:t>eliminar</w:t>
      </w:r>
      <w:proofErr w:type="spellEnd"/>
      <w:r w:rsidRPr="002701A4">
        <w:rPr>
          <w:lang w:val="en-US"/>
        </w:rPr>
        <w:t xml:space="preserve"> zip </w:t>
      </w:r>
      <w:proofErr w:type="spellStart"/>
      <w:r w:rsidRPr="002701A4">
        <w:rPr>
          <w:lang w:val="en-US"/>
        </w:rPr>
        <w:t>después</w:t>
      </w:r>
      <w:proofErr w:type="spellEnd"/>
    </w:p>
    <w:p w14:paraId="1235B2B5" w14:textId="53FE8051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 xml:space="preserve">            </w:t>
      </w:r>
      <w:proofErr w:type="spellStart"/>
      <w:r w:rsidRPr="002701A4">
        <w:rPr>
          <w:lang w:val="en-US"/>
        </w:rPr>
        <w:t>register_shutdown_function</w:t>
      </w:r>
      <w:proofErr w:type="spellEnd"/>
      <w:r w:rsidRPr="002701A4">
        <w:rPr>
          <w:lang w:val="en-US"/>
        </w:rPr>
        <w:t>(</w:t>
      </w:r>
      <w:proofErr w:type="gramStart"/>
      <w:r w:rsidRPr="002701A4">
        <w:rPr>
          <w:lang w:val="en-US"/>
        </w:rPr>
        <w:t>function(</w:t>
      </w:r>
      <w:proofErr w:type="gramEnd"/>
      <w:r w:rsidRPr="002701A4">
        <w:rPr>
          <w:lang w:val="en-US"/>
        </w:rPr>
        <w:t>) use ($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) {</w:t>
      </w:r>
    </w:p>
    <w:p w14:paraId="31158A6B" w14:textId="1A10515F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if (</w:t>
      </w:r>
      <w:proofErr w:type="spellStart"/>
      <w:r w:rsidRPr="002701A4">
        <w:rPr>
          <w:lang w:val="en-US"/>
        </w:rPr>
        <w:t>file_exists</w:t>
      </w:r>
      <w:proofErr w:type="spellEnd"/>
      <w:r w:rsidRPr="002701A4">
        <w:rPr>
          <w:lang w:val="en-US"/>
        </w:rPr>
        <w:t>($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)) {</w:t>
      </w:r>
    </w:p>
    <w:p w14:paraId="226BFB59" w14:textId="011D1E4B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    unlink($</w:t>
      </w:r>
      <w:proofErr w:type="spellStart"/>
      <w:r w:rsidRPr="002701A4">
        <w:rPr>
          <w:lang w:val="en-US"/>
        </w:rPr>
        <w:t>rutaZip</w:t>
      </w:r>
      <w:proofErr w:type="spellEnd"/>
      <w:r w:rsidRPr="002701A4">
        <w:rPr>
          <w:lang w:val="en-US"/>
        </w:rPr>
        <w:t>);</w:t>
      </w:r>
    </w:p>
    <w:p w14:paraId="23963BF5" w14:textId="6869B1EB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    }</w:t>
      </w:r>
    </w:p>
    <w:p w14:paraId="5586E970" w14:textId="39784800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});</w:t>
      </w:r>
    </w:p>
    <w:p w14:paraId="33B659CF" w14:textId="5538BC90" w:rsidR="002701A4" w:rsidRPr="002701A4" w:rsidRDefault="002701A4" w:rsidP="002701A4">
      <w:pPr>
        <w:rPr>
          <w:lang w:val="en-US"/>
        </w:rPr>
      </w:pPr>
    </w:p>
    <w:p w14:paraId="75A03828" w14:textId="28EACD1D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    return $response;</w:t>
      </w:r>
    </w:p>
    <w:p w14:paraId="1E974E32" w14:textId="7F062A75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}</w:t>
      </w:r>
    </w:p>
    <w:p w14:paraId="2D9F8ACA" w14:textId="684A04B8" w:rsidR="002701A4" w:rsidRPr="002701A4" w:rsidRDefault="002701A4" w:rsidP="002701A4">
      <w:pPr>
        <w:rPr>
          <w:lang w:val="en-US"/>
        </w:rPr>
      </w:pPr>
    </w:p>
    <w:p w14:paraId="5C9C2AD1" w14:textId="4BC216FC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    return redirect()-&gt;</w:t>
      </w:r>
      <w:proofErr w:type="gramStart"/>
      <w:r w:rsidRPr="002701A4">
        <w:rPr>
          <w:lang w:val="en-US"/>
        </w:rPr>
        <w:t>back(</w:t>
      </w:r>
      <w:proofErr w:type="gramEnd"/>
      <w:r w:rsidRPr="002701A4">
        <w:rPr>
          <w:lang w:val="en-US"/>
        </w:rPr>
        <w:t>)-&gt;</w:t>
      </w:r>
      <w:proofErr w:type="gramStart"/>
      <w:r w:rsidRPr="002701A4">
        <w:rPr>
          <w:lang w:val="en-US"/>
        </w:rPr>
        <w:t>with(</w:t>
      </w:r>
      <w:proofErr w:type="gramEnd"/>
      <w:r w:rsidRPr="002701A4">
        <w:rPr>
          <w:lang w:val="en-US"/>
        </w:rPr>
        <w:t xml:space="preserve">'error', 'No se </w:t>
      </w:r>
      <w:proofErr w:type="spellStart"/>
      <w:r w:rsidRPr="002701A4">
        <w:rPr>
          <w:lang w:val="en-US"/>
        </w:rPr>
        <w:t>pudo</w:t>
      </w:r>
      <w:proofErr w:type="spellEnd"/>
      <w:r w:rsidRPr="002701A4">
        <w:rPr>
          <w:lang w:val="en-US"/>
        </w:rPr>
        <w:t xml:space="preserve"> </w:t>
      </w:r>
      <w:proofErr w:type="spellStart"/>
      <w:r w:rsidRPr="002701A4">
        <w:rPr>
          <w:lang w:val="en-US"/>
        </w:rPr>
        <w:t>generar</w:t>
      </w:r>
      <w:proofErr w:type="spellEnd"/>
      <w:r w:rsidRPr="002701A4">
        <w:rPr>
          <w:lang w:val="en-US"/>
        </w:rPr>
        <w:t xml:space="preserve"> </w:t>
      </w:r>
      <w:proofErr w:type="spellStart"/>
      <w:r w:rsidRPr="002701A4">
        <w:rPr>
          <w:lang w:val="en-US"/>
        </w:rPr>
        <w:t>el</w:t>
      </w:r>
      <w:proofErr w:type="spellEnd"/>
      <w:r w:rsidRPr="002701A4">
        <w:rPr>
          <w:lang w:val="en-US"/>
        </w:rPr>
        <w:t xml:space="preserve"> ZIP');</w:t>
      </w:r>
    </w:p>
    <w:p w14:paraId="6E23800B" w14:textId="5F1EB164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    }*/</w:t>
      </w:r>
    </w:p>
    <w:p w14:paraId="62F42A51" w14:textId="535463BB" w:rsidR="002701A4" w:rsidRPr="002701A4" w:rsidRDefault="002701A4" w:rsidP="002701A4">
      <w:pPr>
        <w:rPr>
          <w:lang w:val="en-US"/>
        </w:rPr>
      </w:pPr>
      <w:r w:rsidRPr="002701A4">
        <w:rPr>
          <w:lang w:val="en-US"/>
        </w:rPr>
        <w:t>}</w:t>
      </w:r>
    </w:p>
    <w:p w14:paraId="4C085D3C" w14:textId="3B09D0DD" w:rsidR="002701A4" w:rsidRPr="002701A4" w:rsidRDefault="002701A4" w:rsidP="002701A4">
      <w:pPr>
        <w:rPr>
          <w:lang w:val="en-US"/>
        </w:rPr>
      </w:pPr>
    </w:p>
    <w:p w14:paraId="16BBC1EF" w14:textId="77777777" w:rsidR="0083488E" w:rsidRPr="0083488E" w:rsidRDefault="0083488E" w:rsidP="0083488E">
      <w:pPr>
        <w:rPr>
          <w:lang w:val="en-US"/>
        </w:rPr>
      </w:pPr>
    </w:p>
    <w:p w14:paraId="7FFB0177" w14:textId="77777777" w:rsidR="0083488E" w:rsidRDefault="0083488E" w:rsidP="0083488E">
      <w:pPr>
        <w:pStyle w:val="Ttulo3"/>
        <w:rPr>
          <w:lang w:val="en-US"/>
        </w:rPr>
      </w:pPr>
      <w:bookmarkStart w:id="5" w:name="_Toc227837282"/>
      <w:r>
        <w:rPr>
          <w:lang w:val="en-US"/>
        </w:rPr>
        <w:lastRenderedPageBreak/>
        <w:t xml:space="preserve">2.1.3 </w:t>
      </w:r>
      <w:r w:rsidRPr="0083488E">
        <w:rPr>
          <w:lang w:val="en-US"/>
        </w:rPr>
        <w:t>Data</w:t>
      </w:r>
      <w:r>
        <w:rPr>
          <w:lang w:val="en-US"/>
        </w:rPr>
        <w:t>base</w:t>
      </w:r>
      <w:bookmarkEnd w:id="5"/>
    </w:p>
    <w:p w14:paraId="2A8D7FDE" w14:textId="00944B8D" w:rsidR="0083488E" w:rsidRDefault="0083488E" w:rsidP="0083488E">
      <w:pPr>
        <w:pStyle w:val="Ttulo4"/>
        <w:rPr>
          <w:lang w:val="en-US"/>
        </w:rPr>
      </w:pPr>
      <w:r>
        <w:rPr>
          <w:lang w:val="en-US"/>
        </w:rPr>
        <w:t>2.1.3.1 Migrations</w:t>
      </w:r>
      <w:proofErr w:type="gramStart"/>
      <w:r>
        <w:rPr>
          <w:lang w:val="en-US"/>
        </w:rPr>
        <w:t>/ .</w:t>
      </w:r>
      <w:proofErr w:type="spellStart"/>
      <w:r>
        <w:rPr>
          <w:lang w:val="en-US"/>
        </w:rPr>
        <w:t>gitkeep</w:t>
      </w:r>
      <w:proofErr w:type="spellEnd"/>
      <w:proofErr w:type="gramEnd"/>
    </w:p>
    <w:p w14:paraId="28F0B885" w14:textId="365800C3" w:rsidR="00752294" w:rsidRPr="00752294" w:rsidRDefault="00752294" w:rsidP="00752294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5FDD1587" w14:textId="77777777" w:rsidR="0083488E" w:rsidRDefault="0083488E" w:rsidP="0083488E">
      <w:pPr>
        <w:pStyle w:val="Ttulo4"/>
        <w:rPr>
          <w:lang w:val="en-US"/>
        </w:rPr>
      </w:pPr>
      <w:r>
        <w:rPr>
          <w:lang w:val="en-US"/>
        </w:rPr>
        <w:t>2.1.3.2 Seeds</w:t>
      </w:r>
      <w:proofErr w:type="gramStart"/>
      <w:r>
        <w:rPr>
          <w:lang w:val="en-US"/>
        </w:rPr>
        <w:t>/ .</w:t>
      </w:r>
      <w:proofErr w:type="spellStart"/>
      <w:r>
        <w:rPr>
          <w:lang w:val="en-US"/>
        </w:rPr>
        <w:t>gitkeep</w:t>
      </w:r>
      <w:proofErr w:type="spellEnd"/>
      <w:proofErr w:type="gramEnd"/>
      <w:r w:rsidRPr="0083488E">
        <w:rPr>
          <w:lang w:val="en-US"/>
        </w:rPr>
        <w:t xml:space="preserve"> </w:t>
      </w:r>
    </w:p>
    <w:p w14:paraId="5C4D2235" w14:textId="05A31C28" w:rsidR="00752294" w:rsidRPr="00752294" w:rsidRDefault="00752294" w:rsidP="00752294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358633D3" w14:textId="77777777" w:rsidR="0083488E" w:rsidRDefault="0083488E" w:rsidP="0083488E">
      <w:pPr>
        <w:pStyle w:val="Ttulo3"/>
        <w:rPr>
          <w:lang w:val="en-US"/>
        </w:rPr>
      </w:pPr>
      <w:bookmarkStart w:id="6" w:name="_Toc227837283"/>
      <w:r>
        <w:rPr>
          <w:lang w:val="en-US"/>
        </w:rPr>
        <w:t>2.1.4 Filters</w:t>
      </w:r>
      <w:proofErr w:type="gramStart"/>
      <w:r>
        <w:rPr>
          <w:lang w:val="en-US"/>
        </w:rPr>
        <w:t>/ .</w:t>
      </w:r>
      <w:proofErr w:type="spellStart"/>
      <w:r>
        <w:rPr>
          <w:lang w:val="en-US"/>
        </w:rPr>
        <w:t>gitkeep</w:t>
      </w:r>
      <w:bookmarkEnd w:id="6"/>
      <w:proofErr w:type="spellEnd"/>
      <w:proofErr w:type="gramEnd"/>
    </w:p>
    <w:p w14:paraId="29330542" w14:textId="08C0FECB" w:rsidR="00752294" w:rsidRPr="00752294" w:rsidRDefault="00752294" w:rsidP="00752294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59837856" w14:textId="6BEECD9E" w:rsidR="0083488E" w:rsidRDefault="0083488E" w:rsidP="0083488E">
      <w:pPr>
        <w:pStyle w:val="Ttulo3"/>
        <w:rPr>
          <w:lang w:val="en-US"/>
        </w:rPr>
      </w:pPr>
      <w:bookmarkStart w:id="7" w:name="_Toc227837284"/>
      <w:r>
        <w:rPr>
          <w:lang w:val="en-US"/>
        </w:rPr>
        <w:t>2.1.5 Helpers</w:t>
      </w:r>
      <w:proofErr w:type="gramStart"/>
      <w:r>
        <w:rPr>
          <w:lang w:val="en-US"/>
        </w:rPr>
        <w:t>/ .</w:t>
      </w:r>
      <w:proofErr w:type="spellStart"/>
      <w:r>
        <w:rPr>
          <w:lang w:val="en-US"/>
        </w:rPr>
        <w:t>gitkeep</w:t>
      </w:r>
      <w:bookmarkEnd w:id="7"/>
      <w:proofErr w:type="spellEnd"/>
      <w:proofErr w:type="gramEnd"/>
    </w:p>
    <w:p w14:paraId="3CF9D24B" w14:textId="04CEA876" w:rsidR="00752294" w:rsidRPr="00752294" w:rsidRDefault="00752294" w:rsidP="00752294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61681615" w14:textId="5255B245" w:rsidR="0083488E" w:rsidRDefault="0083488E" w:rsidP="0083488E">
      <w:pPr>
        <w:pStyle w:val="Ttulo3"/>
        <w:rPr>
          <w:lang w:val="en-US"/>
        </w:rPr>
      </w:pPr>
      <w:bookmarkStart w:id="8" w:name="_Toc227837285"/>
      <w:r>
        <w:rPr>
          <w:lang w:val="en-US"/>
        </w:rPr>
        <w:t xml:space="preserve">2.1.6 </w:t>
      </w:r>
      <w:r w:rsidR="005A333B">
        <w:rPr>
          <w:lang w:val="en-US"/>
        </w:rPr>
        <w:t>Language</w:t>
      </w:r>
      <w:bookmarkEnd w:id="8"/>
      <w:r>
        <w:rPr>
          <w:lang w:val="en-US"/>
        </w:rPr>
        <w:t xml:space="preserve"> </w:t>
      </w:r>
    </w:p>
    <w:p w14:paraId="607DBA01" w14:textId="69FB6AA4" w:rsidR="005A333B" w:rsidRDefault="005A333B" w:rsidP="005A333B">
      <w:pPr>
        <w:pStyle w:val="Ttulo4"/>
        <w:rPr>
          <w:lang w:val="en-US"/>
        </w:rPr>
      </w:pPr>
      <w:r>
        <w:rPr>
          <w:lang w:val="en-US"/>
        </w:rPr>
        <w:t xml:space="preserve">2.1.6.1.1 </w:t>
      </w:r>
      <w:proofErr w:type="spellStart"/>
      <w:r>
        <w:rPr>
          <w:lang w:val="en-US"/>
        </w:rPr>
        <w:t>en</w:t>
      </w:r>
      <w:proofErr w:type="spellEnd"/>
    </w:p>
    <w:p w14:paraId="2A9078F6" w14:textId="7476B4E5" w:rsidR="005A333B" w:rsidRDefault="005A333B" w:rsidP="005A333B">
      <w:pPr>
        <w:pStyle w:val="Ttulo5"/>
        <w:rPr>
          <w:lang w:val="en-US"/>
        </w:rPr>
      </w:pPr>
      <w:r>
        <w:rPr>
          <w:lang w:val="en-US"/>
        </w:rPr>
        <w:t xml:space="preserve">2.1.6.1.1 </w:t>
      </w:r>
      <w:proofErr w:type="spellStart"/>
      <w:r>
        <w:rPr>
          <w:lang w:val="en-US"/>
        </w:rPr>
        <w:t>Validation.php</w:t>
      </w:r>
      <w:proofErr w:type="spellEnd"/>
    </w:p>
    <w:p w14:paraId="1B87707A" w14:textId="77777777" w:rsidR="005A333B" w:rsidRPr="005A333B" w:rsidRDefault="005A333B" w:rsidP="005A333B">
      <w:pPr>
        <w:rPr>
          <w:lang w:val="en-US"/>
        </w:rPr>
      </w:pPr>
      <w:r w:rsidRPr="005A333B">
        <w:rPr>
          <w:lang w:val="en-US"/>
        </w:rPr>
        <w:t>&lt;?</w:t>
      </w:r>
      <w:proofErr w:type="spellStart"/>
      <w:r w:rsidRPr="005A333B">
        <w:rPr>
          <w:lang w:val="en-US"/>
        </w:rPr>
        <w:t>php</w:t>
      </w:r>
      <w:proofErr w:type="spellEnd"/>
    </w:p>
    <w:p w14:paraId="35F2C6D9" w14:textId="77777777" w:rsidR="005A333B" w:rsidRPr="005A333B" w:rsidRDefault="005A333B" w:rsidP="005A333B">
      <w:pPr>
        <w:rPr>
          <w:lang w:val="en-US"/>
        </w:rPr>
      </w:pPr>
    </w:p>
    <w:p w14:paraId="3DC33418" w14:textId="77777777" w:rsidR="005A333B" w:rsidRPr="005A333B" w:rsidRDefault="005A333B" w:rsidP="005A333B">
      <w:pPr>
        <w:rPr>
          <w:lang w:val="en-US"/>
        </w:rPr>
      </w:pPr>
      <w:r w:rsidRPr="005A333B">
        <w:rPr>
          <w:lang w:val="en-US"/>
        </w:rPr>
        <w:t xml:space="preserve">// override core </w:t>
      </w:r>
      <w:proofErr w:type="spellStart"/>
      <w:r w:rsidRPr="005A333B">
        <w:rPr>
          <w:lang w:val="en-US"/>
        </w:rPr>
        <w:t>en</w:t>
      </w:r>
      <w:proofErr w:type="spellEnd"/>
      <w:r w:rsidRPr="005A333B">
        <w:rPr>
          <w:lang w:val="en-US"/>
        </w:rPr>
        <w:t xml:space="preserve"> language system validation or define your own </w:t>
      </w:r>
      <w:proofErr w:type="spellStart"/>
      <w:r w:rsidRPr="005A333B">
        <w:rPr>
          <w:lang w:val="en-US"/>
        </w:rPr>
        <w:t>en</w:t>
      </w:r>
      <w:proofErr w:type="spellEnd"/>
      <w:r w:rsidRPr="005A333B">
        <w:rPr>
          <w:lang w:val="en-US"/>
        </w:rPr>
        <w:t xml:space="preserve"> language validation message</w:t>
      </w:r>
    </w:p>
    <w:p w14:paraId="04B25E94" w14:textId="77777777" w:rsidR="005A333B" w:rsidRPr="005A333B" w:rsidRDefault="005A333B" w:rsidP="005A333B">
      <w:pPr>
        <w:rPr>
          <w:lang w:val="en-US"/>
        </w:rPr>
      </w:pPr>
      <w:r w:rsidRPr="005A333B">
        <w:rPr>
          <w:lang w:val="en-US"/>
        </w:rPr>
        <w:t>return [];</w:t>
      </w:r>
    </w:p>
    <w:p w14:paraId="49E30FC8" w14:textId="77777777" w:rsidR="005A333B" w:rsidRPr="005A333B" w:rsidRDefault="005A333B" w:rsidP="005A333B">
      <w:pPr>
        <w:rPr>
          <w:lang w:val="en-US"/>
        </w:rPr>
      </w:pPr>
    </w:p>
    <w:p w14:paraId="05DA1AC4" w14:textId="77777777" w:rsidR="005A333B" w:rsidRPr="005A333B" w:rsidRDefault="005A333B" w:rsidP="005A333B">
      <w:pPr>
        <w:rPr>
          <w:lang w:val="en-US"/>
        </w:rPr>
      </w:pPr>
    </w:p>
    <w:p w14:paraId="115B42C3" w14:textId="040111FB" w:rsidR="005A333B" w:rsidRDefault="005A333B" w:rsidP="005A333B">
      <w:pPr>
        <w:pStyle w:val="Ttulo4"/>
        <w:rPr>
          <w:lang w:val="en-US"/>
        </w:rPr>
      </w:pPr>
      <w:r>
        <w:rPr>
          <w:lang w:val="en-US"/>
        </w:rPr>
        <w:t>2.1.6.2 Language</w:t>
      </w:r>
      <w:proofErr w:type="gramStart"/>
      <w:r>
        <w:rPr>
          <w:lang w:val="en-US"/>
        </w:rPr>
        <w:t>/ .</w:t>
      </w:r>
      <w:proofErr w:type="spellStart"/>
      <w:r>
        <w:rPr>
          <w:lang w:val="en-US"/>
        </w:rPr>
        <w:t>gitkeep</w:t>
      </w:r>
      <w:proofErr w:type="spellEnd"/>
      <w:proofErr w:type="gramEnd"/>
    </w:p>
    <w:p w14:paraId="765C693D" w14:textId="1CE78E3E" w:rsidR="00752294" w:rsidRPr="00752294" w:rsidRDefault="00752294" w:rsidP="00752294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50DE0FCE" w14:textId="22165C4F" w:rsidR="005A333B" w:rsidRDefault="005A333B" w:rsidP="005A333B">
      <w:pPr>
        <w:pStyle w:val="Ttulo3"/>
        <w:rPr>
          <w:lang w:val="en-US"/>
        </w:rPr>
      </w:pPr>
      <w:bookmarkStart w:id="9" w:name="_Toc227837286"/>
      <w:r>
        <w:rPr>
          <w:lang w:val="en-US"/>
        </w:rPr>
        <w:t>2.1.7 Libraries</w:t>
      </w:r>
      <w:bookmarkEnd w:id="9"/>
    </w:p>
    <w:p w14:paraId="7E3B345B" w14:textId="0C30CC09" w:rsidR="005A333B" w:rsidRDefault="005A333B" w:rsidP="005A333B">
      <w:pPr>
        <w:pStyle w:val="Ttulo4"/>
        <w:rPr>
          <w:lang w:val="en-US"/>
        </w:rPr>
      </w:pPr>
      <w:r>
        <w:rPr>
          <w:lang w:val="en-US"/>
        </w:rPr>
        <w:t>2.1.7.</w:t>
      </w:r>
      <w:proofErr w:type="gramStart"/>
      <w:r>
        <w:rPr>
          <w:lang w:val="en-US"/>
        </w:rPr>
        <w:t>1  Libraries/ .</w:t>
      </w:r>
      <w:proofErr w:type="spellStart"/>
      <w:r>
        <w:rPr>
          <w:lang w:val="en-US"/>
        </w:rPr>
        <w:t>gitkeep</w:t>
      </w:r>
      <w:proofErr w:type="spellEnd"/>
      <w:proofErr w:type="gramEnd"/>
    </w:p>
    <w:p w14:paraId="1E1099B5" w14:textId="3A4A32DB" w:rsidR="000121CA" w:rsidRPr="000121CA" w:rsidRDefault="000121CA" w:rsidP="000121CA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172A2482" w14:textId="3490A5B0" w:rsidR="005A333B" w:rsidRDefault="005A333B" w:rsidP="005A333B">
      <w:pPr>
        <w:pStyle w:val="Ttulo4"/>
        <w:rPr>
          <w:lang w:val="en-US"/>
        </w:rPr>
      </w:pPr>
      <w:r>
        <w:rPr>
          <w:lang w:val="en-US"/>
        </w:rPr>
        <w:t>2.1</w:t>
      </w:r>
      <w:r w:rsidR="00EB1897">
        <w:rPr>
          <w:lang w:val="en-US"/>
        </w:rPr>
        <w:t xml:space="preserve">.7.2 </w:t>
      </w:r>
      <w:proofErr w:type="spellStart"/>
      <w:r w:rsidR="00EB1897">
        <w:rPr>
          <w:lang w:val="en-US"/>
        </w:rPr>
        <w:t>PdfRemoto.php</w:t>
      </w:r>
      <w:proofErr w:type="spellEnd"/>
    </w:p>
    <w:p w14:paraId="5623E6F0" w14:textId="7A48A70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&lt;?</w:t>
      </w:r>
      <w:proofErr w:type="spellStart"/>
      <w:r w:rsidRPr="00EB1897">
        <w:rPr>
          <w:lang w:val="en-US"/>
        </w:rPr>
        <w:t>php</w:t>
      </w:r>
      <w:proofErr w:type="spellEnd"/>
    </w:p>
    <w:p w14:paraId="3A5F5E6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namespace App\Libraries;</w:t>
      </w:r>
    </w:p>
    <w:p w14:paraId="77B6623F" w14:textId="77777777" w:rsidR="00EB1897" w:rsidRPr="00EB1897" w:rsidRDefault="00EB1897" w:rsidP="00EB1897">
      <w:pPr>
        <w:rPr>
          <w:lang w:val="en-US"/>
        </w:rPr>
      </w:pPr>
    </w:p>
    <w:p w14:paraId="2AE4053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 xml:space="preserve">class </w:t>
      </w:r>
      <w:proofErr w:type="spellStart"/>
      <w:r w:rsidRPr="00EB1897">
        <w:rPr>
          <w:lang w:val="en-US"/>
        </w:rPr>
        <w:t>PdfRemoto</w:t>
      </w:r>
      <w:proofErr w:type="spellEnd"/>
    </w:p>
    <w:p w14:paraId="08AA0D3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{</w:t>
      </w:r>
    </w:p>
    <w:p w14:paraId="7EC8D95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private $config;</w:t>
      </w:r>
    </w:p>
    <w:p w14:paraId="7A46651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private $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>;</w:t>
      </w:r>
    </w:p>
    <w:p w14:paraId="79A24EF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</w:t>
      </w:r>
    </w:p>
    <w:p w14:paraId="62BC71E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public function __</w:t>
      </w:r>
      <w:proofErr w:type="gramStart"/>
      <w:r w:rsidRPr="00EB1897">
        <w:rPr>
          <w:lang w:val="en-US"/>
        </w:rPr>
        <w:t>construct(</w:t>
      </w:r>
      <w:proofErr w:type="gramEnd"/>
      <w:r w:rsidRPr="00EB1897">
        <w:rPr>
          <w:lang w:val="en-US"/>
        </w:rPr>
        <w:t>)</w:t>
      </w:r>
    </w:p>
    <w:p w14:paraId="726ACE2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0674D96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$this-&gt;config = config('Pdf')-&gt;</w:t>
      </w:r>
      <w:proofErr w:type="spellStart"/>
      <w:r w:rsidRPr="00EB1897">
        <w:rPr>
          <w:lang w:val="en-US"/>
        </w:rPr>
        <w:t>servidor_pdfs</w:t>
      </w:r>
      <w:proofErr w:type="spellEnd"/>
      <w:r w:rsidRPr="00EB1897">
        <w:rPr>
          <w:lang w:val="en-US"/>
        </w:rPr>
        <w:t>;</w:t>
      </w:r>
    </w:p>
    <w:p w14:paraId="4BC5603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$this-&gt;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 xml:space="preserve"> = </w:t>
      </w:r>
      <w:proofErr w:type="spellStart"/>
      <w:r w:rsidRPr="00EB1897">
        <w:rPr>
          <w:lang w:val="en-US"/>
        </w:rPr>
        <w:t>rtrim</w:t>
      </w:r>
      <w:proofErr w:type="spellEnd"/>
      <w:r w:rsidRPr="00EB1897">
        <w:rPr>
          <w:lang w:val="en-US"/>
        </w:rPr>
        <w:t>($this-&gt;config['</w:t>
      </w:r>
      <w:proofErr w:type="spellStart"/>
      <w:r w:rsidRPr="00EB1897">
        <w:rPr>
          <w:lang w:val="en-US"/>
        </w:rPr>
        <w:t>unc_path</w:t>
      </w:r>
      <w:proofErr w:type="spellEnd"/>
      <w:r w:rsidRPr="00EB1897">
        <w:rPr>
          <w:lang w:val="en-US"/>
        </w:rPr>
        <w:t>'], '\\/');</w:t>
      </w:r>
    </w:p>
    <w:p w14:paraId="6E0829D7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4A3A087A" w14:textId="77777777" w:rsidR="00EB1897" w:rsidRPr="00EB1897" w:rsidRDefault="00EB1897" w:rsidP="00EB1897">
      <w:r w:rsidRPr="00EB1897">
        <w:t xml:space="preserve">    </w:t>
      </w:r>
    </w:p>
    <w:p w14:paraId="2F641566" w14:textId="77777777" w:rsidR="00EB1897" w:rsidRPr="00EB1897" w:rsidRDefault="00EB1897" w:rsidP="00EB1897">
      <w:r w:rsidRPr="00EB1897">
        <w:t>    /**</w:t>
      </w:r>
    </w:p>
    <w:p w14:paraId="2D95C52B" w14:textId="77777777" w:rsidR="00EB1897" w:rsidRPr="00EB1897" w:rsidRDefault="00EB1897" w:rsidP="00EB1897">
      <w:r w:rsidRPr="00EB1897">
        <w:t>     * Conectar/verificar acceso al recurso Windows</w:t>
      </w:r>
    </w:p>
    <w:p w14:paraId="65B9D7AA" w14:textId="77777777" w:rsidR="00EB1897" w:rsidRPr="00EB1897" w:rsidRDefault="00EB1897" w:rsidP="00EB1897">
      <w:r w:rsidRPr="00EB1897">
        <w:t>     */</w:t>
      </w:r>
    </w:p>
    <w:p w14:paraId="259374D1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function </w:t>
      </w:r>
      <w:proofErr w:type="gramStart"/>
      <w:r w:rsidRPr="00EB1897">
        <w:t>conectar(</w:t>
      </w:r>
      <w:proofErr w:type="gramEnd"/>
      <w:r w:rsidRPr="00EB1897">
        <w:t>)</w:t>
      </w:r>
    </w:p>
    <w:p w14:paraId="24F54A86" w14:textId="77777777" w:rsidR="00EB1897" w:rsidRPr="00EB1897" w:rsidRDefault="00EB1897" w:rsidP="00EB1897">
      <w:r w:rsidRPr="00EB1897">
        <w:t>    {</w:t>
      </w:r>
    </w:p>
    <w:p w14:paraId="7138ACED" w14:textId="77777777" w:rsidR="00EB1897" w:rsidRPr="00EB1897" w:rsidRDefault="00EB1897" w:rsidP="00EB1897">
      <w:r w:rsidRPr="00EB1897">
        <w:t>        // Verificar si la ruta UNC es accesible</w:t>
      </w:r>
    </w:p>
    <w:p w14:paraId="264EED6C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</w:t>
      </w:r>
      <w:r w:rsidRPr="00EB1897">
        <w:rPr>
          <w:lang w:val="en-US"/>
        </w:rPr>
        <w:t xml:space="preserve">if </w:t>
      </w:r>
      <w:proofErr w:type="gramStart"/>
      <w:r w:rsidRPr="00EB1897">
        <w:rPr>
          <w:lang w:val="en-US"/>
        </w:rPr>
        <w:t>(!</w:t>
      </w:r>
      <w:proofErr w:type="spellStart"/>
      <w:r w:rsidRPr="00EB1897">
        <w:rPr>
          <w:lang w:val="en-US"/>
        </w:rPr>
        <w:t>is</w:t>
      </w:r>
      <w:proofErr w:type="gramEnd"/>
      <w:r w:rsidRPr="00EB1897">
        <w:rPr>
          <w:lang w:val="en-US"/>
        </w:rPr>
        <w:t>_dir</w:t>
      </w:r>
      <w:proofErr w:type="spellEnd"/>
      <w:r w:rsidRPr="00EB1897">
        <w:rPr>
          <w:lang w:val="en-US"/>
        </w:rPr>
        <w:t>($this-&gt;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>)) {</w:t>
      </w:r>
    </w:p>
    <w:p w14:paraId="3CF6FC4F" w14:textId="77777777" w:rsidR="00EB1897" w:rsidRPr="00EB1897" w:rsidRDefault="00EB1897" w:rsidP="00EB1897">
      <w:r w:rsidRPr="00EB1897">
        <w:rPr>
          <w:lang w:val="en-US"/>
        </w:rPr>
        <w:t xml:space="preserve">            </w:t>
      </w:r>
      <w:r w:rsidRPr="00EB1897">
        <w:t>// Intentar autenticar con el recurso de red</w:t>
      </w:r>
    </w:p>
    <w:p w14:paraId="6A3A45C1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    </w:t>
      </w:r>
      <w:r w:rsidRPr="00EB1897">
        <w:rPr>
          <w:lang w:val="en-US"/>
        </w:rPr>
        <w:t xml:space="preserve">if </w:t>
      </w:r>
      <w:proofErr w:type="gramStart"/>
      <w:r w:rsidRPr="00EB1897">
        <w:rPr>
          <w:lang w:val="en-US"/>
        </w:rPr>
        <w:t>(!empty</w:t>
      </w:r>
      <w:proofErr w:type="gramEnd"/>
      <w:r w:rsidRPr="00EB1897">
        <w:rPr>
          <w:lang w:val="en-US"/>
        </w:rPr>
        <w:t>($this-&gt;config['username'])) {</w:t>
      </w:r>
    </w:p>
    <w:p w14:paraId="5892DBE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$</w:t>
      </w:r>
      <w:proofErr w:type="spellStart"/>
      <w:r w:rsidRPr="00EB1897">
        <w:rPr>
          <w:lang w:val="en-US"/>
        </w:rPr>
        <w:t>cmd</w:t>
      </w:r>
      <w:proofErr w:type="spellEnd"/>
      <w:r w:rsidRPr="00EB1897">
        <w:rPr>
          <w:lang w:val="en-US"/>
        </w:rPr>
        <w:t xml:space="preserve"> = </w:t>
      </w:r>
      <w:proofErr w:type="spellStart"/>
      <w:proofErr w:type="gramStart"/>
      <w:r w:rsidRPr="00EB1897">
        <w:rPr>
          <w:lang w:val="en-US"/>
        </w:rPr>
        <w:t>sprintf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'net use %s /</w:t>
      </w:r>
      <w:proofErr w:type="gramStart"/>
      <w:r w:rsidRPr="00EB1897">
        <w:rPr>
          <w:lang w:val="en-US"/>
        </w:rPr>
        <w:t>user:%</w:t>
      </w:r>
      <w:proofErr w:type="gramEnd"/>
      <w:r w:rsidRPr="00EB1897">
        <w:rPr>
          <w:lang w:val="en-US"/>
        </w:rPr>
        <w:t>s %s 2&gt;&amp;1',</w:t>
      </w:r>
    </w:p>
    <w:p w14:paraId="150AD7C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    </w:t>
      </w:r>
      <w:proofErr w:type="spellStart"/>
      <w:r w:rsidRPr="00EB1897">
        <w:rPr>
          <w:lang w:val="en-US"/>
        </w:rPr>
        <w:t>escapeshellarg</w:t>
      </w:r>
      <w:proofErr w:type="spellEnd"/>
      <w:r w:rsidRPr="00EB1897">
        <w:rPr>
          <w:lang w:val="en-US"/>
        </w:rPr>
        <w:t>($this-&gt;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>),</w:t>
      </w:r>
    </w:p>
    <w:p w14:paraId="5C04C33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    </w:t>
      </w:r>
      <w:proofErr w:type="spellStart"/>
      <w:r w:rsidRPr="00EB1897">
        <w:rPr>
          <w:lang w:val="en-US"/>
        </w:rPr>
        <w:t>escapeshellarg</w:t>
      </w:r>
      <w:proofErr w:type="spellEnd"/>
      <w:r w:rsidRPr="00EB1897">
        <w:rPr>
          <w:lang w:val="en-US"/>
        </w:rPr>
        <w:t>($this-&gt;config['username']),</w:t>
      </w:r>
    </w:p>
    <w:p w14:paraId="3DC2BBC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    </w:t>
      </w:r>
      <w:proofErr w:type="spellStart"/>
      <w:r w:rsidRPr="00EB1897">
        <w:rPr>
          <w:lang w:val="en-US"/>
        </w:rPr>
        <w:t>escapeshellarg</w:t>
      </w:r>
      <w:proofErr w:type="spellEnd"/>
      <w:r w:rsidRPr="00EB1897">
        <w:rPr>
          <w:lang w:val="en-US"/>
        </w:rPr>
        <w:t>($this-&gt;config['password'])</w:t>
      </w:r>
    </w:p>
    <w:p w14:paraId="72A97E4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);</w:t>
      </w:r>
    </w:p>
    <w:p w14:paraId="6B5D64B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</w:t>
      </w:r>
      <w:proofErr w:type="gramStart"/>
      <w:r w:rsidRPr="00EB1897">
        <w:rPr>
          <w:lang w:val="en-US"/>
        </w:rPr>
        <w:t>exec(</w:t>
      </w:r>
      <w:proofErr w:type="gramEnd"/>
      <w:r w:rsidRPr="00EB1897">
        <w:rPr>
          <w:lang w:val="en-US"/>
        </w:rPr>
        <w:t>$</w:t>
      </w:r>
      <w:proofErr w:type="spellStart"/>
      <w:r w:rsidRPr="00EB1897">
        <w:rPr>
          <w:lang w:val="en-US"/>
        </w:rPr>
        <w:t>cmd</w:t>
      </w:r>
      <w:proofErr w:type="spellEnd"/>
      <w:r w:rsidRPr="00EB1897">
        <w:rPr>
          <w:lang w:val="en-US"/>
        </w:rPr>
        <w:t>, $output, $return_var);</w:t>
      </w:r>
    </w:p>
    <w:p w14:paraId="78EDD04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 xml:space="preserve">                </w:t>
      </w:r>
    </w:p>
    <w:p w14:paraId="565BB06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if ($</w:t>
      </w:r>
      <w:proofErr w:type="spellStart"/>
      <w:r w:rsidRPr="00EB1897">
        <w:rPr>
          <w:lang w:val="en-US"/>
        </w:rPr>
        <w:t>return_</w:t>
      </w:r>
      <w:proofErr w:type="gramStart"/>
      <w:r w:rsidRPr="00EB1897">
        <w:rPr>
          <w:lang w:val="en-US"/>
        </w:rPr>
        <w:t>var</w:t>
      </w:r>
      <w:proofErr w:type="spellEnd"/>
      <w:r w:rsidRPr="00EB1897">
        <w:rPr>
          <w:lang w:val="en-US"/>
        </w:rPr>
        <w:t xml:space="preserve"> !</w:t>
      </w:r>
      <w:proofErr w:type="gramEnd"/>
      <w:r w:rsidRPr="00EB1897">
        <w:rPr>
          <w:lang w:val="en-US"/>
        </w:rPr>
        <w:t>== 0) {</w:t>
      </w:r>
    </w:p>
    <w:p w14:paraId="168BF27C" w14:textId="77777777" w:rsidR="00EB1897" w:rsidRPr="00EB1897" w:rsidRDefault="00EB1897" w:rsidP="00EB1897">
      <w:r w:rsidRPr="00EB1897">
        <w:rPr>
          <w:lang w:val="en-US"/>
        </w:rPr>
        <w:t>                    throw new \</w:t>
      </w:r>
      <w:proofErr w:type="gramStart"/>
      <w:r w:rsidRPr="00EB1897">
        <w:rPr>
          <w:lang w:val="en-US"/>
        </w:rPr>
        <w:t>Exception(</w:t>
      </w:r>
      <w:proofErr w:type="gramEnd"/>
      <w:r w:rsidRPr="00EB1897">
        <w:rPr>
          <w:lang w:val="en-US"/>
        </w:rPr>
        <w:t xml:space="preserve">"No se </w:t>
      </w:r>
      <w:proofErr w:type="spellStart"/>
      <w:r w:rsidRPr="00EB1897">
        <w:rPr>
          <w:lang w:val="en-US"/>
        </w:rPr>
        <w:t>pudo</w:t>
      </w:r>
      <w:proofErr w:type="spellEnd"/>
      <w:r w:rsidRPr="00EB1897">
        <w:rPr>
          <w:lang w:val="en-US"/>
        </w:rPr>
        <w:t xml:space="preserve"> acceder a: </w:t>
      </w:r>
      <w:proofErr w:type="gramStart"/>
      <w:r w:rsidRPr="00EB1897">
        <w:rPr>
          <w:lang w:val="en-US"/>
        </w:rPr>
        <w:t>" .</w:t>
      </w:r>
      <w:proofErr w:type="gramEnd"/>
      <w:r w:rsidRPr="00EB1897">
        <w:rPr>
          <w:lang w:val="en-US"/>
        </w:rPr>
        <w:t xml:space="preserve"> </w:t>
      </w:r>
      <w:r w:rsidRPr="00EB1897">
        <w:t>$</w:t>
      </w:r>
      <w:proofErr w:type="spellStart"/>
      <w:r w:rsidRPr="00EB1897">
        <w:t>this</w:t>
      </w:r>
      <w:proofErr w:type="spellEnd"/>
      <w:r w:rsidRPr="00EB1897">
        <w:t>-&gt;</w:t>
      </w:r>
      <w:proofErr w:type="spellStart"/>
      <w:r w:rsidRPr="00EB1897">
        <w:t>ruta_base</w:t>
      </w:r>
      <w:proofErr w:type="spellEnd"/>
      <w:r w:rsidRPr="00EB1897">
        <w:t>);</w:t>
      </w:r>
    </w:p>
    <w:p w14:paraId="11E22AF5" w14:textId="77777777" w:rsidR="00EB1897" w:rsidRPr="00EB1897" w:rsidRDefault="00EB1897" w:rsidP="00EB1897">
      <w:r w:rsidRPr="00EB1897">
        <w:t>                }</w:t>
      </w:r>
    </w:p>
    <w:p w14:paraId="2C96BD6A" w14:textId="77777777" w:rsidR="00EB1897" w:rsidRPr="00EB1897" w:rsidRDefault="00EB1897" w:rsidP="00EB1897">
      <w:r w:rsidRPr="00EB1897">
        <w:t>            }</w:t>
      </w:r>
    </w:p>
    <w:p w14:paraId="2DED5F21" w14:textId="77777777" w:rsidR="00EB1897" w:rsidRPr="00EB1897" w:rsidRDefault="00EB1897" w:rsidP="00EB1897">
      <w:r w:rsidRPr="00EB1897">
        <w:t xml:space="preserve">            </w:t>
      </w:r>
    </w:p>
    <w:p w14:paraId="066743BE" w14:textId="77777777" w:rsidR="00EB1897" w:rsidRPr="00EB1897" w:rsidRDefault="00EB1897" w:rsidP="00EB1897">
      <w:r w:rsidRPr="00EB1897">
        <w:t>            // Verificar nuevamente</w:t>
      </w:r>
    </w:p>
    <w:p w14:paraId="429E7FD4" w14:textId="77777777" w:rsidR="00EB1897" w:rsidRPr="00E424D8" w:rsidRDefault="00EB1897" w:rsidP="00EB1897">
      <w:pPr>
        <w:rPr>
          <w:lang w:val="en-US"/>
        </w:rPr>
      </w:pPr>
      <w:r w:rsidRPr="00EB1897">
        <w:t xml:space="preserve">            </w:t>
      </w:r>
      <w:r w:rsidRPr="00E424D8">
        <w:rPr>
          <w:lang w:val="en-US"/>
        </w:rPr>
        <w:t xml:space="preserve">if </w:t>
      </w:r>
      <w:proofErr w:type="gramStart"/>
      <w:r w:rsidRPr="00E424D8">
        <w:rPr>
          <w:lang w:val="en-US"/>
        </w:rPr>
        <w:t>(!</w:t>
      </w:r>
      <w:proofErr w:type="spellStart"/>
      <w:r w:rsidRPr="00E424D8">
        <w:rPr>
          <w:lang w:val="en-US"/>
        </w:rPr>
        <w:t>is</w:t>
      </w:r>
      <w:proofErr w:type="gramEnd"/>
      <w:r w:rsidRPr="00E424D8">
        <w:rPr>
          <w:lang w:val="en-US"/>
        </w:rPr>
        <w:t>_dir</w:t>
      </w:r>
      <w:proofErr w:type="spellEnd"/>
      <w:r w:rsidRPr="00E424D8">
        <w:rPr>
          <w:lang w:val="en-US"/>
        </w:rPr>
        <w:t>($this-&gt;</w:t>
      </w:r>
      <w:proofErr w:type="spellStart"/>
      <w:r w:rsidRPr="00E424D8">
        <w:rPr>
          <w:lang w:val="en-US"/>
        </w:rPr>
        <w:t>ruta_base</w:t>
      </w:r>
      <w:proofErr w:type="spellEnd"/>
      <w:r w:rsidRPr="00E424D8">
        <w:rPr>
          <w:lang w:val="en-US"/>
        </w:rPr>
        <w:t>)) {</w:t>
      </w:r>
    </w:p>
    <w:p w14:paraId="559ABD82" w14:textId="77777777" w:rsidR="00EB1897" w:rsidRPr="00EB1897" w:rsidRDefault="00EB1897" w:rsidP="00EB1897">
      <w:r w:rsidRPr="00E424D8">
        <w:rPr>
          <w:lang w:val="en-US"/>
        </w:rPr>
        <w:t xml:space="preserve">                </w:t>
      </w:r>
      <w:proofErr w:type="spellStart"/>
      <w:r w:rsidRPr="00EB1897">
        <w:t>throw</w:t>
      </w:r>
      <w:proofErr w:type="spellEnd"/>
      <w:r w:rsidRPr="00EB1897">
        <w:t xml:space="preserve"> new \</w:t>
      </w:r>
      <w:proofErr w:type="spellStart"/>
      <w:proofErr w:type="gramStart"/>
      <w:r w:rsidRPr="00EB1897">
        <w:t>Exception</w:t>
      </w:r>
      <w:proofErr w:type="spellEnd"/>
      <w:r w:rsidRPr="00EB1897">
        <w:t>(</w:t>
      </w:r>
      <w:proofErr w:type="gramEnd"/>
      <w:r w:rsidRPr="00EB1897">
        <w:t xml:space="preserve">"No se puede acceder al recurso: </w:t>
      </w:r>
      <w:proofErr w:type="gramStart"/>
      <w:r w:rsidRPr="00EB1897">
        <w:t>" .</w:t>
      </w:r>
      <w:proofErr w:type="gramEnd"/>
      <w:r w:rsidRPr="00EB1897">
        <w:t xml:space="preserve"> $</w:t>
      </w:r>
      <w:proofErr w:type="spellStart"/>
      <w:r w:rsidRPr="00EB1897">
        <w:t>this</w:t>
      </w:r>
      <w:proofErr w:type="spellEnd"/>
      <w:r w:rsidRPr="00EB1897">
        <w:t>-&gt;</w:t>
      </w:r>
      <w:proofErr w:type="spellStart"/>
      <w:r w:rsidRPr="00EB1897">
        <w:t>ruta_base</w:t>
      </w:r>
      <w:proofErr w:type="spellEnd"/>
      <w:r w:rsidRPr="00EB1897">
        <w:t>);</w:t>
      </w:r>
    </w:p>
    <w:p w14:paraId="2C6507BC" w14:textId="77777777" w:rsidR="00EB1897" w:rsidRPr="00EB1897" w:rsidRDefault="00EB1897" w:rsidP="00EB1897">
      <w:r w:rsidRPr="00EB1897">
        <w:t>            }</w:t>
      </w:r>
    </w:p>
    <w:p w14:paraId="3AE6732A" w14:textId="77777777" w:rsidR="00EB1897" w:rsidRPr="00EB1897" w:rsidRDefault="00EB1897" w:rsidP="00EB1897">
      <w:r w:rsidRPr="00EB1897">
        <w:t>        }</w:t>
      </w:r>
    </w:p>
    <w:p w14:paraId="35DCF11E" w14:textId="77777777" w:rsidR="00EB1897" w:rsidRPr="00EB1897" w:rsidRDefault="00EB1897" w:rsidP="00EB1897">
      <w:r w:rsidRPr="00EB1897">
        <w:t xml:space="preserve">        </w:t>
      </w:r>
    </w:p>
    <w:p w14:paraId="781AE416" w14:textId="77777777" w:rsidR="00EB1897" w:rsidRPr="00EB1897" w:rsidRDefault="00EB1897" w:rsidP="00EB1897">
      <w:r w:rsidRPr="00EB1897">
        <w:t xml:space="preserve">        </w:t>
      </w:r>
      <w:proofErr w:type="spellStart"/>
      <w:r w:rsidRPr="00EB1897">
        <w:t>return</w:t>
      </w:r>
      <w:proofErr w:type="spellEnd"/>
      <w:r w:rsidRPr="00EB1897">
        <w:t xml:space="preserve"> true;</w:t>
      </w:r>
    </w:p>
    <w:p w14:paraId="3AAD182E" w14:textId="77777777" w:rsidR="00EB1897" w:rsidRPr="00EB1897" w:rsidRDefault="00EB1897" w:rsidP="00EB1897">
      <w:r w:rsidRPr="00EB1897">
        <w:t>    }</w:t>
      </w:r>
    </w:p>
    <w:p w14:paraId="1D855DAD" w14:textId="77777777" w:rsidR="00EB1897" w:rsidRPr="00EB1897" w:rsidRDefault="00EB1897" w:rsidP="00EB1897">
      <w:r w:rsidRPr="00EB1897">
        <w:t xml:space="preserve">    </w:t>
      </w:r>
    </w:p>
    <w:p w14:paraId="20677BD5" w14:textId="77777777" w:rsidR="00EB1897" w:rsidRPr="00EB1897" w:rsidRDefault="00EB1897" w:rsidP="00EB1897">
      <w:r w:rsidRPr="00EB1897">
        <w:t>    /**</w:t>
      </w:r>
    </w:p>
    <w:p w14:paraId="3D0666E2" w14:textId="77777777" w:rsidR="00EB1897" w:rsidRPr="00EB1897" w:rsidRDefault="00EB1897" w:rsidP="00EB1897">
      <w:r w:rsidRPr="00EB1897">
        <w:t>     * Buscar PDF en TODAS las carpetas (sin importar nombres)</w:t>
      </w:r>
    </w:p>
    <w:p w14:paraId="39A5B109" w14:textId="77777777" w:rsidR="00EB1897" w:rsidRPr="00EB1897" w:rsidRDefault="00EB1897" w:rsidP="00EB1897">
      <w:r w:rsidRPr="00EB1897">
        <w:t>     * Busca carpetas numéricas y temáticas</w:t>
      </w:r>
    </w:p>
    <w:p w14:paraId="2485844E" w14:textId="77777777" w:rsidR="00EB1897" w:rsidRPr="00EB1897" w:rsidRDefault="00EB1897" w:rsidP="00EB1897">
      <w:r w:rsidRPr="00EB1897">
        <w:t>     */</w:t>
      </w:r>
    </w:p>
    <w:p w14:paraId="31317C9A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 xml:space="preserve">public function </w:t>
      </w:r>
      <w:proofErr w:type="spellStart"/>
      <w:r w:rsidRPr="00EB1897">
        <w:rPr>
          <w:lang w:val="en-US"/>
        </w:rPr>
        <w:t>buscar_pdf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nombre_pdf</w:t>
      </w:r>
      <w:proofErr w:type="spellEnd"/>
      <w:r w:rsidRPr="00EB1897">
        <w:rPr>
          <w:lang w:val="en-US"/>
        </w:rPr>
        <w:t>)</w:t>
      </w:r>
    </w:p>
    <w:p w14:paraId="5285F8B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78A4278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</w:t>
      </w:r>
      <w:proofErr w:type="spellStart"/>
      <w:r w:rsidRPr="00EB1897">
        <w:rPr>
          <w:lang w:val="en-US"/>
        </w:rPr>
        <w:t>buscar_recursivo_windows</w:t>
      </w:r>
      <w:proofErr w:type="spellEnd"/>
      <w:r w:rsidRPr="00EB1897">
        <w:rPr>
          <w:lang w:val="en-US"/>
        </w:rPr>
        <w:t>($this-&gt;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>, $</w:t>
      </w:r>
      <w:proofErr w:type="spellStart"/>
      <w:r w:rsidRPr="00EB1897">
        <w:rPr>
          <w:lang w:val="en-US"/>
        </w:rPr>
        <w:t>nombre_pdf</w:t>
      </w:r>
      <w:proofErr w:type="spellEnd"/>
      <w:r w:rsidRPr="00EB1897">
        <w:rPr>
          <w:lang w:val="en-US"/>
        </w:rPr>
        <w:t>);</w:t>
      </w:r>
    </w:p>
    <w:p w14:paraId="4C8C4638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3C6EC1C3" w14:textId="77777777" w:rsidR="00EB1897" w:rsidRPr="00EB1897" w:rsidRDefault="00EB1897" w:rsidP="00EB1897">
      <w:r w:rsidRPr="00EB1897">
        <w:t xml:space="preserve">    </w:t>
      </w:r>
    </w:p>
    <w:p w14:paraId="000C3381" w14:textId="77777777" w:rsidR="00EB1897" w:rsidRPr="00EB1897" w:rsidRDefault="00EB1897" w:rsidP="00EB1897">
      <w:r w:rsidRPr="00EB1897">
        <w:t>    /**</w:t>
      </w:r>
    </w:p>
    <w:p w14:paraId="6F209149" w14:textId="77777777" w:rsidR="00EB1897" w:rsidRPr="00EB1897" w:rsidRDefault="00EB1897" w:rsidP="00EB1897">
      <w:r w:rsidRPr="00EB1897">
        <w:t>     * Búsqueda recursiva en Windows</w:t>
      </w:r>
    </w:p>
    <w:p w14:paraId="4F728AEA" w14:textId="77777777" w:rsidR="00EB1897" w:rsidRPr="00EB1897" w:rsidRDefault="00EB1897" w:rsidP="00EB1897">
      <w:r w:rsidRPr="00EB1897">
        <w:lastRenderedPageBreak/>
        <w:t xml:space="preserve">     * @param </w:t>
      </w:r>
      <w:proofErr w:type="spellStart"/>
      <w:r w:rsidRPr="00EB1897">
        <w:t>string</w:t>
      </w:r>
      <w:proofErr w:type="spellEnd"/>
      <w:r w:rsidRPr="00EB1897">
        <w:t xml:space="preserve"> $ruta </w:t>
      </w:r>
      <w:proofErr w:type="spellStart"/>
      <w:r w:rsidRPr="00EB1897">
        <w:t>Ruta</w:t>
      </w:r>
      <w:proofErr w:type="spellEnd"/>
      <w:r w:rsidRPr="00EB1897">
        <w:t xml:space="preserve"> actual a explorar</w:t>
      </w:r>
    </w:p>
    <w:p w14:paraId="78482220" w14:textId="77777777" w:rsidR="00EB1897" w:rsidRPr="00EB1897" w:rsidRDefault="00EB1897" w:rsidP="00EB1897">
      <w:r w:rsidRPr="00EB1897">
        <w:t xml:space="preserve">     * @param </w:t>
      </w:r>
      <w:proofErr w:type="spellStart"/>
      <w:r w:rsidRPr="00EB1897">
        <w:t>string</w:t>
      </w:r>
      <w:proofErr w:type="spellEnd"/>
      <w:r w:rsidRPr="00EB1897">
        <w:t xml:space="preserve"> $</w:t>
      </w:r>
      <w:proofErr w:type="spellStart"/>
      <w:r w:rsidRPr="00EB1897">
        <w:t>nombre_pdf</w:t>
      </w:r>
      <w:proofErr w:type="spellEnd"/>
      <w:r w:rsidRPr="00EB1897">
        <w:t xml:space="preserve"> Nombre del archivo a buscar</w:t>
      </w:r>
    </w:p>
    <w:p w14:paraId="02520DC8" w14:textId="77777777" w:rsidR="00EB1897" w:rsidRPr="00EB1897" w:rsidRDefault="00EB1897" w:rsidP="00EB1897">
      <w:r w:rsidRPr="00EB1897">
        <w:t xml:space="preserve">     * @return </w:t>
      </w:r>
      <w:proofErr w:type="spellStart"/>
      <w:r w:rsidRPr="00EB1897">
        <w:t>string|false</w:t>
      </w:r>
      <w:proofErr w:type="spellEnd"/>
      <w:r w:rsidRPr="00EB1897">
        <w:t xml:space="preserve"> Ruta completa o false</w:t>
      </w:r>
    </w:p>
    <w:p w14:paraId="20E7515A" w14:textId="77777777" w:rsidR="00EB1897" w:rsidRPr="00EB1897" w:rsidRDefault="00EB1897" w:rsidP="00EB1897">
      <w:pPr>
        <w:rPr>
          <w:lang w:val="en-US"/>
        </w:rPr>
      </w:pPr>
      <w:r w:rsidRPr="00EB1897">
        <w:t>     </w:t>
      </w:r>
      <w:r w:rsidRPr="00EB1897">
        <w:rPr>
          <w:lang w:val="en-US"/>
        </w:rPr>
        <w:t>*/</w:t>
      </w:r>
    </w:p>
    <w:p w14:paraId="6528BD2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private function </w:t>
      </w:r>
      <w:proofErr w:type="spellStart"/>
      <w:r w:rsidRPr="00EB1897">
        <w:rPr>
          <w:lang w:val="en-US"/>
        </w:rPr>
        <w:t>buscar_recursivo_</w:t>
      </w:r>
      <w:proofErr w:type="gramStart"/>
      <w:r w:rsidRPr="00EB1897">
        <w:rPr>
          <w:lang w:val="en-US"/>
        </w:rPr>
        <w:t>windows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$</w:t>
      </w:r>
      <w:proofErr w:type="spellStart"/>
      <w:r w:rsidRPr="00EB1897">
        <w:rPr>
          <w:lang w:val="en-US"/>
        </w:rPr>
        <w:t>ruta</w:t>
      </w:r>
      <w:proofErr w:type="spellEnd"/>
      <w:r w:rsidRPr="00EB1897">
        <w:rPr>
          <w:lang w:val="en-US"/>
        </w:rPr>
        <w:t>, $</w:t>
      </w:r>
      <w:proofErr w:type="spellStart"/>
      <w:r w:rsidRPr="00EB1897">
        <w:rPr>
          <w:lang w:val="en-US"/>
        </w:rPr>
        <w:t>nombre_pdf</w:t>
      </w:r>
      <w:proofErr w:type="spellEnd"/>
      <w:r w:rsidRPr="00EB1897">
        <w:rPr>
          <w:lang w:val="en-US"/>
        </w:rPr>
        <w:t>)</w:t>
      </w:r>
    </w:p>
    <w:p w14:paraId="66EDF26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517A880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try {</w:t>
      </w:r>
    </w:p>
    <w:p w14:paraId="64C1707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if </w:t>
      </w:r>
      <w:proofErr w:type="gramStart"/>
      <w:r w:rsidRPr="00EB1897">
        <w:rPr>
          <w:lang w:val="en-US"/>
        </w:rPr>
        <w:t>(!</w:t>
      </w:r>
      <w:proofErr w:type="spellStart"/>
      <w:r w:rsidRPr="00EB1897">
        <w:rPr>
          <w:lang w:val="en-US"/>
        </w:rPr>
        <w:t>is</w:t>
      </w:r>
      <w:proofErr w:type="gramEnd"/>
      <w:r w:rsidRPr="00EB1897">
        <w:rPr>
          <w:lang w:val="en-US"/>
        </w:rPr>
        <w:t>_dir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</w:t>
      </w:r>
      <w:proofErr w:type="spellEnd"/>
      <w:r w:rsidRPr="00EB1897">
        <w:rPr>
          <w:lang w:val="en-US"/>
        </w:rPr>
        <w:t>)) {</w:t>
      </w:r>
    </w:p>
    <w:p w14:paraId="6C04BC6E" w14:textId="77777777" w:rsidR="00EB1897" w:rsidRPr="000062B9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</w:t>
      </w:r>
      <w:r w:rsidRPr="000062B9">
        <w:rPr>
          <w:lang w:val="en-US"/>
        </w:rPr>
        <w:t>return false;</w:t>
      </w:r>
    </w:p>
    <w:p w14:paraId="0CBDA613" w14:textId="77777777" w:rsidR="00EB1897" w:rsidRPr="00EB1897" w:rsidRDefault="00EB1897" w:rsidP="00EB1897">
      <w:r w:rsidRPr="000062B9">
        <w:rPr>
          <w:lang w:val="en-US"/>
        </w:rPr>
        <w:t xml:space="preserve">            </w:t>
      </w:r>
      <w:r w:rsidRPr="00EB1897">
        <w:t>}</w:t>
      </w:r>
    </w:p>
    <w:p w14:paraId="6298DFC5" w14:textId="77777777" w:rsidR="00EB1897" w:rsidRPr="00EB1897" w:rsidRDefault="00EB1897" w:rsidP="00EB1897">
      <w:r w:rsidRPr="00EB1897">
        <w:t xml:space="preserve">            </w:t>
      </w:r>
    </w:p>
    <w:p w14:paraId="1DCD839A" w14:textId="77777777" w:rsidR="00EB1897" w:rsidRPr="00EB1897" w:rsidRDefault="00EB1897" w:rsidP="00EB1897">
      <w:r w:rsidRPr="00EB1897">
        <w:t>            // Obtener todos los elementos de la carpeta</w:t>
      </w:r>
    </w:p>
    <w:p w14:paraId="703E6829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    </w:t>
      </w:r>
      <w:r w:rsidRPr="00EB1897">
        <w:rPr>
          <w:lang w:val="en-US"/>
        </w:rPr>
        <w:t xml:space="preserve">$items = </w:t>
      </w:r>
      <w:proofErr w:type="spellStart"/>
      <w:r w:rsidRPr="00EB1897">
        <w:rPr>
          <w:lang w:val="en-US"/>
        </w:rPr>
        <w:t>scandir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</w:t>
      </w:r>
      <w:proofErr w:type="spellEnd"/>
      <w:r w:rsidRPr="00EB1897">
        <w:rPr>
          <w:lang w:val="en-US"/>
        </w:rPr>
        <w:t>);</w:t>
      </w:r>
    </w:p>
    <w:p w14:paraId="252ED61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</w:t>
      </w:r>
    </w:p>
    <w:p w14:paraId="10D83176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foreach ($items as $item) {</w:t>
      </w:r>
    </w:p>
    <w:p w14:paraId="50EE2E12" w14:textId="77777777" w:rsidR="00EB1897" w:rsidRPr="00EB1897" w:rsidRDefault="00EB1897" w:rsidP="00EB1897">
      <w:r w:rsidRPr="00EB1897">
        <w:rPr>
          <w:lang w:val="en-US"/>
        </w:rPr>
        <w:t xml:space="preserve">                if ($item == '.' || $item == '..') </w:t>
      </w:r>
      <w:r w:rsidRPr="00EB1897">
        <w:t>{</w:t>
      </w:r>
    </w:p>
    <w:p w14:paraId="5C6A36D6" w14:textId="77777777" w:rsidR="00EB1897" w:rsidRPr="00EB1897" w:rsidRDefault="00EB1897" w:rsidP="00EB1897">
      <w:r w:rsidRPr="00EB1897">
        <w:t>                    continue;</w:t>
      </w:r>
    </w:p>
    <w:p w14:paraId="71C6A8D3" w14:textId="77777777" w:rsidR="00EB1897" w:rsidRPr="00EB1897" w:rsidRDefault="00EB1897" w:rsidP="00EB1897">
      <w:r w:rsidRPr="00EB1897">
        <w:t>                }</w:t>
      </w:r>
    </w:p>
    <w:p w14:paraId="6D4794DF" w14:textId="77777777" w:rsidR="00EB1897" w:rsidRPr="00EB1897" w:rsidRDefault="00EB1897" w:rsidP="00EB1897">
      <w:r w:rsidRPr="00EB1897">
        <w:t xml:space="preserve">                </w:t>
      </w:r>
    </w:p>
    <w:p w14:paraId="6E271057" w14:textId="77777777" w:rsidR="00EB1897" w:rsidRPr="00EB1897" w:rsidRDefault="00EB1897" w:rsidP="00EB1897">
      <w:pPr>
        <w:rPr>
          <w:lang w:val="en-US"/>
        </w:rPr>
      </w:pPr>
      <w:r w:rsidRPr="00EB1897">
        <w:t>                $</w:t>
      </w:r>
      <w:proofErr w:type="spellStart"/>
      <w:r w:rsidRPr="00EB1897">
        <w:t>ruta_completa</w:t>
      </w:r>
      <w:proofErr w:type="spellEnd"/>
      <w:r w:rsidRPr="00EB1897">
        <w:t xml:space="preserve"> = $</w:t>
      </w:r>
      <w:proofErr w:type="gramStart"/>
      <w:r w:rsidRPr="00EB1897">
        <w:t>ruta .</w:t>
      </w:r>
      <w:proofErr w:type="gramEnd"/>
      <w:r w:rsidRPr="00EB1897">
        <w:t xml:space="preserve"> DIRECTORY_</w:t>
      </w:r>
      <w:proofErr w:type="gramStart"/>
      <w:r w:rsidRPr="00EB1897">
        <w:t>SEPARATOR .</w:t>
      </w:r>
      <w:proofErr w:type="gramEnd"/>
      <w:r w:rsidRPr="00EB1897">
        <w:t xml:space="preserve"> </w:t>
      </w:r>
      <w:r w:rsidRPr="00EB1897">
        <w:rPr>
          <w:lang w:val="en-US"/>
        </w:rPr>
        <w:t>$item;</w:t>
      </w:r>
    </w:p>
    <w:p w14:paraId="6BAAD80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</w:t>
      </w:r>
    </w:p>
    <w:p w14:paraId="142DAF0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if (</w:t>
      </w:r>
      <w:proofErr w:type="spellStart"/>
      <w:r w:rsidRPr="00EB1897">
        <w:rPr>
          <w:lang w:val="en-US"/>
        </w:rPr>
        <w:t>is_dir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ruta_completa</w:t>
      </w:r>
      <w:proofErr w:type="spellEnd"/>
      <w:r w:rsidRPr="00EB1897">
        <w:rPr>
          <w:lang w:val="en-US"/>
        </w:rPr>
        <w:t>)) {</w:t>
      </w:r>
    </w:p>
    <w:p w14:paraId="37A155F9" w14:textId="77777777" w:rsidR="00EB1897" w:rsidRPr="00EB1897" w:rsidRDefault="00EB1897" w:rsidP="00EB1897">
      <w:r w:rsidRPr="00EB1897">
        <w:rPr>
          <w:lang w:val="en-US"/>
        </w:rPr>
        <w:t xml:space="preserve">                    </w:t>
      </w:r>
      <w:r w:rsidRPr="00EB1897">
        <w:t>// ES CARPETA - buscar dentro recursivamente</w:t>
      </w:r>
    </w:p>
    <w:p w14:paraId="436BF98A" w14:textId="77777777" w:rsidR="00EB1897" w:rsidRPr="00EB1897" w:rsidRDefault="00EB1897" w:rsidP="00EB1897">
      <w:r w:rsidRPr="00EB1897">
        <w:t>                    $resultado = $</w:t>
      </w:r>
      <w:proofErr w:type="spellStart"/>
      <w:r w:rsidRPr="00EB1897">
        <w:t>this</w:t>
      </w:r>
      <w:proofErr w:type="spellEnd"/>
      <w:r w:rsidRPr="00EB1897">
        <w:t>-&gt;</w:t>
      </w:r>
      <w:proofErr w:type="spellStart"/>
      <w:r w:rsidRPr="00EB1897">
        <w:t>buscar_recursivo_</w:t>
      </w:r>
      <w:proofErr w:type="gramStart"/>
      <w:r w:rsidRPr="00EB1897">
        <w:t>windows</w:t>
      </w:r>
      <w:proofErr w:type="spellEnd"/>
      <w:r w:rsidRPr="00EB1897">
        <w:t>(</w:t>
      </w:r>
      <w:proofErr w:type="gramEnd"/>
      <w:r w:rsidRPr="00EB1897">
        <w:t>$</w:t>
      </w:r>
      <w:proofErr w:type="spellStart"/>
      <w:r w:rsidRPr="00EB1897">
        <w:t>ruta_completa</w:t>
      </w:r>
      <w:proofErr w:type="spellEnd"/>
      <w:r w:rsidRPr="00EB1897">
        <w:t>, $nombre_pdf);</w:t>
      </w:r>
    </w:p>
    <w:p w14:paraId="2050F2EF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            </w:t>
      </w:r>
      <w:r w:rsidRPr="00EB1897">
        <w:rPr>
          <w:lang w:val="en-US"/>
        </w:rPr>
        <w:t>if ($</w:t>
      </w:r>
      <w:proofErr w:type="spellStart"/>
      <w:r w:rsidRPr="00EB1897">
        <w:rPr>
          <w:lang w:val="en-US"/>
        </w:rPr>
        <w:t>resultado</w:t>
      </w:r>
      <w:proofErr w:type="spellEnd"/>
      <w:r w:rsidRPr="00EB1897">
        <w:rPr>
          <w:lang w:val="en-US"/>
        </w:rPr>
        <w:t>) {</w:t>
      </w:r>
    </w:p>
    <w:p w14:paraId="5C847F7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        return $</w:t>
      </w:r>
      <w:proofErr w:type="spellStart"/>
      <w:r w:rsidRPr="00EB1897">
        <w:rPr>
          <w:lang w:val="en-US"/>
        </w:rPr>
        <w:t>resultado</w:t>
      </w:r>
      <w:proofErr w:type="spellEnd"/>
      <w:r w:rsidRPr="00EB1897">
        <w:rPr>
          <w:lang w:val="en-US"/>
        </w:rPr>
        <w:t>;</w:t>
      </w:r>
    </w:p>
    <w:p w14:paraId="621A940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>                    }</w:t>
      </w:r>
    </w:p>
    <w:p w14:paraId="30ADB94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} else {</w:t>
      </w:r>
    </w:p>
    <w:p w14:paraId="13AA498A" w14:textId="77777777" w:rsidR="00EB1897" w:rsidRPr="00EB1897" w:rsidRDefault="00EB1897" w:rsidP="00EB1897">
      <w:r w:rsidRPr="00EB1897">
        <w:rPr>
          <w:lang w:val="en-US"/>
        </w:rPr>
        <w:t xml:space="preserve">                    </w:t>
      </w:r>
      <w:r w:rsidRPr="00EB1897">
        <w:t>// ES ARCHIVO - verificar si es el PDF buscado</w:t>
      </w:r>
    </w:p>
    <w:p w14:paraId="06D3FE11" w14:textId="77777777" w:rsidR="00EB1897" w:rsidRPr="00EB1897" w:rsidRDefault="00EB1897" w:rsidP="00EB1897">
      <w:r w:rsidRPr="00EB1897">
        <w:t>                    // Comparar sin importar mayúsculas/minúsculas</w:t>
      </w:r>
    </w:p>
    <w:p w14:paraId="0DC677DE" w14:textId="77777777" w:rsidR="00EB1897" w:rsidRPr="00EB1897" w:rsidRDefault="00EB1897" w:rsidP="00EB1897">
      <w:r w:rsidRPr="00EB1897">
        <w:t xml:space="preserve">                    </w:t>
      </w:r>
      <w:proofErr w:type="spellStart"/>
      <w:r w:rsidRPr="00EB1897">
        <w:t>if</w:t>
      </w:r>
      <w:proofErr w:type="spellEnd"/>
      <w:r w:rsidRPr="00EB1897">
        <w:t xml:space="preserve"> (</w:t>
      </w:r>
      <w:proofErr w:type="spellStart"/>
      <w:r w:rsidRPr="00EB1897">
        <w:t>strtolower</w:t>
      </w:r>
      <w:proofErr w:type="spellEnd"/>
      <w:r w:rsidRPr="00EB1897">
        <w:t>($</w:t>
      </w:r>
      <w:proofErr w:type="spellStart"/>
      <w:r w:rsidRPr="00EB1897">
        <w:t>item</w:t>
      </w:r>
      <w:proofErr w:type="spellEnd"/>
      <w:r w:rsidRPr="00EB1897">
        <w:t xml:space="preserve">) == </w:t>
      </w:r>
      <w:proofErr w:type="spellStart"/>
      <w:r w:rsidRPr="00EB1897">
        <w:t>strtolower</w:t>
      </w:r>
      <w:proofErr w:type="spellEnd"/>
      <w:r w:rsidRPr="00EB1897">
        <w:t>($</w:t>
      </w:r>
      <w:proofErr w:type="spellStart"/>
      <w:r w:rsidRPr="00EB1897">
        <w:t>nombre_pdf</w:t>
      </w:r>
      <w:proofErr w:type="spellEnd"/>
      <w:r w:rsidRPr="00EB1897">
        <w:t>)) {</w:t>
      </w:r>
    </w:p>
    <w:p w14:paraId="11F14124" w14:textId="77777777" w:rsidR="00EB1897" w:rsidRPr="00EB1897" w:rsidRDefault="00EB1897" w:rsidP="00EB1897">
      <w:r w:rsidRPr="00EB1897">
        <w:t xml:space="preserve">                        </w:t>
      </w:r>
      <w:proofErr w:type="spellStart"/>
      <w:r w:rsidRPr="00EB1897">
        <w:t>return</w:t>
      </w:r>
      <w:proofErr w:type="spellEnd"/>
      <w:r w:rsidRPr="00EB1897">
        <w:t xml:space="preserve"> $</w:t>
      </w:r>
      <w:proofErr w:type="spellStart"/>
      <w:r w:rsidRPr="00EB1897">
        <w:t>ruta_completa</w:t>
      </w:r>
      <w:proofErr w:type="spellEnd"/>
      <w:r w:rsidRPr="00EB1897">
        <w:t>;</w:t>
      </w:r>
    </w:p>
    <w:p w14:paraId="6F5CAC1C" w14:textId="77777777" w:rsidR="00EB1897" w:rsidRPr="00EB1897" w:rsidRDefault="00EB1897" w:rsidP="00EB1897">
      <w:r w:rsidRPr="00EB1897">
        <w:t>                    }</w:t>
      </w:r>
    </w:p>
    <w:p w14:paraId="5143AA8D" w14:textId="77777777" w:rsidR="00EB1897" w:rsidRPr="00EB1897" w:rsidRDefault="00EB1897" w:rsidP="00EB1897">
      <w:r w:rsidRPr="00EB1897">
        <w:t>                }</w:t>
      </w:r>
    </w:p>
    <w:p w14:paraId="2BF2D125" w14:textId="77777777" w:rsidR="00EB1897" w:rsidRPr="00EB1897" w:rsidRDefault="00EB1897" w:rsidP="00EB1897">
      <w:r w:rsidRPr="00EB1897">
        <w:t>            }</w:t>
      </w:r>
    </w:p>
    <w:p w14:paraId="1D4E3DD4" w14:textId="77777777" w:rsidR="00EB1897" w:rsidRPr="00EB1897" w:rsidRDefault="00EB1897" w:rsidP="00EB1897">
      <w:r w:rsidRPr="00EB1897">
        <w:t xml:space="preserve">            </w:t>
      </w:r>
    </w:p>
    <w:p w14:paraId="5DA6A922" w14:textId="77777777" w:rsidR="00EB1897" w:rsidRPr="00EB1897" w:rsidRDefault="00EB1897" w:rsidP="00EB1897">
      <w:r w:rsidRPr="00EB1897">
        <w:t xml:space="preserve">            </w:t>
      </w:r>
      <w:proofErr w:type="spellStart"/>
      <w:r w:rsidRPr="00EB1897">
        <w:t>return</w:t>
      </w:r>
      <w:proofErr w:type="spellEnd"/>
      <w:r w:rsidRPr="00EB1897">
        <w:t xml:space="preserve"> false;</w:t>
      </w:r>
    </w:p>
    <w:p w14:paraId="5DB36341" w14:textId="77777777" w:rsidR="00EB1897" w:rsidRPr="00EB1897" w:rsidRDefault="00EB1897" w:rsidP="00EB1897">
      <w:r w:rsidRPr="00EB1897">
        <w:t xml:space="preserve">            </w:t>
      </w:r>
    </w:p>
    <w:p w14:paraId="45F38FA7" w14:textId="77777777" w:rsidR="00EB1897" w:rsidRPr="00EB1897" w:rsidRDefault="00EB1897" w:rsidP="00EB1897">
      <w:r w:rsidRPr="00EB1897">
        <w:t>        } catch (\</w:t>
      </w:r>
      <w:proofErr w:type="spellStart"/>
      <w:r w:rsidRPr="00EB1897">
        <w:t>Exception</w:t>
      </w:r>
      <w:proofErr w:type="spellEnd"/>
      <w:r w:rsidRPr="00EB1897">
        <w:t xml:space="preserve"> $e) {</w:t>
      </w:r>
    </w:p>
    <w:p w14:paraId="2BDAC7BF" w14:textId="77777777" w:rsidR="00EB1897" w:rsidRPr="00EB1897" w:rsidRDefault="00EB1897" w:rsidP="00EB1897">
      <w:r w:rsidRPr="00EB1897">
        <w:t xml:space="preserve">            </w:t>
      </w:r>
      <w:proofErr w:type="spellStart"/>
      <w:r w:rsidRPr="00EB1897">
        <w:t>log_</w:t>
      </w:r>
      <w:proofErr w:type="gramStart"/>
      <w:r w:rsidRPr="00EB1897">
        <w:t>message</w:t>
      </w:r>
      <w:proofErr w:type="spellEnd"/>
      <w:r w:rsidRPr="00EB1897">
        <w:t>(</w:t>
      </w:r>
      <w:proofErr w:type="gramEnd"/>
      <w:r w:rsidRPr="00EB1897">
        <w:t xml:space="preserve">'error', "Error buscando PDF en {$ruta}: </w:t>
      </w:r>
      <w:proofErr w:type="gramStart"/>
      <w:r w:rsidRPr="00EB1897">
        <w:t>" .</w:t>
      </w:r>
      <w:proofErr w:type="gramEnd"/>
      <w:r w:rsidRPr="00EB1897">
        <w:t xml:space="preserve"> $e-&gt;</w:t>
      </w:r>
      <w:proofErr w:type="spellStart"/>
      <w:proofErr w:type="gramStart"/>
      <w:r w:rsidRPr="00EB1897">
        <w:t>getMessage</w:t>
      </w:r>
      <w:proofErr w:type="spellEnd"/>
      <w:r w:rsidRPr="00EB1897">
        <w:t>(</w:t>
      </w:r>
      <w:proofErr w:type="gramEnd"/>
      <w:r w:rsidRPr="00EB1897">
        <w:t>));</w:t>
      </w:r>
    </w:p>
    <w:p w14:paraId="032DA835" w14:textId="77777777" w:rsidR="00EB1897" w:rsidRPr="00EB1897" w:rsidRDefault="00EB1897" w:rsidP="00EB1897">
      <w:r w:rsidRPr="00EB1897">
        <w:t xml:space="preserve">            </w:t>
      </w:r>
      <w:proofErr w:type="spellStart"/>
      <w:r w:rsidRPr="00EB1897">
        <w:t>return</w:t>
      </w:r>
      <w:proofErr w:type="spellEnd"/>
      <w:r w:rsidRPr="00EB1897">
        <w:t xml:space="preserve"> false;</w:t>
      </w:r>
    </w:p>
    <w:p w14:paraId="099AA71D" w14:textId="77777777" w:rsidR="00EB1897" w:rsidRPr="00EB1897" w:rsidRDefault="00EB1897" w:rsidP="00EB1897">
      <w:r w:rsidRPr="00EB1897">
        <w:t>        }</w:t>
      </w:r>
    </w:p>
    <w:p w14:paraId="0D09BD50" w14:textId="77777777" w:rsidR="00EB1897" w:rsidRPr="00EB1897" w:rsidRDefault="00EB1897" w:rsidP="00EB1897">
      <w:r w:rsidRPr="00EB1897">
        <w:t>    }</w:t>
      </w:r>
    </w:p>
    <w:p w14:paraId="49B04BE4" w14:textId="77777777" w:rsidR="00EB1897" w:rsidRPr="00EB1897" w:rsidRDefault="00EB1897" w:rsidP="00EB1897">
      <w:r w:rsidRPr="00EB1897">
        <w:t xml:space="preserve">    </w:t>
      </w:r>
    </w:p>
    <w:p w14:paraId="0B5C505D" w14:textId="77777777" w:rsidR="00EB1897" w:rsidRPr="00EB1897" w:rsidRDefault="00EB1897" w:rsidP="00EB1897">
      <w:r w:rsidRPr="00EB1897">
        <w:t>    /**</w:t>
      </w:r>
    </w:p>
    <w:p w14:paraId="6F83A6E5" w14:textId="77777777" w:rsidR="00EB1897" w:rsidRPr="00EB1897" w:rsidRDefault="00EB1897" w:rsidP="00EB1897">
      <w:r w:rsidRPr="00EB1897">
        <w:t>     * Versión optimizada con caché (recomendada)</w:t>
      </w:r>
    </w:p>
    <w:p w14:paraId="28A6985A" w14:textId="77777777" w:rsidR="00EB1897" w:rsidRPr="00EB1897" w:rsidRDefault="00EB1897" w:rsidP="00EB1897">
      <w:r w:rsidRPr="00EB1897">
        <w:t>     * Construye un índice de todos los PDFs para búsquedas más rápidas</w:t>
      </w:r>
    </w:p>
    <w:p w14:paraId="1A2F8399" w14:textId="77777777" w:rsidR="00EB1897" w:rsidRPr="00EB1897" w:rsidRDefault="00EB1897" w:rsidP="00EB1897">
      <w:pPr>
        <w:rPr>
          <w:lang w:val="en-US"/>
        </w:rPr>
      </w:pPr>
      <w:r w:rsidRPr="00EB1897">
        <w:t>     </w:t>
      </w:r>
      <w:r w:rsidRPr="00EB1897">
        <w:rPr>
          <w:lang w:val="en-US"/>
        </w:rPr>
        <w:t>*/</w:t>
      </w:r>
    </w:p>
    <w:p w14:paraId="2BD84253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public function </w:t>
      </w:r>
      <w:proofErr w:type="spellStart"/>
      <w:r w:rsidRPr="00EB1897">
        <w:rPr>
          <w:lang w:val="en-US"/>
        </w:rPr>
        <w:t>buscar_pdf_optimizado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nombre_pdf</w:t>
      </w:r>
      <w:proofErr w:type="spellEnd"/>
      <w:r w:rsidRPr="00EB1897">
        <w:rPr>
          <w:lang w:val="en-US"/>
        </w:rPr>
        <w:t>)</w:t>
      </w:r>
    </w:p>
    <w:p w14:paraId="2275376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05DB4EA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</w:t>
      </w:r>
      <w:proofErr w:type="spellStart"/>
      <w:r w:rsidRPr="00EB1897">
        <w:rPr>
          <w:lang w:val="en-US"/>
        </w:rPr>
        <w:t>cache_key</w:t>
      </w:r>
      <w:proofErr w:type="spellEnd"/>
      <w:r w:rsidRPr="00EB1897">
        <w:rPr>
          <w:lang w:val="en-US"/>
        </w:rPr>
        <w:t xml:space="preserve"> = '</w:t>
      </w:r>
      <w:proofErr w:type="spellStart"/>
      <w:r w:rsidRPr="00EB1897">
        <w:rPr>
          <w:lang w:val="en-US"/>
        </w:rPr>
        <w:t>indice_pdfs_completo</w:t>
      </w:r>
      <w:proofErr w:type="spellEnd"/>
      <w:r w:rsidRPr="00EB1897">
        <w:rPr>
          <w:lang w:val="en-US"/>
        </w:rPr>
        <w:t>';</w:t>
      </w:r>
    </w:p>
    <w:p w14:paraId="4965F7A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 xml:space="preserve"> = cache()-&gt;get($</w:t>
      </w:r>
      <w:proofErr w:type="spellStart"/>
      <w:r w:rsidRPr="00EB1897">
        <w:rPr>
          <w:lang w:val="en-US"/>
        </w:rPr>
        <w:t>cache_key</w:t>
      </w:r>
      <w:proofErr w:type="spellEnd"/>
      <w:r w:rsidRPr="00EB1897">
        <w:rPr>
          <w:lang w:val="en-US"/>
        </w:rPr>
        <w:t>);</w:t>
      </w:r>
    </w:p>
    <w:p w14:paraId="67DB5D7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 xml:space="preserve">        </w:t>
      </w:r>
    </w:p>
    <w:p w14:paraId="659EAD1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if </w:t>
      </w:r>
      <w:proofErr w:type="gramStart"/>
      <w:r w:rsidRPr="00EB1897">
        <w:rPr>
          <w:lang w:val="en-US"/>
        </w:rPr>
        <w:t>(!$</w:t>
      </w:r>
      <w:proofErr w:type="spellStart"/>
      <w:proofErr w:type="gramEnd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) {</w:t>
      </w:r>
    </w:p>
    <w:p w14:paraId="136286E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 xml:space="preserve"> = $this-&gt;</w:t>
      </w:r>
      <w:proofErr w:type="spellStart"/>
      <w:r w:rsidRPr="00EB1897">
        <w:rPr>
          <w:lang w:val="en-US"/>
        </w:rPr>
        <w:t>construir_</w:t>
      </w:r>
      <w:proofErr w:type="gram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);</w:t>
      </w:r>
    </w:p>
    <w:p w14:paraId="45DCF21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if ($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) {</w:t>
      </w:r>
    </w:p>
    <w:p w14:paraId="4840A82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</w:t>
      </w:r>
      <w:proofErr w:type="gramStart"/>
      <w:r w:rsidRPr="00EB1897">
        <w:rPr>
          <w:lang w:val="en-US"/>
        </w:rPr>
        <w:t>cache(</w:t>
      </w:r>
      <w:proofErr w:type="gramEnd"/>
      <w:r w:rsidRPr="00EB1897">
        <w:rPr>
          <w:lang w:val="en-US"/>
        </w:rPr>
        <w:t>)-&gt;</w:t>
      </w:r>
      <w:proofErr w:type="gramStart"/>
      <w:r w:rsidRPr="00EB1897">
        <w:rPr>
          <w:lang w:val="en-US"/>
        </w:rPr>
        <w:t>save(</w:t>
      </w:r>
      <w:proofErr w:type="gramEnd"/>
      <w:r w:rsidRPr="00EB1897">
        <w:rPr>
          <w:lang w:val="en-US"/>
        </w:rPr>
        <w:t>$</w:t>
      </w:r>
      <w:proofErr w:type="spellStart"/>
      <w:r w:rsidRPr="00EB1897">
        <w:rPr>
          <w:lang w:val="en-US"/>
        </w:rPr>
        <w:t>cache_key</w:t>
      </w:r>
      <w:proofErr w:type="spellEnd"/>
      <w:r w:rsidRPr="00EB1897">
        <w:rPr>
          <w:lang w:val="en-US"/>
        </w:rPr>
        <w:t>, 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 xml:space="preserve">, 3600); // Cache </w:t>
      </w:r>
      <w:proofErr w:type="spellStart"/>
      <w:r w:rsidRPr="00EB1897">
        <w:rPr>
          <w:lang w:val="en-US"/>
        </w:rPr>
        <w:t>por</w:t>
      </w:r>
      <w:proofErr w:type="spellEnd"/>
      <w:r w:rsidRPr="00EB1897">
        <w:rPr>
          <w:lang w:val="en-US"/>
        </w:rPr>
        <w:t xml:space="preserve"> 1 hora</w:t>
      </w:r>
    </w:p>
    <w:p w14:paraId="7380092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}</w:t>
      </w:r>
    </w:p>
    <w:p w14:paraId="11EB27D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}</w:t>
      </w:r>
    </w:p>
    <w:p w14:paraId="0563DF23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</w:t>
      </w:r>
    </w:p>
    <w:p w14:paraId="6374038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if ($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 xml:space="preserve"> &amp;&amp; </w:t>
      </w:r>
      <w:proofErr w:type="spellStart"/>
      <w:r w:rsidRPr="00EB1897">
        <w:rPr>
          <w:lang w:val="en-US"/>
        </w:rPr>
        <w:t>isset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[$</w:t>
      </w:r>
      <w:proofErr w:type="spellStart"/>
      <w:r w:rsidRPr="00EB1897">
        <w:rPr>
          <w:lang w:val="en-US"/>
        </w:rPr>
        <w:t>nombre_pdf</w:t>
      </w:r>
      <w:proofErr w:type="spellEnd"/>
      <w:r w:rsidRPr="00EB1897">
        <w:rPr>
          <w:lang w:val="en-US"/>
        </w:rPr>
        <w:t>])) {</w:t>
      </w:r>
    </w:p>
    <w:p w14:paraId="74B731C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return 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[$</w:t>
      </w:r>
      <w:proofErr w:type="spellStart"/>
      <w:r w:rsidRPr="00EB1897">
        <w:rPr>
          <w:lang w:val="en-US"/>
        </w:rPr>
        <w:t>nombre_pdf</w:t>
      </w:r>
      <w:proofErr w:type="spellEnd"/>
      <w:r w:rsidRPr="00EB1897">
        <w:rPr>
          <w:lang w:val="en-US"/>
        </w:rPr>
        <w:t>];</w:t>
      </w:r>
    </w:p>
    <w:p w14:paraId="32FD3E7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}</w:t>
      </w:r>
    </w:p>
    <w:p w14:paraId="3852244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</w:t>
      </w:r>
    </w:p>
    <w:p w14:paraId="4246E22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false;</w:t>
      </w:r>
    </w:p>
    <w:p w14:paraId="345FDA80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5C4E2788" w14:textId="77777777" w:rsidR="00EB1897" w:rsidRPr="00EB1897" w:rsidRDefault="00EB1897" w:rsidP="00EB1897">
      <w:r w:rsidRPr="00EB1897">
        <w:t xml:space="preserve">    </w:t>
      </w:r>
    </w:p>
    <w:p w14:paraId="3D4F6DBD" w14:textId="77777777" w:rsidR="00EB1897" w:rsidRPr="00EB1897" w:rsidRDefault="00EB1897" w:rsidP="00EB1897">
      <w:r w:rsidRPr="00EB1897">
        <w:t>    /**</w:t>
      </w:r>
    </w:p>
    <w:p w14:paraId="2B31C3A1" w14:textId="77777777" w:rsidR="00EB1897" w:rsidRPr="00EB1897" w:rsidRDefault="00EB1897" w:rsidP="00EB1897">
      <w:r w:rsidRPr="00EB1897">
        <w:t>     * Construir índice de todos los PDFs (mejora rendimiento)</w:t>
      </w:r>
    </w:p>
    <w:p w14:paraId="2F2AB468" w14:textId="77777777" w:rsidR="00EB1897" w:rsidRPr="00EB1897" w:rsidRDefault="00EB1897" w:rsidP="00EB1897">
      <w:pPr>
        <w:rPr>
          <w:lang w:val="en-US"/>
        </w:rPr>
      </w:pPr>
      <w:r w:rsidRPr="00EB1897">
        <w:t>     </w:t>
      </w:r>
      <w:r w:rsidRPr="00EB1897">
        <w:rPr>
          <w:lang w:val="en-US"/>
        </w:rPr>
        <w:t>*/</w:t>
      </w:r>
    </w:p>
    <w:p w14:paraId="1457C71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public function </w:t>
      </w:r>
      <w:proofErr w:type="spellStart"/>
      <w:r w:rsidRPr="00EB1897">
        <w:rPr>
          <w:lang w:val="en-US"/>
        </w:rPr>
        <w:t>construir_</w:t>
      </w:r>
      <w:proofErr w:type="gram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</w:t>
      </w:r>
    </w:p>
    <w:p w14:paraId="067E420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34B803F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 xml:space="preserve"> = [];</w:t>
      </w:r>
    </w:p>
    <w:p w14:paraId="127D43D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$this-&gt;</w:t>
      </w:r>
      <w:proofErr w:type="spellStart"/>
      <w:r w:rsidRPr="00EB1897">
        <w:rPr>
          <w:lang w:val="en-US"/>
        </w:rPr>
        <w:t>indexar_recursivo</w:t>
      </w:r>
      <w:proofErr w:type="spellEnd"/>
      <w:r w:rsidRPr="00EB1897">
        <w:rPr>
          <w:lang w:val="en-US"/>
        </w:rPr>
        <w:t>($this-&gt;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>, 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);</w:t>
      </w:r>
    </w:p>
    <w:p w14:paraId="6AA08DE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;</w:t>
      </w:r>
    </w:p>
    <w:p w14:paraId="2C6FFDD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}</w:t>
      </w:r>
    </w:p>
    <w:p w14:paraId="5F6988F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</w:t>
      </w:r>
    </w:p>
    <w:p w14:paraId="6EB8CC4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private function </w:t>
      </w:r>
      <w:proofErr w:type="spellStart"/>
      <w:r w:rsidRPr="00EB1897">
        <w:rPr>
          <w:lang w:val="en-US"/>
        </w:rPr>
        <w:t>indexar_</w:t>
      </w:r>
      <w:proofErr w:type="gramStart"/>
      <w:r w:rsidRPr="00EB1897">
        <w:rPr>
          <w:lang w:val="en-US"/>
        </w:rPr>
        <w:t>recursivo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$</w:t>
      </w:r>
      <w:proofErr w:type="spellStart"/>
      <w:r w:rsidRPr="00EB1897">
        <w:rPr>
          <w:lang w:val="en-US"/>
        </w:rPr>
        <w:t>ruta</w:t>
      </w:r>
      <w:proofErr w:type="spellEnd"/>
      <w:r w:rsidRPr="00EB1897">
        <w:rPr>
          <w:lang w:val="en-US"/>
        </w:rPr>
        <w:t>, &amp;$</w:t>
      </w:r>
      <w:proofErr w:type="spellStart"/>
      <w:r w:rsidRPr="00EB1897">
        <w:rPr>
          <w:lang w:val="en-US"/>
        </w:rPr>
        <w:t>indice</w:t>
      </w:r>
      <w:proofErr w:type="spellEnd"/>
      <w:r w:rsidRPr="00EB1897">
        <w:rPr>
          <w:lang w:val="en-US"/>
        </w:rPr>
        <w:t>)</w:t>
      </w:r>
    </w:p>
    <w:p w14:paraId="42821B2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>    {</w:t>
      </w:r>
    </w:p>
    <w:p w14:paraId="1459ADE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try {</w:t>
      </w:r>
    </w:p>
    <w:p w14:paraId="4F71F406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if </w:t>
      </w:r>
      <w:proofErr w:type="gramStart"/>
      <w:r w:rsidRPr="00EB1897">
        <w:rPr>
          <w:lang w:val="en-US"/>
        </w:rPr>
        <w:t>(!</w:t>
      </w:r>
      <w:proofErr w:type="spellStart"/>
      <w:r w:rsidRPr="00EB1897">
        <w:rPr>
          <w:lang w:val="en-US"/>
        </w:rPr>
        <w:t>is</w:t>
      </w:r>
      <w:proofErr w:type="gramEnd"/>
      <w:r w:rsidRPr="00EB1897">
        <w:rPr>
          <w:lang w:val="en-US"/>
        </w:rPr>
        <w:t>_dir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</w:t>
      </w:r>
      <w:proofErr w:type="spellEnd"/>
      <w:r w:rsidRPr="00EB1897">
        <w:rPr>
          <w:lang w:val="en-US"/>
        </w:rPr>
        <w:t>)) {</w:t>
      </w:r>
    </w:p>
    <w:p w14:paraId="61AB7A5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return;</w:t>
      </w:r>
    </w:p>
    <w:p w14:paraId="0A817EF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}</w:t>
      </w:r>
    </w:p>
    <w:p w14:paraId="24F0093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</w:t>
      </w:r>
    </w:p>
    <w:p w14:paraId="279E742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$items = </w:t>
      </w:r>
      <w:proofErr w:type="spellStart"/>
      <w:r w:rsidRPr="00EB1897">
        <w:rPr>
          <w:lang w:val="en-US"/>
        </w:rPr>
        <w:t>scandir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</w:t>
      </w:r>
      <w:proofErr w:type="spellEnd"/>
      <w:r w:rsidRPr="00EB1897">
        <w:rPr>
          <w:lang w:val="en-US"/>
        </w:rPr>
        <w:t>);</w:t>
      </w:r>
    </w:p>
    <w:p w14:paraId="04D9ADB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</w:t>
      </w:r>
    </w:p>
    <w:p w14:paraId="2DEB1BC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foreach ($items as $item) {</w:t>
      </w:r>
    </w:p>
    <w:p w14:paraId="2F948AC3" w14:textId="77777777" w:rsidR="00EB1897" w:rsidRPr="00EB1897" w:rsidRDefault="00EB1897" w:rsidP="00EB1897">
      <w:r w:rsidRPr="00EB1897">
        <w:rPr>
          <w:lang w:val="en-US"/>
        </w:rPr>
        <w:t xml:space="preserve">                if ($item == '.' || $item == '..') </w:t>
      </w:r>
      <w:r w:rsidRPr="00EB1897">
        <w:t>{</w:t>
      </w:r>
    </w:p>
    <w:p w14:paraId="709C37E6" w14:textId="77777777" w:rsidR="00EB1897" w:rsidRPr="00EB1897" w:rsidRDefault="00EB1897" w:rsidP="00EB1897">
      <w:r w:rsidRPr="00EB1897">
        <w:t>                    continue;</w:t>
      </w:r>
    </w:p>
    <w:p w14:paraId="34196353" w14:textId="77777777" w:rsidR="00EB1897" w:rsidRPr="00EB1897" w:rsidRDefault="00EB1897" w:rsidP="00EB1897">
      <w:r w:rsidRPr="00EB1897">
        <w:t>                }</w:t>
      </w:r>
    </w:p>
    <w:p w14:paraId="4D0428DD" w14:textId="77777777" w:rsidR="00EB1897" w:rsidRPr="00EB1897" w:rsidRDefault="00EB1897" w:rsidP="00EB1897">
      <w:r w:rsidRPr="00EB1897">
        <w:t xml:space="preserve">                </w:t>
      </w:r>
    </w:p>
    <w:p w14:paraId="33A08B97" w14:textId="77777777" w:rsidR="00EB1897" w:rsidRPr="00EB1897" w:rsidRDefault="00EB1897" w:rsidP="00EB1897">
      <w:pPr>
        <w:rPr>
          <w:lang w:val="en-US"/>
        </w:rPr>
      </w:pPr>
      <w:r w:rsidRPr="00EB1897">
        <w:t>                $</w:t>
      </w:r>
      <w:proofErr w:type="spellStart"/>
      <w:r w:rsidRPr="00EB1897">
        <w:t>ruta_completa</w:t>
      </w:r>
      <w:proofErr w:type="spellEnd"/>
      <w:r w:rsidRPr="00EB1897">
        <w:t xml:space="preserve"> = $</w:t>
      </w:r>
      <w:proofErr w:type="gramStart"/>
      <w:r w:rsidRPr="00EB1897">
        <w:t>ruta .</w:t>
      </w:r>
      <w:proofErr w:type="gramEnd"/>
      <w:r w:rsidRPr="00EB1897">
        <w:t xml:space="preserve"> DIRECTORY_</w:t>
      </w:r>
      <w:proofErr w:type="gramStart"/>
      <w:r w:rsidRPr="00EB1897">
        <w:t>SEPARATOR .</w:t>
      </w:r>
      <w:proofErr w:type="gramEnd"/>
      <w:r w:rsidRPr="00EB1897">
        <w:t xml:space="preserve"> </w:t>
      </w:r>
      <w:r w:rsidRPr="00EB1897">
        <w:rPr>
          <w:lang w:val="en-US"/>
        </w:rPr>
        <w:t>$item;</w:t>
      </w:r>
    </w:p>
    <w:p w14:paraId="3117E983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</w:t>
      </w:r>
    </w:p>
    <w:p w14:paraId="7D660F4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if (</w:t>
      </w:r>
      <w:proofErr w:type="spellStart"/>
      <w:r w:rsidRPr="00EB1897">
        <w:rPr>
          <w:lang w:val="en-US"/>
        </w:rPr>
        <w:t>is_dir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ruta_completa</w:t>
      </w:r>
      <w:proofErr w:type="spellEnd"/>
      <w:r w:rsidRPr="00EB1897">
        <w:rPr>
          <w:lang w:val="en-US"/>
        </w:rPr>
        <w:t>)) {</w:t>
      </w:r>
    </w:p>
    <w:p w14:paraId="4F64AB3F" w14:textId="77777777" w:rsidR="00EB1897" w:rsidRPr="00EB1897" w:rsidRDefault="00EB1897" w:rsidP="00EB1897">
      <w:r w:rsidRPr="00EB1897">
        <w:rPr>
          <w:lang w:val="en-US"/>
        </w:rPr>
        <w:t xml:space="preserve">                    </w:t>
      </w:r>
      <w:r w:rsidRPr="00EB1897">
        <w:t>// Es carpeta - indexar su contenido</w:t>
      </w:r>
    </w:p>
    <w:p w14:paraId="640A805A" w14:textId="77777777" w:rsidR="00EB1897" w:rsidRPr="00EB1897" w:rsidRDefault="00EB1897" w:rsidP="00EB1897">
      <w:r w:rsidRPr="00EB1897">
        <w:t>                    $</w:t>
      </w:r>
      <w:proofErr w:type="spellStart"/>
      <w:r w:rsidRPr="00EB1897">
        <w:t>this</w:t>
      </w:r>
      <w:proofErr w:type="spellEnd"/>
      <w:r w:rsidRPr="00EB1897">
        <w:t>-&gt;</w:t>
      </w:r>
      <w:proofErr w:type="spellStart"/>
      <w:r w:rsidRPr="00EB1897">
        <w:t>indexar_</w:t>
      </w:r>
      <w:proofErr w:type="gramStart"/>
      <w:r w:rsidRPr="00EB1897">
        <w:t>recursivo</w:t>
      </w:r>
      <w:proofErr w:type="spellEnd"/>
      <w:r w:rsidRPr="00EB1897">
        <w:t>(</w:t>
      </w:r>
      <w:proofErr w:type="gramEnd"/>
      <w:r w:rsidRPr="00EB1897">
        <w:t>$</w:t>
      </w:r>
      <w:proofErr w:type="spellStart"/>
      <w:r w:rsidRPr="00EB1897">
        <w:t>ruta_completa</w:t>
      </w:r>
      <w:proofErr w:type="spellEnd"/>
      <w:r w:rsidRPr="00EB1897">
        <w:t>, $</w:t>
      </w:r>
      <w:proofErr w:type="spellStart"/>
      <w:r w:rsidRPr="00EB1897">
        <w:t>indice</w:t>
      </w:r>
      <w:proofErr w:type="spellEnd"/>
      <w:r w:rsidRPr="00EB1897">
        <w:t>);</w:t>
      </w:r>
    </w:p>
    <w:p w14:paraId="01EAEF31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        </w:t>
      </w:r>
      <w:r w:rsidRPr="00EB1897">
        <w:rPr>
          <w:lang w:val="en-US"/>
        </w:rPr>
        <w:t>} elseif (</w:t>
      </w:r>
      <w:proofErr w:type="spellStart"/>
      <w:proofErr w:type="gramStart"/>
      <w:r w:rsidRPr="00EB1897">
        <w:rPr>
          <w:lang w:val="en-US"/>
        </w:rPr>
        <w:t>strtolower</w:t>
      </w:r>
      <w:proofErr w:type="spellEnd"/>
      <w:r w:rsidRPr="00EB1897">
        <w:rPr>
          <w:lang w:val="en-US"/>
        </w:rPr>
        <w:t>(</w:t>
      </w:r>
      <w:proofErr w:type="spellStart"/>
      <w:r w:rsidRPr="00EB1897">
        <w:rPr>
          <w:lang w:val="en-US"/>
        </w:rPr>
        <w:t>pathinfo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$item, PATHINFO_EXTENSION)) == 'pdf') {</w:t>
      </w:r>
    </w:p>
    <w:p w14:paraId="2CE6CCE5" w14:textId="77777777" w:rsidR="00EB1897" w:rsidRPr="00EB1897" w:rsidRDefault="00EB1897" w:rsidP="00EB1897">
      <w:r w:rsidRPr="00EB1897">
        <w:rPr>
          <w:lang w:val="en-US"/>
        </w:rPr>
        <w:t xml:space="preserve">                    </w:t>
      </w:r>
      <w:r w:rsidRPr="00EB1897">
        <w:t>// Es PDF - agregar al índice</w:t>
      </w:r>
    </w:p>
    <w:p w14:paraId="2D4F3979" w14:textId="77777777" w:rsidR="00EB1897" w:rsidRPr="00EB1897" w:rsidRDefault="00EB1897" w:rsidP="00EB1897">
      <w:r w:rsidRPr="00EB1897">
        <w:t>                    $</w:t>
      </w:r>
      <w:proofErr w:type="spellStart"/>
      <w:r w:rsidRPr="00EB1897">
        <w:t>indice</w:t>
      </w:r>
      <w:proofErr w:type="spellEnd"/>
      <w:r w:rsidRPr="00EB1897">
        <w:t>[$</w:t>
      </w:r>
      <w:proofErr w:type="spellStart"/>
      <w:r w:rsidRPr="00EB1897">
        <w:t>item</w:t>
      </w:r>
      <w:proofErr w:type="spellEnd"/>
      <w:r w:rsidRPr="00EB1897">
        <w:t>] = $</w:t>
      </w:r>
      <w:proofErr w:type="spellStart"/>
      <w:r w:rsidRPr="00EB1897">
        <w:t>ruta_completa</w:t>
      </w:r>
      <w:proofErr w:type="spellEnd"/>
      <w:r w:rsidRPr="00EB1897">
        <w:t>;</w:t>
      </w:r>
    </w:p>
    <w:p w14:paraId="535C9DFD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        </w:t>
      </w:r>
      <w:r w:rsidRPr="00EB1897">
        <w:rPr>
          <w:lang w:val="en-US"/>
        </w:rPr>
        <w:t>}</w:t>
      </w:r>
    </w:p>
    <w:p w14:paraId="2325D43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}</w:t>
      </w:r>
    </w:p>
    <w:p w14:paraId="7D4C267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</w:t>
      </w:r>
    </w:p>
    <w:p w14:paraId="6D6D6CB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} catch (\Exception $e) {</w:t>
      </w:r>
    </w:p>
    <w:p w14:paraId="19EF8FB4" w14:textId="77777777" w:rsidR="00EB1897" w:rsidRPr="00EB1897" w:rsidRDefault="00EB1897" w:rsidP="00EB1897">
      <w:r w:rsidRPr="00EB1897">
        <w:rPr>
          <w:lang w:val="en-US"/>
        </w:rPr>
        <w:t xml:space="preserve">            </w:t>
      </w:r>
      <w:proofErr w:type="spellStart"/>
      <w:r w:rsidRPr="00EB1897">
        <w:rPr>
          <w:lang w:val="en-US"/>
        </w:rPr>
        <w:t>log_</w:t>
      </w:r>
      <w:proofErr w:type="gramStart"/>
      <w:r w:rsidRPr="00EB1897">
        <w:rPr>
          <w:lang w:val="en-US"/>
        </w:rPr>
        <w:t>message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 xml:space="preserve">'error', "Error </w:t>
      </w:r>
      <w:proofErr w:type="spellStart"/>
      <w:r w:rsidRPr="00EB1897">
        <w:rPr>
          <w:lang w:val="en-US"/>
        </w:rPr>
        <w:t>indexando</w:t>
      </w:r>
      <w:proofErr w:type="spellEnd"/>
      <w:r w:rsidRPr="00EB1897">
        <w:rPr>
          <w:lang w:val="en-US"/>
        </w:rPr>
        <w:t xml:space="preserve">: </w:t>
      </w:r>
      <w:proofErr w:type="gramStart"/>
      <w:r w:rsidRPr="00EB1897">
        <w:rPr>
          <w:lang w:val="en-US"/>
        </w:rPr>
        <w:t>" .</w:t>
      </w:r>
      <w:proofErr w:type="gramEnd"/>
      <w:r w:rsidRPr="00EB1897">
        <w:rPr>
          <w:lang w:val="en-US"/>
        </w:rPr>
        <w:t xml:space="preserve"> </w:t>
      </w:r>
      <w:r w:rsidRPr="00EB1897">
        <w:t>$e-&gt;</w:t>
      </w:r>
      <w:proofErr w:type="spellStart"/>
      <w:proofErr w:type="gramStart"/>
      <w:r w:rsidRPr="00EB1897">
        <w:t>getMessage</w:t>
      </w:r>
      <w:proofErr w:type="spellEnd"/>
      <w:r w:rsidRPr="00EB1897">
        <w:t>(</w:t>
      </w:r>
      <w:proofErr w:type="gramEnd"/>
      <w:r w:rsidRPr="00EB1897">
        <w:t>));</w:t>
      </w:r>
    </w:p>
    <w:p w14:paraId="1668B84C" w14:textId="77777777" w:rsidR="00EB1897" w:rsidRPr="00EB1897" w:rsidRDefault="00EB1897" w:rsidP="00EB1897">
      <w:r w:rsidRPr="00EB1897">
        <w:lastRenderedPageBreak/>
        <w:t>        }</w:t>
      </w:r>
    </w:p>
    <w:p w14:paraId="4A72EF29" w14:textId="77777777" w:rsidR="00EB1897" w:rsidRPr="00EB1897" w:rsidRDefault="00EB1897" w:rsidP="00EB1897">
      <w:r w:rsidRPr="00EB1897">
        <w:t>    }</w:t>
      </w:r>
    </w:p>
    <w:p w14:paraId="364DD089" w14:textId="77777777" w:rsidR="00EB1897" w:rsidRPr="00EB1897" w:rsidRDefault="00EB1897" w:rsidP="00EB1897">
      <w:r w:rsidRPr="00EB1897">
        <w:t xml:space="preserve">    </w:t>
      </w:r>
    </w:p>
    <w:p w14:paraId="6245ED09" w14:textId="77777777" w:rsidR="00EB1897" w:rsidRPr="00EB1897" w:rsidRDefault="00EB1897" w:rsidP="00EB1897">
      <w:r w:rsidRPr="00EB1897">
        <w:t>    /**</w:t>
      </w:r>
    </w:p>
    <w:p w14:paraId="2FA3673C" w14:textId="77777777" w:rsidR="00EB1897" w:rsidRPr="00EB1897" w:rsidRDefault="00EB1897" w:rsidP="00EB1897">
      <w:r w:rsidRPr="00EB1897">
        <w:t>     * Descargar PDF (leer el archivo)</w:t>
      </w:r>
    </w:p>
    <w:p w14:paraId="2ABC3108" w14:textId="77777777" w:rsidR="00EB1897" w:rsidRPr="00EB1897" w:rsidRDefault="00EB1897" w:rsidP="00EB1897">
      <w:pPr>
        <w:rPr>
          <w:lang w:val="en-US"/>
        </w:rPr>
      </w:pPr>
      <w:r w:rsidRPr="00EB1897">
        <w:t>     </w:t>
      </w:r>
      <w:r w:rsidRPr="00EB1897">
        <w:rPr>
          <w:lang w:val="en-US"/>
        </w:rPr>
        <w:t>*/</w:t>
      </w:r>
    </w:p>
    <w:p w14:paraId="10B1B74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public function </w:t>
      </w:r>
      <w:proofErr w:type="spellStart"/>
      <w:r w:rsidRPr="00EB1897">
        <w:rPr>
          <w:lang w:val="en-US"/>
        </w:rPr>
        <w:t>descargar_pdf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ruta_remota</w:t>
      </w:r>
      <w:proofErr w:type="spellEnd"/>
      <w:r w:rsidRPr="00EB1897">
        <w:rPr>
          <w:lang w:val="en-US"/>
        </w:rPr>
        <w:t>)</w:t>
      </w:r>
    </w:p>
    <w:p w14:paraId="0CD1018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4935412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if (</w:t>
      </w:r>
      <w:proofErr w:type="spellStart"/>
      <w:r w:rsidRPr="00EB1897">
        <w:rPr>
          <w:lang w:val="en-US"/>
        </w:rPr>
        <w:t>file_exists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ruta_remota</w:t>
      </w:r>
      <w:proofErr w:type="spellEnd"/>
      <w:r w:rsidRPr="00EB1897">
        <w:rPr>
          <w:lang w:val="en-US"/>
        </w:rPr>
        <w:t>)) {</w:t>
      </w:r>
    </w:p>
    <w:p w14:paraId="1B10971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return </w:t>
      </w:r>
      <w:proofErr w:type="spellStart"/>
      <w:r w:rsidRPr="00EB1897">
        <w:rPr>
          <w:lang w:val="en-US"/>
        </w:rPr>
        <w:t>file_get_contents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ruta_remota</w:t>
      </w:r>
      <w:proofErr w:type="spellEnd"/>
      <w:r w:rsidRPr="00EB1897">
        <w:rPr>
          <w:lang w:val="en-US"/>
        </w:rPr>
        <w:t>);</w:t>
      </w:r>
    </w:p>
    <w:p w14:paraId="667FEEE4" w14:textId="77777777" w:rsidR="00EB1897" w:rsidRPr="00EB1897" w:rsidRDefault="00EB1897" w:rsidP="00EB1897">
      <w:r w:rsidRPr="00EB1897">
        <w:rPr>
          <w:lang w:val="en-US"/>
        </w:rPr>
        <w:t xml:space="preserve">        </w:t>
      </w:r>
      <w:r w:rsidRPr="00EB1897">
        <w:t>}</w:t>
      </w:r>
    </w:p>
    <w:p w14:paraId="54FC95DD" w14:textId="77777777" w:rsidR="00EB1897" w:rsidRPr="00EB1897" w:rsidRDefault="00EB1897" w:rsidP="00EB1897">
      <w:r w:rsidRPr="00EB1897">
        <w:t xml:space="preserve">        </w:t>
      </w:r>
      <w:proofErr w:type="spellStart"/>
      <w:r w:rsidRPr="00EB1897">
        <w:t>return</w:t>
      </w:r>
      <w:proofErr w:type="spellEnd"/>
      <w:r w:rsidRPr="00EB1897">
        <w:t xml:space="preserve"> false;</w:t>
      </w:r>
    </w:p>
    <w:p w14:paraId="790E34D8" w14:textId="77777777" w:rsidR="00EB1897" w:rsidRPr="00EB1897" w:rsidRDefault="00EB1897" w:rsidP="00EB1897">
      <w:r w:rsidRPr="00EB1897">
        <w:t>    }</w:t>
      </w:r>
    </w:p>
    <w:p w14:paraId="310E4273" w14:textId="77777777" w:rsidR="00EB1897" w:rsidRPr="00EB1897" w:rsidRDefault="00EB1897" w:rsidP="00EB1897">
      <w:r w:rsidRPr="00EB1897">
        <w:t xml:space="preserve">    </w:t>
      </w:r>
    </w:p>
    <w:p w14:paraId="0B17F28C" w14:textId="77777777" w:rsidR="00EB1897" w:rsidRPr="00EB1897" w:rsidRDefault="00EB1897" w:rsidP="00EB1897">
      <w:r w:rsidRPr="00EB1897">
        <w:t>    /**</w:t>
      </w:r>
    </w:p>
    <w:p w14:paraId="30C0A440" w14:textId="77777777" w:rsidR="00EB1897" w:rsidRPr="00EB1897" w:rsidRDefault="00EB1897" w:rsidP="00EB1897">
      <w:r w:rsidRPr="00EB1897">
        <w:t>     * Obtener lista de carpetas disponibles</w:t>
      </w:r>
    </w:p>
    <w:p w14:paraId="6969F859" w14:textId="77777777" w:rsidR="00EB1897" w:rsidRPr="00EB1897" w:rsidRDefault="00EB1897" w:rsidP="00EB1897">
      <w:r w:rsidRPr="00EB1897">
        <w:t>     */</w:t>
      </w:r>
    </w:p>
    <w:p w14:paraId="21696B04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function </w:t>
      </w:r>
      <w:proofErr w:type="spellStart"/>
      <w:r w:rsidRPr="00EB1897">
        <w:t>obtener_</w:t>
      </w:r>
      <w:proofErr w:type="gramStart"/>
      <w:r w:rsidRPr="00EB1897">
        <w:t>carpetas</w:t>
      </w:r>
      <w:proofErr w:type="spellEnd"/>
      <w:r w:rsidRPr="00EB1897">
        <w:t>(</w:t>
      </w:r>
      <w:proofErr w:type="gramEnd"/>
      <w:r w:rsidRPr="00EB1897">
        <w:t>)</w:t>
      </w:r>
    </w:p>
    <w:p w14:paraId="643B3585" w14:textId="77777777" w:rsidR="00EB1897" w:rsidRPr="00EB1897" w:rsidRDefault="00EB1897" w:rsidP="00EB1897">
      <w:r w:rsidRPr="00EB1897">
        <w:t>    {</w:t>
      </w:r>
    </w:p>
    <w:p w14:paraId="4E810A94" w14:textId="77777777" w:rsidR="00EB1897" w:rsidRPr="00EB1897" w:rsidRDefault="00EB1897" w:rsidP="00EB1897">
      <w:r w:rsidRPr="00EB1897">
        <w:t>        $carpetas = [];</w:t>
      </w:r>
    </w:p>
    <w:p w14:paraId="477FB2BF" w14:textId="77777777" w:rsidR="00EB1897" w:rsidRPr="00EB1897" w:rsidRDefault="00EB1897" w:rsidP="00EB1897">
      <w:r w:rsidRPr="00EB1897">
        <w:t xml:space="preserve">        </w:t>
      </w:r>
    </w:p>
    <w:p w14:paraId="08F92135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</w:t>
      </w:r>
      <w:r w:rsidRPr="00EB1897">
        <w:rPr>
          <w:lang w:val="en-US"/>
        </w:rPr>
        <w:t xml:space="preserve">if </w:t>
      </w:r>
      <w:proofErr w:type="gramStart"/>
      <w:r w:rsidRPr="00EB1897">
        <w:rPr>
          <w:lang w:val="en-US"/>
        </w:rPr>
        <w:t>(!</w:t>
      </w:r>
      <w:proofErr w:type="spellStart"/>
      <w:r w:rsidRPr="00EB1897">
        <w:rPr>
          <w:lang w:val="en-US"/>
        </w:rPr>
        <w:t>is</w:t>
      </w:r>
      <w:proofErr w:type="gramEnd"/>
      <w:r w:rsidRPr="00EB1897">
        <w:rPr>
          <w:lang w:val="en-US"/>
        </w:rPr>
        <w:t>_dir</w:t>
      </w:r>
      <w:proofErr w:type="spellEnd"/>
      <w:r w:rsidRPr="00EB1897">
        <w:rPr>
          <w:lang w:val="en-US"/>
        </w:rPr>
        <w:t>($this-&gt;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>)) {</w:t>
      </w:r>
    </w:p>
    <w:p w14:paraId="587B9D3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return $</w:t>
      </w:r>
      <w:proofErr w:type="spellStart"/>
      <w:r w:rsidRPr="00EB1897">
        <w:rPr>
          <w:lang w:val="en-US"/>
        </w:rPr>
        <w:t>carpetas</w:t>
      </w:r>
      <w:proofErr w:type="spellEnd"/>
      <w:r w:rsidRPr="00EB1897">
        <w:rPr>
          <w:lang w:val="en-US"/>
        </w:rPr>
        <w:t>;</w:t>
      </w:r>
    </w:p>
    <w:p w14:paraId="194BDC5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}</w:t>
      </w:r>
    </w:p>
    <w:p w14:paraId="0E51C643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</w:t>
      </w:r>
    </w:p>
    <w:p w14:paraId="722FB01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$items = </w:t>
      </w:r>
      <w:proofErr w:type="spellStart"/>
      <w:r w:rsidRPr="00EB1897">
        <w:rPr>
          <w:lang w:val="en-US"/>
        </w:rPr>
        <w:t>scandir</w:t>
      </w:r>
      <w:proofErr w:type="spellEnd"/>
      <w:r w:rsidRPr="00EB1897">
        <w:rPr>
          <w:lang w:val="en-US"/>
        </w:rPr>
        <w:t>($this-&gt;</w:t>
      </w:r>
      <w:proofErr w:type="spellStart"/>
      <w:r w:rsidRPr="00EB1897">
        <w:rPr>
          <w:lang w:val="en-US"/>
        </w:rPr>
        <w:t>ruta_base</w:t>
      </w:r>
      <w:proofErr w:type="spellEnd"/>
      <w:r w:rsidRPr="00EB1897">
        <w:rPr>
          <w:lang w:val="en-US"/>
        </w:rPr>
        <w:t>);</w:t>
      </w:r>
    </w:p>
    <w:p w14:paraId="2A831B3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 xml:space="preserve">        </w:t>
      </w:r>
    </w:p>
    <w:p w14:paraId="02B854D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foreach ($items as $item) {</w:t>
      </w:r>
    </w:p>
    <w:p w14:paraId="749A9A1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if ($item == '.' || $item == '..') {</w:t>
      </w:r>
    </w:p>
    <w:p w14:paraId="6A17094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continue;</w:t>
      </w:r>
    </w:p>
    <w:p w14:paraId="10CACE5E" w14:textId="77777777" w:rsidR="00EB1897" w:rsidRPr="00EB1897" w:rsidRDefault="00EB1897" w:rsidP="00EB1897">
      <w:r w:rsidRPr="00EB1897">
        <w:rPr>
          <w:lang w:val="en-US"/>
        </w:rPr>
        <w:t xml:space="preserve">            </w:t>
      </w:r>
      <w:r w:rsidRPr="00EB1897">
        <w:t>}</w:t>
      </w:r>
    </w:p>
    <w:p w14:paraId="4F5BB820" w14:textId="77777777" w:rsidR="00EB1897" w:rsidRPr="00EB1897" w:rsidRDefault="00EB1897" w:rsidP="00EB1897">
      <w:r w:rsidRPr="00EB1897">
        <w:t xml:space="preserve">            </w:t>
      </w:r>
    </w:p>
    <w:p w14:paraId="0CB38483" w14:textId="77777777" w:rsidR="00EB1897" w:rsidRPr="00EB1897" w:rsidRDefault="00EB1897" w:rsidP="00EB1897">
      <w:pPr>
        <w:rPr>
          <w:lang w:val="en-US"/>
        </w:rPr>
      </w:pPr>
      <w:r w:rsidRPr="00EB1897">
        <w:t>            $</w:t>
      </w:r>
      <w:proofErr w:type="spellStart"/>
      <w:r w:rsidRPr="00EB1897">
        <w:t>ruta_completa</w:t>
      </w:r>
      <w:proofErr w:type="spellEnd"/>
      <w:r w:rsidRPr="00EB1897">
        <w:t xml:space="preserve"> = $</w:t>
      </w:r>
      <w:proofErr w:type="spellStart"/>
      <w:r w:rsidRPr="00EB1897">
        <w:t>this</w:t>
      </w:r>
      <w:proofErr w:type="spellEnd"/>
      <w:r w:rsidRPr="00EB1897">
        <w:t>-&gt;</w:t>
      </w:r>
      <w:proofErr w:type="spellStart"/>
      <w:r w:rsidRPr="00EB1897">
        <w:t>ruta_</w:t>
      </w:r>
      <w:proofErr w:type="gramStart"/>
      <w:r w:rsidRPr="00EB1897">
        <w:t>base</w:t>
      </w:r>
      <w:proofErr w:type="spellEnd"/>
      <w:r w:rsidRPr="00EB1897">
        <w:t xml:space="preserve"> .</w:t>
      </w:r>
      <w:proofErr w:type="gramEnd"/>
      <w:r w:rsidRPr="00EB1897">
        <w:t xml:space="preserve"> </w:t>
      </w:r>
      <w:r w:rsidRPr="00EB1897">
        <w:rPr>
          <w:lang w:val="en-US"/>
        </w:rPr>
        <w:t>DIRECTORY_</w:t>
      </w:r>
      <w:proofErr w:type="gramStart"/>
      <w:r w:rsidRPr="00EB1897">
        <w:rPr>
          <w:lang w:val="en-US"/>
        </w:rPr>
        <w:t>SEPARATOR .</w:t>
      </w:r>
      <w:proofErr w:type="gramEnd"/>
      <w:r w:rsidRPr="00EB1897">
        <w:rPr>
          <w:lang w:val="en-US"/>
        </w:rPr>
        <w:t xml:space="preserve"> $item;</w:t>
      </w:r>
    </w:p>
    <w:p w14:paraId="5DEF43B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</w:t>
      </w:r>
    </w:p>
    <w:p w14:paraId="3F06CC0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if (</w:t>
      </w:r>
      <w:proofErr w:type="spellStart"/>
      <w:r w:rsidRPr="00EB1897">
        <w:rPr>
          <w:lang w:val="en-US"/>
        </w:rPr>
        <w:t>is_dir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ruta_completa</w:t>
      </w:r>
      <w:proofErr w:type="spellEnd"/>
      <w:r w:rsidRPr="00EB1897">
        <w:rPr>
          <w:lang w:val="en-US"/>
        </w:rPr>
        <w:t>)) {</w:t>
      </w:r>
    </w:p>
    <w:p w14:paraId="02CE19FD" w14:textId="77777777" w:rsidR="00EB1897" w:rsidRPr="00EB1897" w:rsidRDefault="00EB1897" w:rsidP="00EB1897">
      <w:r w:rsidRPr="00EB1897">
        <w:rPr>
          <w:lang w:val="en-US"/>
        </w:rPr>
        <w:t xml:space="preserve">                </w:t>
      </w:r>
      <w:r w:rsidRPr="00EB1897">
        <w:t>$</w:t>
      </w:r>
      <w:proofErr w:type="gramStart"/>
      <w:r w:rsidRPr="00EB1897">
        <w:t>carpetas[</w:t>
      </w:r>
      <w:proofErr w:type="gramEnd"/>
      <w:r w:rsidRPr="00EB1897">
        <w:t>] = [</w:t>
      </w:r>
    </w:p>
    <w:p w14:paraId="37C7B289" w14:textId="77777777" w:rsidR="00EB1897" w:rsidRPr="00EB1897" w:rsidRDefault="00EB1897" w:rsidP="00EB1897">
      <w:r w:rsidRPr="00EB1897">
        <w:t>                    'nombre' =&gt; $</w:t>
      </w:r>
      <w:proofErr w:type="spellStart"/>
      <w:r w:rsidRPr="00EB1897">
        <w:t>item</w:t>
      </w:r>
      <w:proofErr w:type="spellEnd"/>
      <w:r w:rsidRPr="00EB1897">
        <w:t>,</w:t>
      </w:r>
    </w:p>
    <w:p w14:paraId="03191162" w14:textId="77777777" w:rsidR="00EB1897" w:rsidRPr="00EB1897" w:rsidRDefault="00EB1897" w:rsidP="00EB1897">
      <w:r w:rsidRPr="00EB1897">
        <w:t>                    'ruta' =&gt; $</w:t>
      </w:r>
      <w:proofErr w:type="spellStart"/>
      <w:r w:rsidRPr="00EB1897">
        <w:t>ruta_completa</w:t>
      </w:r>
      <w:proofErr w:type="spellEnd"/>
      <w:r w:rsidRPr="00EB1897">
        <w:t>,</w:t>
      </w:r>
    </w:p>
    <w:p w14:paraId="73BC9E63" w14:textId="77777777" w:rsidR="00EB1897" w:rsidRPr="00EB1897" w:rsidRDefault="00EB1897" w:rsidP="00EB1897">
      <w:r w:rsidRPr="00EB1897">
        <w:t>                    '</w:t>
      </w:r>
      <w:proofErr w:type="spellStart"/>
      <w:r w:rsidRPr="00EB1897">
        <w:t>es_numerica</w:t>
      </w:r>
      <w:proofErr w:type="spellEnd"/>
      <w:r w:rsidRPr="00EB1897">
        <w:t xml:space="preserve">' =&gt; </w:t>
      </w:r>
      <w:proofErr w:type="spellStart"/>
      <w:r w:rsidRPr="00EB1897">
        <w:t>is_numeric</w:t>
      </w:r>
      <w:proofErr w:type="spellEnd"/>
      <w:r w:rsidRPr="00EB1897">
        <w:t>($</w:t>
      </w:r>
      <w:proofErr w:type="spellStart"/>
      <w:r w:rsidRPr="00EB1897">
        <w:t>item</w:t>
      </w:r>
      <w:proofErr w:type="spellEnd"/>
      <w:r w:rsidRPr="00EB1897">
        <w:t>)</w:t>
      </w:r>
    </w:p>
    <w:p w14:paraId="2615283E" w14:textId="77777777" w:rsidR="00EB1897" w:rsidRPr="00EB1897" w:rsidRDefault="00EB1897" w:rsidP="00EB1897">
      <w:r w:rsidRPr="00EB1897">
        <w:t>                ];</w:t>
      </w:r>
    </w:p>
    <w:p w14:paraId="14B588B3" w14:textId="77777777" w:rsidR="00EB1897" w:rsidRPr="00EB1897" w:rsidRDefault="00EB1897" w:rsidP="00EB1897">
      <w:r w:rsidRPr="00EB1897">
        <w:t>            }</w:t>
      </w:r>
    </w:p>
    <w:p w14:paraId="1349FB05" w14:textId="77777777" w:rsidR="00EB1897" w:rsidRPr="00EB1897" w:rsidRDefault="00EB1897" w:rsidP="00EB1897">
      <w:r w:rsidRPr="00EB1897">
        <w:t>        }</w:t>
      </w:r>
    </w:p>
    <w:p w14:paraId="182FA6F1" w14:textId="77777777" w:rsidR="00EB1897" w:rsidRPr="00EB1897" w:rsidRDefault="00EB1897" w:rsidP="00EB1897">
      <w:r w:rsidRPr="00EB1897">
        <w:t xml:space="preserve">        </w:t>
      </w:r>
    </w:p>
    <w:p w14:paraId="772420E6" w14:textId="77777777" w:rsidR="00EB1897" w:rsidRPr="00EB1897" w:rsidRDefault="00EB1897" w:rsidP="00EB1897">
      <w:r w:rsidRPr="00EB1897">
        <w:t>        // Ordenar: primero numéricas, luego alfabéticamente</w:t>
      </w:r>
    </w:p>
    <w:p w14:paraId="400EFDFB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</w:t>
      </w:r>
      <w:proofErr w:type="spellStart"/>
      <w:proofErr w:type="gramStart"/>
      <w:r w:rsidRPr="00EB1897">
        <w:rPr>
          <w:lang w:val="en-US"/>
        </w:rPr>
        <w:t>usort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$</w:t>
      </w:r>
      <w:proofErr w:type="spellStart"/>
      <w:r w:rsidRPr="00EB1897">
        <w:rPr>
          <w:lang w:val="en-US"/>
        </w:rPr>
        <w:t>carpetas</w:t>
      </w:r>
      <w:proofErr w:type="spellEnd"/>
      <w:r w:rsidRPr="00EB1897">
        <w:rPr>
          <w:lang w:val="en-US"/>
        </w:rPr>
        <w:t xml:space="preserve">, </w:t>
      </w:r>
      <w:proofErr w:type="gramStart"/>
      <w:r w:rsidRPr="00EB1897">
        <w:rPr>
          <w:lang w:val="en-US"/>
        </w:rPr>
        <w:t>function(</w:t>
      </w:r>
      <w:proofErr w:type="gramEnd"/>
      <w:r w:rsidRPr="00EB1897">
        <w:rPr>
          <w:lang w:val="en-US"/>
        </w:rPr>
        <w:t>$a, $b) {</w:t>
      </w:r>
    </w:p>
    <w:p w14:paraId="1A326BB7" w14:textId="77777777" w:rsidR="00EB1897" w:rsidRPr="00EB1897" w:rsidRDefault="00EB1897" w:rsidP="00EB1897">
      <w:r w:rsidRPr="00EB1897">
        <w:rPr>
          <w:lang w:val="en-US"/>
        </w:rPr>
        <w:t xml:space="preserve">            </w:t>
      </w:r>
      <w:proofErr w:type="spellStart"/>
      <w:r w:rsidRPr="00EB1897">
        <w:t>if</w:t>
      </w:r>
      <w:proofErr w:type="spellEnd"/>
      <w:r w:rsidRPr="00EB1897">
        <w:t xml:space="preserve"> ($a['</w:t>
      </w:r>
      <w:proofErr w:type="spellStart"/>
      <w:r w:rsidRPr="00EB1897">
        <w:t>es_numerica</w:t>
      </w:r>
      <w:proofErr w:type="spellEnd"/>
      <w:r w:rsidRPr="00EB1897">
        <w:t>'] &amp;&amp; $b['</w:t>
      </w:r>
      <w:proofErr w:type="spellStart"/>
      <w:r w:rsidRPr="00EB1897">
        <w:t>es_numerica</w:t>
      </w:r>
      <w:proofErr w:type="spellEnd"/>
      <w:r w:rsidRPr="00EB1897">
        <w:t>']) {</w:t>
      </w:r>
    </w:p>
    <w:p w14:paraId="1B5B03AE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        </w:t>
      </w:r>
      <w:r w:rsidRPr="00EB1897">
        <w:rPr>
          <w:lang w:val="en-US"/>
        </w:rPr>
        <w:t xml:space="preserve">return </w:t>
      </w:r>
      <w:proofErr w:type="spellStart"/>
      <w:r w:rsidRPr="00EB1897">
        <w:rPr>
          <w:lang w:val="en-US"/>
        </w:rPr>
        <w:t>intval</w:t>
      </w:r>
      <w:proofErr w:type="spellEnd"/>
      <w:r w:rsidRPr="00EB1897">
        <w:rPr>
          <w:lang w:val="en-US"/>
        </w:rPr>
        <w:t>($a['</w:t>
      </w:r>
      <w:proofErr w:type="spellStart"/>
      <w:r w:rsidRPr="00EB1897">
        <w:rPr>
          <w:lang w:val="en-US"/>
        </w:rPr>
        <w:t>nombre</w:t>
      </w:r>
      <w:proofErr w:type="spellEnd"/>
      <w:r w:rsidRPr="00EB1897">
        <w:rPr>
          <w:lang w:val="en-US"/>
        </w:rPr>
        <w:t xml:space="preserve">']) - </w:t>
      </w:r>
      <w:proofErr w:type="spellStart"/>
      <w:r w:rsidRPr="00EB1897">
        <w:rPr>
          <w:lang w:val="en-US"/>
        </w:rPr>
        <w:t>intval</w:t>
      </w:r>
      <w:proofErr w:type="spellEnd"/>
      <w:r w:rsidRPr="00EB1897">
        <w:rPr>
          <w:lang w:val="en-US"/>
        </w:rPr>
        <w:t>($b['</w:t>
      </w:r>
      <w:proofErr w:type="spellStart"/>
      <w:r w:rsidRPr="00EB1897">
        <w:rPr>
          <w:lang w:val="en-US"/>
        </w:rPr>
        <w:t>nombre</w:t>
      </w:r>
      <w:proofErr w:type="spellEnd"/>
      <w:r w:rsidRPr="00EB1897">
        <w:rPr>
          <w:lang w:val="en-US"/>
        </w:rPr>
        <w:t>']);</w:t>
      </w:r>
    </w:p>
    <w:p w14:paraId="0DA8E68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}</w:t>
      </w:r>
    </w:p>
    <w:p w14:paraId="23A0AB5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if ($a['</w:t>
      </w:r>
      <w:proofErr w:type="spellStart"/>
      <w:r w:rsidRPr="00EB1897">
        <w:rPr>
          <w:lang w:val="en-US"/>
        </w:rPr>
        <w:t>es_numerica</w:t>
      </w:r>
      <w:proofErr w:type="spellEnd"/>
      <w:r w:rsidRPr="00EB1897">
        <w:rPr>
          <w:lang w:val="en-US"/>
        </w:rPr>
        <w:t>']) return -1;</w:t>
      </w:r>
    </w:p>
    <w:p w14:paraId="65DA5B2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if ($b['</w:t>
      </w:r>
      <w:proofErr w:type="spellStart"/>
      <w:r w:rsidRPr="00EB1897">
        <w:rPr>
          <w:lang w:val="en-US"/>
        </w:rPr>
        <w:t>es_numerica</w:t>
      </w:r>
      <w:proofErr w:type="spellEnd"/>
      <w:r w:rsidRPr="00EB1897">
        <w:rPr>
          <w:lang w:val="en-US"/>
        </w:rPr>
        <w:t>']) return 1;</w:t>
      </w:r>
    </w:p>
    <w:p w14:paraId="04E807F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return </w:t>
      </w:r>
      <w:proofErr w:type="spellStart"/>
      <w:r w:rsidRPr="00EB1897">
        <w:rPr>
          <w:lang w:val="en-US"/>
        </w:rPr>
        <w:t>strcmp</w:t>
      </w:r>
      <w:proofErr w:type="spellEnd"/>
      <w:r w:rsidRPr="00EB1897">
        <w:rPr>
          <w:lang w:val="en-US"/>
        </w:rPr>
        <w:t>($a['</w:t>
      </w:r>
      <w:proofErr w:type="spellStart"/>
      <w:r w:rsidRPr="00EB1897">
        <w:rPr>
          <w:lang w:val="en-US"/>
        </w:rPr>
        <w:t>nombre</w:t>
      </w:r>
      <w:proofErr w:type="spellEnd"/>
      <w:r w:rsidRPr="00EB1897">
        <w:rPr>
          <w:lang w:val="en-US"/>
        </w:rPr>
        <w:t>'], $b['</w:t>
      </w:r>
      <w:proofErr w:type="spellStart"/>
      <w:r w:rsidRPr="00EB1897">
        <w:rPr>
          <w:lang w:val="en-US"/>
        </w:rPr>
        <w:t>nombre</w:t>
      </w:r>
      <w:proofErr w:type="spellEnd"/>
      <w:r w:rsidRPr="00EB1897">
        <w:rPr>
          <w:lang w:val="en-US"/>
        </w:rPr>
        <w:t>']);</w:t>
      </w:r>
    </w:p>
    <w:p w14:paraId="548660ED" w14:textId="77777777" w:rsidR="00EB1897" w:rsidRPr="00EB1897" w:rsidRDefault="00EB1897" w:rsidP="00EB1897">
      <w:r w:rsidRPr="00EB1897">
        <w:rPr>
          <w:lang w:val="en-US"/>
        </w:rPr>
        <w:t xml:space="preserve">        </w:t>
      </w:r>
      <w:r w:rsidRPr="00EB1897">
        <w:t>});</w:t>
      </w:r>
    </w:p>
    <w:p w14:paraId="424147E7" w14:textId="77777777" w:rsidR="00EB1897" w:rsidRPr="00EB1897" w:rsidRDefault="00EB1897" w:rsidP="00EB1897">
      <w:r w:rsidRPr="00EB1897">
        <w:lastRenderedPageBreak/>
        <w:t xml:space="preserve">        </w:t>
      </w:r>
    </w:p>
    <w:p w14:paraId="5D7040A8" w14:textId="77777777" w:rsidR="00EB1897" w:rsidRPr="00EB1897" w:rsidRDefault="00EB1897" w:rsidP="00EB1897">
      <w:r w:rsidRPr="00EB1897">
        <w:t xml:space="preserve">        </w:t>
      </w:r>
      <w:proofErr w:type="spellStart"/>
      <w:r w:rsidRPr="00EB1897">
        <w:t>return</w:t>
      </w:r>
      <w:proofErr w:type="spellEnd"/>
      <w:r w:rsidRPr="00EB1897">
        <w:t xml:space="preserve"> $carpetas;</w:t>
      </w:r>
    </w:p>
    <w:p w14:paraId="366D61C5" w14:textId="77777777" w:rsidR="00EB1897" w:rsidRPr="00EB1897" w:rsidRDefault="00EB1897" w:rsidP="00EB1897">
      <w:r w:rsidRPr="00EB1897">
        <w:t>    }</w:t>
      </w:r>
    </w:p>
    <w:p w14:paraId="1D4C9C42" w14:textId="77777777" w:rsidR="00EB1897" w:rsidRPr="00EB1897" w:rsidRDefault="00EB1897" w:rsidP="00EB1897">
      <w:r w:rsidRPr="00EB1897">
        <w:t xml:space="preserve">    </w:t>
      </w:r>
    </w:p>
    <w:p w14:paraId="1F1353B7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function </w:t>
      </w:r>
      <w:proofErr w:type="gramStart"/>
      <w:r w:rsidRPr="00EB1897">
        <w:t>desconectar(</w:t>
      </w:r>
      <w:proofErr w:type="gramEnd"/>
      <w:r w:rsidRPr="00EB1897">
        <w:t>)</w:t>
      </w:r>
    </w:p>
    <w:p w14:paraId="437F4EC0" w14:textId="77777777" w:rsidR="00EB1897" w:rsidRPr="00EB1897" w:rsidRDefault="00EB1897" w:rsidP="00EB1897">
      <w:r w:rsidRPr="00EB1897">
        <w:t>    {</w:t>
      </w:r>
    </w:p>
    <w:p w14:paraId="05FCE93B" w14:textId="77777777" w:rsidR="00EB1897" w:rsidRPr="00EB1897" w:rsidRDefault="00EB1897" w:rsidP="00EB1897">
      <w:r w:rsidRPr="00EB1897">
        <w:t>        // No es necesario para recursos UNC</w:t>
      </w:r>
    </w:p>
    <w:p w14:paraId="528C28DE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>}</w:t>
      </w:r>
    </w:p>
    <w:p w14:paraId="66089B7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}</w:t>
      </w:r>
    </w:p>
    <w:p w14:paraId="73414E17" w14:textId="77777777" w:rsidR="00EB1897" w:rsidRPr="00EB1897" w:rsidRDefault="00EB1897" w:rsidP="00EB1897">
      <w:pPr>
        <w:rPr>
          <w:lang w:val="en-US"/>
        </w:rPr>
      </w:pPr>
    </w:p>
    <w:p w14:paraId="75234762" w14:textId="77777777" w:rsidR="00EB1897" w:rsidRPr="00EB1897" w:rsidRDefault="00EB1897" w:rsidP="00EB1897">
      <w:pPr>
        <w:rPr>
          <w:lang w:val="en-US"/>
        </w:rPr>
      </w:pPr>
    </w:p>
    <w:p w14:paraId="52E41076" w14:textId="77777777" w:rsidR="0083488E" w:rsidRPr="0083488E" w:rsidRDefault="0083488E" w:rsidP="0083488E">
      <w:pPr>
        <w:rPr>
          <w:lang w:val="en-US"/>
        </w:rPr>
      </w:pPr>
    </w:p>
    <w:p w14:paraId="2A904D6C" w14:textId="77777777" w:rsidR="00EB1897" w:rsidRDefault="00EB1897" w:rsidP="0083488E">
      <w:pPr>
        <w:pStyle w:val="Ttulo3"/>
        <w:rPr>
          <w:lang w:val="en-US"/>
        </w:rPr>
      </w:pPr>
      <w:bookmarkStart w:id="10" w:name="_Toc227837287"/>
      <w:r>
        <w:rPr>
          <w:lang w:val="en-US"/>
        </w:rPr>
        <w:t>2.1.8 Models</w:t>
      </w:r>
      <w:bookmarkEnd w:id="10"/>
    </w:p>
    <w:p w14:paraId="3CF48A77" w14:textId="77777777" w:rsidR="00EB1897" w:rsidRDefault="00EB1897" w:rsidP="00EB1897">
      <w:pPr>
        <w:pStyle w:val="Ttulo4"/>
        <w:rPr>
          <w:lang w:val="en-US"/>
        </w:rPr>
      </w:pPr>
      <w:r>
        <w:rPr>
          <w:lang w:val="en-US"/>
        </w:rPr>
        <w:t>2.1.8.1 Models</w:t>
      </w:r>
      <w:proofErr w:type="gramStart"/>
      <w:r>
        <w:rPr>
          <w:lang w:val="en-US"/>
        </w:rPr>
        <w:t>/ .</w:t>
      </w:r>
      <w:proofErr w:type="spellStart"/>
      <w:r>
        <w:rPr>
          <w:lang w:val="en-US"/>
        </w:rPr>
        <w:t>gitkeep</w:t>
      </w:r>
      <w:proofErr w:type="spellEnd"/>
      <w:proofErr w:type="gramEnd"/>
    </w:p>
    <w:p w14:paraId="010FB284" w14:textId="77777777" w:rsidR="00752294" w:rsidRPr="00752294" w:rsidRDefault="00752294" w:rsidP="00752294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0E1B3C4C" w14:textId="77777777" w:rsidR="00EB1897" w:rsidRPr="00752294" w:rsidRDefault="00EB1897" w:rsidP="00EB1897">
      <w:pPr>
        <w:pStyle w:val="Ttulo4"/>
      </w:pPr>
      <w:r w:rsidRPr="00752294">
        <w:t xml:space="preserve">2.1.8.2 </w:t>
      </w:r>
      <w:proofErr w:type="spellStart"/>
      <w:r w:rsidRPr="00752294">
        <w:t>LogsModel.php</w:t>
      </w:r>
      <w:proofErr w:type="spellEnd"/>
    </w:p>
    <w:p w14:paraId="67482CA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&lt;?</w:t>
      </w:r>
      <w:proofErr w:type="spellStart"/>
      <w:r w:rsidRPr="00EB1897">
        <w:rPr>
          <w:lang w:val="en-US"/>
        </w:rPr>
        <w:t>php</w:t>
      </w:r>
      <w:proofErr w:type="spellEnd"/>
    </w:p>
    <w:p w14:paraId="56E605F1" w14:textId="77777777" w:rsidR="00EB1897" w:rsidRPr="00EB1897" w:rsidRDefault="00EB1897" w:rsidP="00EB1897">
      <w:pPr>
        <w:rPr>
          <w:lang w:val="en-US"/>
        </w:rPr>
      </w:pPr>
    </w:p>
    <w:p w14:paraId="517ED16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namespace App\Models;</w:t>
      </w:r>
    </w:p>
    <w:p w14:paraId="0933667C" w14:textId="77777777" w:rsidR="00EB1897" w:rsidRPr="00EB1897" w:rsidRDefault="00EB1897" w:rsidP="00EB1897">
      <w:pPr>
        <w:rPr>
          <w:lang w:val="en-US"/>
        </w:rPr>
      </w:pPr>
    </w:p>
    <w:p w14:paraId="13EF5A46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use CodeIgniter\Model;</w:t>
      </w:r>
    </w:p>
    <w:p w14:paraId="6066DDE2" w14:textId="77777777" w:rsidR="00EB1897" w:rsidRPr="00EB1897" w:rsidRDefault="00EB1897" w:rsidP="00EB1897">
      <w:pPr>
        <w:rPr>
          <w:lang w:val="en-US"/>
        </w:rPr>
      </w:pPr>
    </w:p>
    <w:p w14:paraId="655B189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class </w:t>
      </w:r>
      <w:proofErr w:type="spellStart"/>
      <w:r w:rsidRPr="00EB1897">
        <w:rPr>
          <w:lang w:val="en-US"/>
        </w:rPr>
        <w:t>LogsModel</w:t>
      </w:r>
      <w:proofErr w:type="spellEnd"/>
      <w:r w:rsidRPr="00EB1897">
        <w:rPr>
          <w:lang w:val="en-US"/>
        </w:rPr>
        <w:t xml:space="preserve"> extends Model</w:t>
      </w:r>
    </w:p>
    <w:p w14:paraId="72CC465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{</w:t>
      </w:r>
    </w:p>
    <w:p w14:paraId="21B3EC8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$table = '</w:t>
      </w:r>
      <w:proofErr w:type="spellStart"/>
      <w:r w:rsidRPr="00EB1897">
        <w:rPr>
          <w:lang w:val="en-US"/>
        </w:rPr>
        <w:t>logs_descargas</w:t>
      </w:r>
      <w:proofErr w:type="spellEnd"/>
      <w:r w:rsidRPr="00EB1897">
        <w:rPr>
          <w:lang w:val="en-US"/>
        </w:rPr>
        <w:t>';</w:t>
      </w:r>
    </w:p>
    <w:p w14:paraId="0E868876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</w:t>
      </w:r>
      <w:proofErr w:type="spellStart"/>
      <w:r w:rsidRPr="00EB1897">
        <w:rPr>
          <w:lang w:val="en-US"/>
        </w:rPr>
        <w:t>primaryKey</w:t>
      </w:r>
      <w:proofErr w:type="spellEnd"/>
      <w:r w:rsidRPr="00EB1897">
        <w:rPr>
          <w:lang w:val="en-US"/>
        </w:rPr>
        <w:t xml:space="preserve"> = 'id';</w:t>
      </w:r>
    </w:p>
    <w:p w14:paraId="5A2DC2EC" w14:textId="77777777" w:rsidR="00EB1897" w:rsidRPr="00EB1897" w:rsidRDefault="00EB1897" w:rsidP="00EB1897">
      <w:pPr>
        <w:rPr>
          <w:lang w:val="en-US"/>
        </w:rPr>
      </w:pPr>
    </w:p>
    <w:p w14:paraId="289BD07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</w:t>
      </w:r>
      <w:proofErr w:type="spellStart"/>
      <w:r w:rsidRPr="00EB1897">
        <w:rPr>
          <w:lang w:val="en-US"/>
        </w:rPr>
        <w:t>allowedFields</w:t>
      </w:r>
      <w:proofErr w:type="spellEnd"/>
      <w:r w:rsidRPr="00EB1897">
        <w:rPr>
          <w:lang w:val="en-US"/>
        </w:rPr>
        <w:t xml:space="preserve"> = [</w:t>
      </w:r>
    </w:p>
    <w:p w14:paraId="7C9870CA" w14:textId="77777777" w:rsidR="00EB1897" w:rsidRPr="00EB1897" w:rsidRDefault="00EB1897" w:rsidP="00EB1897">
      <w:r w:rsidRPr="00EB1897">
        <w:rPr>
          <w:lang w:val="en-US"/>
        </w:rPr>
        <w:t xml:space="preserve">        </w:t>
      </w:r>
      <w:r w:rsidRPr="00EB1897">
        <w:t>'</w:t>
      </w:r>
      <w:proofErr w:type="spellStart"/>
      <w:r w:rsidRPr="00EB1897">
        <w:t>id_usuario</w:t>
      </w:r>
      <w:proofErr w:type="spellEnd"/>
      <w:r w:rsidRPr="00EB1897">
        <w:t>',</w:t>
      </w:r>
    </w:p>
    <w:p w14:paraId="7F2BEB3E" w14:textId="77777777" w:rsidR="00EB1897" w:rsidRPr="00EB1897" w:rsidRDefault="00EB1897" w:rsidP="00EB1897">
      <w:r w:rsidRPr="00EB1897">
        <w:t>        '</w:t>
      </w:r>
      <w:proofErr w:type="spellStart"/>
      <w:r w:rsidRPr="00EB1897">
        <w:t>id_empresa</w:t>
      </w:r>
      <w:proofErr w:type="spellEnd"/>
      <w:r w:rsidRPr="00EB1897">
        <w:t>',</w:t>
      </w:r>
    </w:p>
    <w:p w14:paraId="52EC9F16" w14:textId="77777777" w:rsidR="00EB1897" w:rsidRPr="00EB1897" w:rsidRDefault="00EB1897" w:rsidP="00EB1897">
      <w:r w:rsidRPr="00EB1897">
        <w:t>        '</w:t>
      </w:r>
      <w:proofErr w:type="spellStart"/>
      <w:r w:rsidRPr="00EB1897">
        <w:t>nombre_usuario</w:t>
      </w:r>
      <w:proofErr w:type="spellEnd"/>
      <w:r w:rsidRPr="00EB1897">
        <w:t>',</w:t>
      </w:r>
    </w:p>
    <w:p w14:paraId="5A9FE8AE" w14:textId="77777777" w:rsidR="00EB1897" w:rsidRPr="00EB1897" w:rsidRDefault="00EB1897" w:rsidP="00EB1897">
      <w:r w:rsidRPr="00EB1897">
        <w:t>        '</w:t>
      </w:r>
      <w:proofErr w:type="spellStart"/>
      <w:r w:rsidRPr="00EB1897">
        <w:t>nombre_empresa</w:t>
      </w:r>
      <w:proofErr w:type="spellEnd"/>
      <w:r w:rsidRPr="00EB1897">
        <w:t>',</w:t>
      </w:r>
    </w:p>
    <w:p w14:paraId="43AE454F" w14:textId="77777777" w:rsidR="00EB1897" w:rsidRPr="00EB1897" w:rsidRDefault="00EB1897" w:rsidP="00EB1897">
      <w:r w:rsidRPr="00EB1897">
        <w:t>        'documento',</w:t>
      </w:r>
    </w:p>
    <w:p w14:paraId="0FA5C956" w14:textId="77777777" w:rsidR="00EB1897" w:rsidRPr="00EB1897" w:rsidRDefault="00EB1897" w:rsidP="00EB1897">
      <w:r w:rsidRPr="00EB1897">
        <w:t>        'fecha',</w:t>
      </w:r>
    </w:p>
    <w:p w14:paraId="66298F5A" w14:textId="77777777" w:rsidR="00EB1897" w:rsidRPr="00EB1897" w:rsidRDefault="00EB1897" w:rsidP="00EB1897">
      <w:r w:rsidRPr="00EB1897">
        <w:t>        '</w:t>
      </w:r>
      <w:proofErr w:type="spellStart"/>
      <w:r w:rsidRPr="00EB1897">
        <w:t>accion</w:t>
      </w:r>
      <w:proofErr w:type="spellEnd"/>
      <w:r w:rsidRPr="00EB1897">
        <w:t>'</w:t>
      </w:r>
    </w:p>
    <w:p w14:paraId="636D68DA" w14:textId="77777777" w:rsidR="00EB1897" w:rsidRPr="00EB1897" w:rsidRDefault="00EB1897" w:rsidP="00EB1897">
      <w:r w:rsidRPr="00EB1897">
        <w:t>    ];</w:t>
      </w:r>
    </w:p>
    <w:p w14:paraId="775C6861" w14:textId="77777777" w:rsidR="00EB1897" w:rsidRPr="00EB1897" w:rsidRDefault="00EB1897" w:rsidP="00EB1897"/>
    <w:p w14:paraId="2F1D54BD" w14:textId="77777777" w:rsidR="00EB1897" w:rsidRPr="00EB1897" w:rsidRDefault="00EB1897" w:rsidP="00EB1897">
      <w:r w:rsidRPr="00EB1897">
        <w:t xml:space="preserve">    /// contar </w:t>
      </w:r>
      <w:proofErr w:type="spellStart"/>
      <w:r w:rsidRPr="00EB1897">
        <w:t>accion</w:t>
      </w:r>
      <w:proofErr w:type="spellEnd"/>
      <w:r w:rsidRPr="00EB1897">
        <w:t xml:space="preserve"> </w:t>
      </w:r>
      <w:proofErr w:type="spellStart"/>
      <w:proofErr w:type="gramStart"/>
      <w:r w:rsidRPr="00EB1897">
        <w:t>del</w:t>
      </w:r>
      <w:proofErr w:type="spellEnd"/>
      <w:r w:rsidRPr="00EB1897">
        <w:t xml:space="preserve"> los usuarios</w:t>
      </w:r>
      <w:proofErr w:type="gramEnd"/>
      <w:r w:rsidRPr="00EB1897">
        <w:t xml:space="preserve"> en general</w:t>
      </w:r>
    </w:p>
    <w:p w14:paraId="1348A81C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 xml:space="preserve">public function </w:t>
      </w:r>
      <w:proofErr w:type="spellStart"/>
      <w:r w:rsidRPr="00EB1897">
        <w:rPr>
          <w:lang w:val="en-US"/>
        </w:rPr>
        <w:t>contarAcciones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documento</w:t>
      </w:r>
      <w:proofErr w:type="spellEnd"/>
      <w:r w:rsidRPr="00EB1897">
        <w:rPr>
          <w:lang w:val="en-US"/>
        </w:rPr>
        <w:t>)</w:t>
      </w:r>
    </w:p>
    <w:p w14:paraId="6565FEA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14E74D9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documento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documento</w:t>
      </w:r>
      <w:proofErr w:type="spellEnd"/>
      <w:r w:rsidRPr="00EB1897">
        <w:rPr>
          <w:lang w:val="en-US"/>
        </w:rPr>
        <w:t>)</w:t>
      </w:r>
    </w:p>
    <w:p w14:paraId="0899976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        -&gt;</w:t>
      </w:r>
      <w:proofErr w:type="gramStart"/>
      <w:r w:rsidRPr="00EB1897">
        <w:rPr>
          <w:lang w:val="en-US"/>
        </w:rPr>
        <w:t>select(</w:t>
      </w:r>
      <w:proofErr w:type="gramEnd"/>
      <w:r w:rsidRPr="00EB1897">
        <w:rPr>
          <w:lang w:val="en-US"/>
        </w:rPr>
        <w:t>"</w:t>
      </w:r>
      <w:proofErr w:type="spellStart"/>
      <w:r w:rsidRPr="00EB1897">
        <w:rPr>
          <w:lang w:val="en-US"/>
        </w:rPr>
        <w:t>accion</w:t>
      </w:r>
      <w:proofErr w:type="spellEnd"/>
      <w:r w:rsidRPr="00EB1897">
        <w:rPr>
          <w:lang w:val="en-US"/>
        </w:rPr>
        <w:t xml:space="preserve">, </w:t>
      </w:r>
      <w:proofErr w:type="gramStart"/>
      <w:r w:rsidRPr="00EB1897">
        <w:rPr>
          <w:lang w:val="en-US"/>
        </w:rPr>
        <w:t>COUNT(</w:t>
      </w:r>
      <w:proofErr w:type="gramEnd"/>
      <w:r w:rsidRPr="00EB1897">
        <w:rPr>
          <w:lang w:val="en-US"/>
        </w:rPr>
        <w:t>*) as total")</w:t>
      </w:r>
    </w:p>
    <w:p w14:paraId="0751ADE0" w14:textId="77777777" w:rsidR="00EB1897" w:rsidRPr="000062B9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            </w:t>
      </w:r>
      <w:r w:rsidRPr="000062B9">
        <w:rPr>
          <w:lang w:val="en-US"/>
        </w:rPr>
        <w:t>-&gt;</w:t>
      </w:r>
      <w:proofErr w:type="spellStart"/>
      <w:r w:rsidRPr="000062B9">
        <w:rPr>
          <w:lang w:val="en-US"/>
        </w:rPr>
        <w:t>groupBy</w:t>
      </w:r>
      <w:proofErr w:type="spellEnd"/>
      <w:r w:rsidRPr="000062B9">
        <w:rPr>
          <w:lang w:val="en-US"/>
        </w:rPr>
        <w:t>('</w:t>
      </w:r>
      <w:proofErr w:type="spellStart"/>
      <w:r w:rsidRPr="000062B9">
        <w:rPr>
          <w:lang w:val="en-US"/>
        </w:rPr>
        <w:t>accion</w:t>
      </w:r>
      <w:proofErr w:type="spellEnd"/>
      <w:r w:rsidRPr="000062B9">
        <w:rPr>
          <w:lang w:val="en-US"/>
        </w:rPr>
        <w:t>')</w:t>
      </w:r>
    </w:p>
    <w:p w14:paraId="638815FB" w14:textId="77777777" w:rsidR="00EB1897" w:rsidRPr="000062B9" w:rsidRDefault="00EB1897" w:rsidP="00EB1897">
      <w:pPr>
        <w:rPr>
          <w:lang w:val="en-US"/>
        </w:rPr>
      </w:pPr>
      <w:r w:rsidRPr="000062B9">
        <w:rPr>
          <w:lang w:val="en-US"/>
        </w:rPr>
        <w:t>                    -&gt;</w:t>
      </w:r>
      <w:proofErr w:type="spellStart"/>
      <w:proofErr w:type="gramStart"/>
      <w:r w:rsidRPr="000062B9">
        <w:rPr>
          <w:lang w:val="en-US"/>
        </w:rPr>
        <w:t>findAll</w:t>
      </w:r>
      <w:proofErr w:type="spellEnd"/>
      <w:r w:rsidRPr="000062B9">
        <w:rPr>
          <w:lang w:val="en-US"/>
        </w:rPr>
        <w:t>(</w:t>
      </w:r>
      <w:proofErr w:type="gramEnd"/>
      <w:r w:rsidRPr="000062B9">
        <w:rPr>
          <w:lang w:val="en-US"/>
        </w:rPr>
        <w:t>);</w:t>
      </w:r>
    </w:p>
    <w:p w14:paraId="76C03371" w14:textId="77777777" w:rsidR="00EB1897" w:rsidRPr="000062B9" w:rsidRDefault="00EB1897" w:rsidP="00EB1897">
      <w:pPr>
        <w:rPr>
          <w:lang w:val="en-US"/>
        </w:rPr>
      </w:pPr>
      <w:r w:rsidRPr="000062B9">
        <w:rPr>
          <w:lang w:val="en-US"/>
        </w:rPr>
        <w:t>    }</w:t>
      </w:r>
    </w:p>
    <w:p w14:paraId="46828085" w14:textId="77777777" w:rsidR="00EB1897" w:rsidRPr="000062B9" w:rsidRDefault="00EB1897" w:rsidP="00EB1897">
      <w:pPr>
        <w:rPr>
          <w:lang w:val="en-US"/>
        </w:rPr>
      </w:pPr>
      <w:r w:rsidRPr="000062B9">
        <w:rPr>
          <w:lang w:val="en-US"/>
        </w:rPr>
        <w:t>}</w:t>
      </w:r>
    </w:p>
    <w:p w14:paraId="5F8A2EC2" w14:textId="77777777" w:rsidR="00EB1897" w:rsidRPr="000062B9" w:rsidRDefault="00EB1897" w:rsidP="00EB1897">
      <w:pPr>
        <w:pStyle w:val="Ttulo4"/>
        <w:rPr>
          <w:lang w:val="en-US"/>
        </w:rPr>
      </w:pPr>
      <w:r w:rsidRPr="000062B9">
        <w:rPr>
          <w:lang w:val="en-US"/>
        </w:rPr>
        <w:t xml:space="preserve">2.1.8.3 </w:t>
      </w:r>
      <w:proofErr w:type="spellStart"/>
      <w:r w:rsidRPr="000062B9">
        <w:rPr>
          <w:lang w:val="en-US"/>
        </w:rPr>
        <w:t>UsuariosModelmc.php</w:t>
      </w:r>
      <w:proofErr w:type="spellEnd"/>
    </w:p>
    <w:p w14:paraId="7ADE228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&lt;?</w:t>
      </w:r>
      <w:proofErr w:type="spellStart"/>
      <w:r w:rsidRPr="00EB1897">
        <w:rPr>
          <w:lang w:val="en-US"/>
        </w:rPr>
        <w:t>php</w:t>
      </w:r>
      <w:proofErr w:type="spellEnd"/>
    </w:p>
    <w:p w14:paraId="36DF4992" w14:textId="77777777" w:rsidR="00EB1897" w:rsidRPr="00EB1897" w:rsidRDefault="00EB1897" w:rsidP="00EB1897">
      <w:pPr>
        <w:rPr>
          <w:lang w:val="en-US"/>
        </w:rPr>
      </w:pPr>
    </w:p>
    <w:p w14:paraId="2F16264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namespace App\Models;</w:t>
      </w:r>
    </w:p>
    <w:p w14:paraId="7FC658A3" w14:textId="77777777" w:rsidR="00EB1897" w:rsidRPr="00EB1897" w:rsidRDefault="00EB1897" w:rsidP="00EB1897">
      <w:pPr>
        <w:rPr>
          <w:lang w:val="en-US"/>
        </w:rPr>
      </w:pPr>
    </w:p>
    <w:p w14:paraId="77435AE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use CodeIgniter\Model;</w:t>
      </w:r>
    </w:p>
    <w:p w14:paraId="6E041DB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>use Config\Database;</w:t>
      </w:r>
    </w:p>
    <w:p w14:paraId="2EF52424" w14:textId="77777777" w:rsidR="00EB1897" w:rsidRPr="00EB1897" w:rsidRDefault="00EB1897" w:rsidP="00EB1897">
      <w:pPr>
        <w:rPr>
          <w:lang w:val="en-US"/>
        </w:rPr>
      </w:pPr>
    </w:p>
    <w:p w14:paraId="0D783C2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class </w:t>
      </w:r>
      <w:proofErr w:type="spellStart"/>
      <w:r w:rsidRPr="00EB1897">
        <w:rPr>
          <w:lang w:val="en-US"/>
        </w:rPr>
        <w:t>UsuariosModelemc</w:t>
      </w:r>
      <w:proofErr w:type="spellEnd"/>
      <w:r w:rsidRPr="00EB1897">
        <w:rPr>
          <w:lang w:val="en-US"/>
        </w:rPr>
        <w:t xml:space="preserve"> extends Model</w:t>
      </w:r>
    </w:p>
    <w:p w14:paraId="58A7FA5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{</w:t>
      </w:r>
    </w:p>
    <w:p w14:paraId="3F3C67A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$table = '</w:t>
      </w:r>
      <w:proofErr w:type="spellStart"/>
      <w:r w:rsidRPr="00EB1897">
        <w:rPr>
          <w:lang w:val="en-US"/>
        </w:rPr>
        <w:t>empresas_usuarios</w:t>
      </w:r>
      <w:proofErr w:type="spellEnd"/>
      <w:r w:rsidRPr="00EB1897">
        <w:rPr>
          <w:lang w:val="en-US"/>
        </w:rPr>
        <w:t>';</w:t>
      </w:r>
    </w:p>
    <w:p w14:paraId="0B60348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</w:t>
      </w:r>
      <w:proofErr w:type="spellStart"/>
      <w:r w:rsidRPr="00EB1897">
        <w:rPr>
          <w:lang w:val="en-US"/>
        </w:rPr>
        <w:t>primaryKey</w:t>
      </w:r>
      <w:proofErr w:type="spellEnd"/>
      <w:r w:rsidRPr="00EB1897">
        <w:rPr>
          <w:lang w:val="en-US"/>
        </w:rPr>
        <w:t xml:space="preserve"> = '</w:t>
      </w:r>
      <w:proofErr w:type="spellStart"/>
      <w:r w:rsidRPr="00EB1897">
        <w:rPr>
          <w:lang w:val="en-US"/>
        </w:rPr>
        <w:t>id_usuarios</w:t>
      </w:r>
      <w:proofErr w:type="spellEnd"/>
      <w:r w:rsidRPr="00EB1897">
        <w:rPr>
          <w:lang w:val="en-US"/>
        </w:rPr>
        <w:t>';</w:t>
      </w:r>
    </w:p>
    <w:p w14:paraId="04CCCD62" w14:textId="77777777" w:rsidR="00EB1897" w:rsidRPr="00EB1897" w:rsidRDefault="00EB1897" w:rsidP="00EB1897">
      <w:pPr>
        <w:rPr>
          <w:lang w:val="en-US"/>
        </w:rPr>
      </w:pPr>
    </w:p>
    <w:p w14:paraId="3FEFD90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</w:t>
      </w:r>
      <w:proofErr w:type="spellStart"/>
      <w:r w:rsidRPr="00EB1897">
        <w:rPr>
          <w:lang w:val="en-US"/>
        </w:rPr>
        <w:t>allowedFields</w:t>
      </w:r>
      <w:proofErr w:type="spellEnd"/>
      <w:r w:rsidRPr="00EB1897">
        <w:rPr>
          <w:lang w:val="en-US"/>
        </w:rPr>
        <w:t xml:space="preserve"> = [</w:t>
      </w:r>
    </w:p>
    <w:p w14:paraId="6F64E23D" w14:textId="77777777" w:rsidR="00EB1897" w:rsidRPr="00EB1897" w:rsidRDefault="00EB1897" w:rsidP="00EB1897">
      <w:r w:rsidRPr="00EB1897">
        <w:rPr>
          <w:lang w:val="en-US"/>
        </w:rPr>
        <w:t xml:space="preserve">        </w:t>
      </w:r>
      <w:r w:rsidRPr="00EB1897">
        <w:t>'nombre',</w:t>
      </w:r>
    </w:p>
    <w:p w14:paraId="0C482710" w14:textId="77777777" w:rsidR="00EB1897" w:rsidRPr="00EB1897" w:rsidRDefault="00EB1897" w:rsidP="00EB1897">
      <w:r w:rsidRPr="00EB1897">
        <w:t>        'correo',</w:t>
      </w:r>
    </w:p>
    <w:p w14:paraId="470F4FAD" w14:textId="77777777" w:rsidR="00EB1897" w:rsidRPr="00EB1897" w:rsidRDefault="00EB1897" w:rsidP="00EB1897">
      <w:r w:rsidRPr="00EB1897">
        <w:t>        '</w:t>
      </w:r>
      <w:proofErr w:type="spellStart"/>
      <w:r w:rsidRPr="00EB1897">
        <w:t>password</w:t>
      </w:r>
      <w:proofErr w:type="spellEnd"/>
      <w:r w:rsidRPr="00EB1897">
        <w:t>',</w:t>
      </w:r>
    </w:p>
    <w:p w14:paraId="317088E6" w14:textId="77777777" w:rsidR="00EB1897" w:rsidRPr="00EB1897" w:rsidRDefault="00EB1897" w:rsidP="00EB1897">
      <w:r w:rsidRPr="00EB1897">
        <w:t>    'rol',</w:t>
      </w:r>
    </w:p>
    <w:p w14:paraId="4540AC5B" w14:textId="77777777" w:rsidR="00EB1897" w:rsidRPr="00EB1897" w:rsidRDefault="00EB1897" w:rsidP="00EB1897">
      <w:r w:rsidRPr="00EB1897">
        <w:t>        'puesto',</w:t>
      </w:r>
    </w:p>
    <w:p w14:paraId="5D20FFDD" w14:textId="77777777" w:rsidR="00EB1897" w:rsidRPr="00EB1897" w:rsidRDefault="00EB1897" w:rsidP="00EB1897">
      <w:r w:rsidRPr="00EB1897">
        <w:t>        '</w:t>
      </w:r>
      <w:proofErr w:type="spellStart"/>
      <w:r w:rsidRPr="00EB1897">
        <w:t>id_empresas</w:t>
      </w:r>
      <w:proofErr w:type="spellEnd"/>
      <w:r w:rsidRPr="00EB1897">
        <w:t>',</w:t>
      </w:r>
    </w:p>
    <w:p w14:paraId="5604B533" w14:textId="77777777" w:rsidR="00EB1897" w:rsidRPr="00EB1897" w:rsidRDefault="00EB1897" w:rsidP="00EB1897">
      <w:r w:rsidRPr="00EB1897">
        <w:t>        'activo',</w:t>
      </w:r>
    </w:p>
    <w:p w14:paraId="0DA83F4B" w14:textId="77777777" w:rsidR="00EB1897" w:rsidRPr="00EB1897" w:rsidRDefault="00EB1897" w:rsidP="00EB1897">
      <w:r w:rsidRPr="00EB1897">
        <w:t>        'token',</w:t>
      </w:r>
    </w:p>
    <w:p w14:paraId="0A90EAF4" w14:textId="77777777" w:rsidR="00EB1897" w:rsidRPr="00EB1897" w:rsidRDefault="00EB1897" w:rsidP="00EB1897">
      <w:r w:rsidRPr="00EB1897">
        <w:t>        'verificado',</w:t>
      </w:r>
    </w:p>
    <w:p w14:paraId="749249C9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</w:t>
      </w:r>
      <w:r w:rsidRPr="00EB1897">
        <w:rPr>
          <w:lang w:val="en-US"/>
        </w:rPr>
        <w:t>'</w:t>
      </w:r>
      <w:proofErr w:type="spellStart"/>
      <w:proofErr w:type="gramStart"/>
      <w:r w:rsidRPr="00EB1897">
        <w:rPr>
          <w:lang w:val="en-US"/>
        </w:rPr>
        <w:t>reset</w:t>
      </w:r>
      <w:proofErr w:type="gramEnd"/>
      <w:r w:rsidRPr="00EB1897">
        <w:rPr>
          <w:lang w:val="en-US"/>
        </w:rPr>
        <w:t>_token</w:t>
      </w:r>
      <w:proofErr w:type="spellEnd"/>
      <w:r w:rsidRPr="00EB1897">
        <w:rPr>
          <w:lang w:val="en-US"/>
        </w:rPr>
        <w:t>',</w:t>
      </w:r>
    </w:p>
    <w:p w14:paraId="2B25983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'</w:t>
      </w:r>
      <w:proofErr w:type="spellStart"/>
      <w:proofErr w:type="gramStart"/>
      <w:r w:rsidRPr="00EB1897">
        <w:rPr>
          <w:lang w:val="en-US"/>
        </w:rPr>
        <w:t>password</w:t>
      </w:r>
      <w:proofErr w:type="gramEnd"/>
      <w:r w:rsidRPr="00EB1897">
        <w:rPr>
          <w:lang w:val="en-US"/>
        </w:rPr>
        <w:t>_updated_at</w:t>
      </w:r>
      <w:proofErr w:type="spellEnd"/>
      <w:r w:rsidRPr="00EB1897">
        <w:rPr>
          <w:lang w:val="en-US"/>
        </w:rPr>
        <w:t>'</w:t>
      </w:r>
    </w:p>
    <w:p w14:paraId="5C4E052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];</w:t>
      </w:r>
    </w:p>
    <w:p w14:paraId="382843FE" w14:textId="77777777" w:rsidR="00EB1897" w:rsidRPr="00EB1897" w:rsidRDefault="00EB1897" w:rsidP="00EB1897">
      <w:pPr>
        <w:rPr>
          <w:lang w:val="en-US"/>
        </w:rPr>
      </w:pPr>
    </w:p>
    <w:p w14:paraId="7BC5422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$db2; /</w:t>
      </w:r>
      <w:proofErr w:type="gramStart"/>
      <w:r w:rsidRPr="00EB1897">
        <w:rPr>
          <w:lang w:val="en-US"/>
        </w:rPr>
        <w:t>/  </w:t>
      </w:r>
      <w:proofErr w:type="spellStart"/>
      <w:r w:rsidRPr="00EB1897">
        <w:rPr>
          <w:lang w:val="en-US"/>
        </w:rPr>
        <w:t>segunda</w:t>
      </w:r>
      <w:proofErr w:type="spellEnd"/>
      <w:proofErr w:type="gramEnd"/>
      <w:r w:rsidRPr="00EB1897">
        <w:rPr>
          <w:lang w:val="en-US"/>
        </w:rPr>
        <w:t xml:space="preserve"> </w:t>
      </w:r>
      <w:proofErr w:type="spellStart"/>
      <w:r w:rsidRPr="00EB1897">
        <w:rPr>
          <w:lang w:val="en-US"/>
        </w:rPr>
        <w:t>conexión</w:t>
      </w:r>
      <w:proofErr w:type="spellEnd"/>
    </w:p>
    <w:p w14:paraId="59880565" w14:textId="77777777" w:rsidR="00EB1897" w:rsidRPr="00EB1897" w:rsidRDefault="00EB1897" w:rsidP="00EB1897">
      <w:pPr>
        <w:rPr>
          <w:lang w:val="en-US"/>
        </w:rPr>
      </w:pPr>
    </w:p>
    <w:p w14:paraId="5243E01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public function __</w:t>
      </w:r>
      <w:proofErr w:type="gramStart"/>
      <w:r w:rsidRPr="00EB1897">
        <w:rPr>
          <w:lang w:val="en-US"/>
        </w:rPr>
        <w:t>construct(</w:t>
      </w:r>
      <w:proofErr w:type="gramEnd"/>
      <w:r w:rsidRPr="00EB1897">
        <w:rPr>
          <w:lang w:val="en-US"/>
        </w:rPr>
        <w:t>)</w:t>
      </w:r>
    </w:p>
    <w:p w14:paraId="10F98C0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507CE98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</w:t>
      </w:r>
      <w:proofErr w:type="gramStart"/>
      <w:r w:rsidRPr="00EB1897">
        <w:rPr>
          <w:lang w:val="en-US"/>
        </w:rPr>
        <w:t>parent::</w:t>
      </w:r>
      <w:proofErr w:type="gramEnd"/>
      <w:r w:rsidRPr="00EB1897">
        <w:rPr>
          <w:lang w:val="en-US"/>
        </w:rPr>
        <w:t>__</w:t>
      </w:r>
      <w:proofErr w:type="gramStart"/>
      <w:r w:rsidRPr="00EB1897">
        <w:rPr>
          <w:lang w:val="en-US"/>
        </w:rPr>
        <w:t>construct(</w:t>
      </w:r>
      <w:proofErr w:type="gramEnd"/>
      <w:r w:rsidRPr="00EB1897">
        <w:rPr>
          <w:lang w:val="en-US"/>
        </w:rPr>
        <w:t>);</w:t>
      </w:r>
    </w:p>
    <w:p w14:paraId="6318318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 xml:space="preserve">        $this-&gt;db2 = </w:t>
      </w:r>
      <w:proofErr w:type="gramStart"/>
      <w:r w:rsidRPr="00EB1897">
        <w:rPr>
          <w:lang w:val="en-US"/>
        </w:rPr>
        <w:t>Database::</w:t>
      </w:r>
      <w:proofErr w:type="gramEnd"/>
      <w:r w:rsidRPr="00EB1897">
        <w:rPr>
          <w:lang w:val="en-US"/>
        </w:rPr>
        <w:t xml:space="preserve">connect('second'); // </w:t>
      </w:r>
      <w:proofErr w:type="spellStart"/>
      <w:r w:rsidRPr="00EB1897">
        <w:rPr>
          <w:lang w:val="en-US"/>
        </w:rPr>
        <w:t>conexión</w:t>
      </w:r>
      <w:proofErr w:type="spellEnd"/>
      <w:r w:rsidRPr="00EB1897">
        <w:rPr>
          <w:lang w:val="en-US"/>
        </w:rPr>
        <w:t xml:space="preserve"> </w:t>
      </w:r>
      <w:proofErr w:type="spellStart"/>
      <w:r w:rsidRPr="00EB1897">
        <w:rPr>
          <w:lang w:val="en-US"/>
        </w:rPr>
        <w:t>secundaria</w:t>
      </w:r>
      <w:proofErr w:type="spellEnd"/>
    </w:p>
    <w:p w14:paraId="3231763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}</w:t>
      </w:r>
    </w:p>
    <w:p w14:paraId="2E91ECB6" w14:textId="77777777" w:rsidR="00EB1897" w:rsidRPr="00EB1897" w:rsidRDefault="00EB1897" w:rsidP="00EB1897">
      <w:pPr>
        <w:rPr>
          <w:lang w:val="en-US"/>
        </w:rPr>
      </w:pPr>
    </w:p>
    <w:p w14:paraId="2F32C0D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/*** </w:t>
      </w:r>
      <w:proofErr w:type="spellStart"/>
      <w:r w:rsidRPr="00EB1897">
        <w:rPr>
          <w:lang w:val="en-US"/>
        </w:rPr>
        <w:t>Insertar</w:t>
      </w:r>
      <w:proofErr w:type="spellEnd"/>
      <w:r w:rsidRPr="00EB1897">
        <w:rPr>
          <w:lang w:val="en-US"/>
        </w:rPr>
        <w:t xml:space="preserve"> </w:t>
      </w:r>
      <w:proofErr w:type="spellStart"/>
      <w:r w:rsidRPr="00EB1897">
        <w:rPr>
          <w:lang w:val="en-US"/>
        </w:rPr>
        <w:t>usuario</w:t>
      </w:r>
      <w:proofErr w:type="spellEnd"/>
      <w:r w:rsidRPr="00EB1897">
        <w:rPr>
          <w:lang w:val="en-US"/>
        </w:rPr>
        <w:t xml:space="preserve"> (DB </w:t>
      </w:r>
      <w:proofErr w:type="gramStart"/>
      <w:r w:rsidRPr="00EB1897">
        <w:rPr>
          <w:lang w:val="en-US"/>
        </w:rPr>
        <w:t>principal)*</w:t>
      </w:r>
      <w:proofErr w:type="gramEnd"/>
      <w:r w:rsidRPr="00EB1897">
        <w:rPr>
          <w:lang w:val="en-US"/>
        </w:rPr>
        <w:t>/</w:t>
      </w:r>
    </w:p>
    <w:p w14:paraId="491C867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public function </w:t>
      </w:r>
      <w:proofErr w:type="spellStart"/>
      <w:r w:rsidRPr="00EB1897">
        <w:rPr>
          <w:lang w:val="en-US"/>
        </w:rPr>
        <w:t>insertar</w:t>
      </w:r>
      <w:proofErr w:type="spellEnd"/>
      <w:r w:rsidRPr="00EB1897">
        <w:rPr>
          <w:lang w:val="en-US"/>
        </w:rPr>
        <w:t>($data)</w:t>
      </w:r>
    </w:p>
    <w:p w14:paraId="666064D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1B0885F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$this-&gt;insert($data);</w:t>
      </w:r>
    </w:p>
    <w:p w14:paraId="3108E924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3DE4E6B1" w14:textId="77777777" w:rsidR="00EB1897" w:rsidRPr="00EB1897" w:rsidRDefault="00EB1897" w:rsidP="00EB1897"/>
    <w:p w14:paraId="1172DB43" w14:textId="77777777" w:rsidR="00EB1897" w:rsidRPr="00EB1897" w:rsidRDefault="00EB1897" w:rsidP="00EB1897">
      <w:r w:rsidRPr="00EB1897">
        <w:t xml:space="preserve">    /*** Obtener empresas (DB </w:t>
      </w:r>
      <w:proofErr w:type="gramStart"/>
      <w:r w:rsidRPr="00EB1897">
        <w:t>secundaria)*</w:t>
      </w:r>
      <w:proofErr w:type="gramEnd"/>
      <w:r w:rsidRPr="00EB1897">
        <w:t>/</w:t>
      </w:r>
    </w:p>
    <w:p w14:paraId="7E524D56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function </w:t>
      </w:r>
      <w:proofErr w:type="spellStart"/>
      <w:proofErr w:type="gramStart"/>
      <w:r w:rsidRPr="00EB1897">
        <w:t>obtenerEmpresas</w:t>
      </w:r>
      <w:proofErr w:type="spellEnd"/>
      <w:r w:rsidRPr="00EB1897">
        <w:t>(</w:t>
      </w:r>
      <w:proofErr w:type="gramEnd"/>
      <w:r w:rsidRPr="00EB1897">
        <w:t>)</w:t>
      </w:r>
    </w:p>
    <w:p w14:paraId="366DDEB1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>{</w:t>
      </w:r>
    </w:p>
    <w:p w14:paraId="30050F4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$this-&gt;db2-&gt;table('</w:t>
      </w:r>
      <w:proofErr w:type="spellStart"/>
      <w:r w:rsidRPr="00EB1897">
        <w:rPr>
          <w:lang w:val="en-US"/>
        </w:rPr>
        <w:t>catalogo_clientes</w:t>
      </w:r>
      <w:proofErr w:type="spellEnd"/>
      <w:r w:rsidRPr="00EB1897">
        <w:rPr>
          <w:lang w:val="en-US"/>
        </w:rPr>
        <w:t>')</w:t>
      </w:r>
    </w:p>
    <w:p w14:paraId="4D2814F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-&gt;</w:t>
      </w:r>
      <w:proofErr w:type="spellStart"/>
      <w:proofErr w:type="gramStart"/>
      <w:r w:rsidRPr="00EB1897">
        <w:rPr>
          <w:lang w:val="en-US"/>
        </w:rPr>
        <w:t>orderBy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empresa</w:t>
      </w:r>
      <w:proofErr w:type="spellEnd"/>
      <w:r w:rsidRPr="00EB1897">
        <w:rPr>
          <w:lang w:val="en-US"/>
        </w:rPr>
        <w:t>', 'ASC')</w:t>
      </w:r>
    </w:p>
    <w:p w14:paraId="15B969C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-&gt;</w:t>
      </w:r>
      <w:proofErr w:type="gramStart"/>
      <w:r w:rsidRPr="00EB1897">
        <w:rPr>
          <w:lang w:val="en-US"/>
        </w:rPr>
        <w:t>get(</w:t>
      </w:r>
      <w:proofErr w:type="gramEnd"/>
      <w:r w:rsidRPr="00EB1897">
        <w:rPr>
          <w:lang w:val="en-US"/>
        </w:rPr>
        <w:t>)</w:t>
      </w:r>
    </w:p>
    <w:p w14:paraId="051CB30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-&gt;</w:t>
      </w:r>
      <w:proofErr w:type="spellStart"/>
      <w:proofErr w:type="gramStart"/>
      <w:r w:rsidRPr="00EB1897">
        <w:rPr>
          <w:lang w:val="en-US"/>
        </w:rPr>
        <w:t>getResultArray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);</w:t>
      </w:r>
    </w:p>
    <w:p w14:paraId="390D711B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53B8F6EB" w14:textId="77777777" w:rsidR="00EB1897" w:rsidRPr="00EB1897" w:rsidRDefault="00EB1897" w:rsidP="00EB1897"/>
    <w:p w14:paraId="79E5749A" w14:textId="77777777" w:rsidR="00EB1897" w:rsidRPr="00EB1897" w:rsidRDefault="00EB1897" w:rsidP="00EB1897">
      <w:r w:rsidRPr="00EB1897">
        <w:t xml:space="preserve">    /*** Verificar si correo existe (DB </w:t>
      </w:r>
      <w:proofErr w:type="gramStart"/>
      <w:r w:rsidRPr="00EB1897">
        <w:t>principal)*</w:t>
      </w:r>
      <w:proofErr w:type="gramEnd"/>
      <w:r w:rsidRPr="00EB1897">
        <w:t>/</w:t>
      </w:r>
    </w:p>
    <w:p w14:paraId="72B732FA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 xml:space="preserve">public function </w:t>
      </w:r>
      <w:proofErr w:type="spellStart"/>
      <w:r w:rsidRPr="00EB1897">
        <w:rPr>
          <w:lang w:val="en-US"/>
        </w:rPr>
        <w:t>existeCorreo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</w:t>
      </w:r>
    </w:p>
    <w:p w14:paraId="792B848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1588E613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)-&gt;</w:t>
      </w:r>
      <w:proofErr w:type="spellStart"/>
      <w:proofErr w:type="gramStart"/>
      <w:r w:rsidRPr="00EB1897">
        <w:rPr>
          <w:lang w:val="en-US"/>
        </w:rPr>
        <w:t>countAllResults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 &gt; 0;</w:t>
      </w:r>
    </w:p>
    <w:p w14:paraId="3FEF1A1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}</w:t>
      </w:r>
    </w:p>
    <w:p w14:paraId="52C84D6D" w14:textId="77777777" w:rsidR="00EB1897" w:rsidRPr="00EB1897" w:rsidRDefault="00EB1897" w:rsidP="00EB1897">
      <w:pPr>
        <w:rPr>
          <w:lang w:val="en-US"/>
        </w:rPr>
      </w:pPr>
    </w:p>
    <w:p w14:paraId="694F387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/*** Login*/</w:t>
      </w:r>
    </w:p>
    <w:p w14:paraId="1F3646B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public function login($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</w:t>
      </w:r>
    </w:p>
    <w:p w14:paraId="0042816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>    {</w:t>
      </w:r>
    </w:p>
    <w:p w14:paraId="126B912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)-&gt;</w:t>
      </w:r>
      <w:proofErr w:type="gramStart"/>
      <w:r w:rsidRPr="00EB1897">
        <w:rPr>
          <w:lang w:val="en-US"/>
        </w:rPr>
        <w:t>first(</w:t>
      </w:r>
      <w:proofErr w:type="gramEnd"/>
      <w:r w:rsidRPr="00EB1897">
        <w:rPr>
          <w:lang w:val="en-US"/>
        </w:rPr>
        <w:t>);</w:t>
      </w:r>
    </w:p>
    <w:p w14:paraId="43AD6B1A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6EF2A109" w14:textId="77777777" w:rsidR="00EB1897" w:rsidRPr="00EB1897" w:rsidRDefault="00EB1897" w:rsidP="00EB1897"/>
    <w:p w14:paraId="6D18CB74" w14:textId="77777777" w:rsidR="00EB1897" w:rsidRPr="00EB1897" w:rsidRDefault="00EB1897" w:rsidP="00EB1897">
      <w:r w:rsidRPr="00EB1897">
        <w:t xml:space="preserve">    /*** Obtener usuario por ID (DB </w:t>
      </w:r>
      <w:proofErr w:type="gramStart"/>
      <w:r w:rsidRPr="00EB1897">
        <w:t>secundaria)*</w:t>
      </w:r>
      <w:proofErr w:type="gramEnd"/>
      <w:r w:rsidRPr="00EB1897">
        <w:t>/</w:t>
      </w:r>
    </w:p>
    <w:p w14:paraId="6B4224A3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 xml:space="preserve">public function </w:t>
      </w:r>
      <w:proofErr w:type="spellStart"/>
      <w:r w:rsidRPr="00EB1897">
        <w:rPr>
          <w:lang w:val="en-US"/>
        </w:rPr>
        <w:t>getUsuario</w:t>
      </w:r>
      <w:proofErr w:type="spellEnd"/>
      <w:r w:rsidRPr="00EB1897">
        <w:rPr>
          <w:lang w:val="en-US"/>
        </w:rPr>
        <w:t>($id)</w:t>
      </w:r>
    </w:p>
    <w:p w14:paraId="63847906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6C23C61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</w:t>
      </w:r>
      <w:proofErr w:type="spellStart"/>
      <w:r w:rsidRPr="00EB1897">
        <w:rPr>
          <w:lang w:val="en-US"/>
        </w:rPr>
        <w:t>db</w:t>
      </w:r>
      <w:proofErr w:type="spellEnd"/>
      <w:r w:rsidRPr="00EB1897">
        <w:rPr>
          <w:lang w:val="en-US"/>
        </w:rPr>
        <w:t>-&gt;table('</w:t>
      </w:r>
      <w:proofErr w:type="spellStart"/>
      <w:r w:rsidRPr="00EB1897">
        <w:rPr>
          <w:lang w:val="en-US"/>
        </w:rPr>
        <w:t>empresas_usuarios</w:t>
      </w:r>
      <w:proofErr w:type="spellEnd"/>
      <w:r w:rsidRPr="00EB1897">
        <w:rPr>
          <w:lang w:val="en-US"/>
        </w:rPr>
        <w:t>')</w:t>
      </w:r>
    </w:p>
    <w:p w14:paraId="3373B50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id_usuarios</w:t>
      </w:r>
      <w:proofErr w:type="spellEnd"/>
      <w:r w:rsidRPr="00EB1897">
        <w:rPr>
          <w:lang w:val="en-US"/>
        </w:rPr>
        <w:t>', $id)</w:t>
      </w:r>
    </w:p>
    <w:p w14:paraId="78F3AE0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-&gt;</w:t>
      </w:r>
      <w:proofErr w:type="gramStart"/>
      <w:r w:rsidRPr="00EB1897">
        <w:rPr>
          <w:lang w:val="en-US"/>
        </w:rPr>
        <w:t>get(</w:t>
      </w:r>
      <w:proofErr w:type="gramEnd"/>
      <w:r w:rsidRPr="00EB1897">
        <w:rPr>
          <w:lang w:val="en-US"/>
        </w:rPr>
        <w:t>)</w:t>
      </w:r>
    </w:p>
    <w:p w14:paraId="3767DAAC" w14:textId="77777777" w:rsidR="00EB1897" w:rsidRPr="00EB1897" w:rsidRDefault="00EB1897" w:rsidP="00EB1897">
      <w:r w:rsidRPr="00EB1897">
        <w:rPr>
          <w:lang w:val="en-US"/>
        </w:rPr>
        <w:t xml:space="preserve">            </w:t>
      </w:r>
      <w:r w:rsidRPr="00EB1897">
        <w:t>-&gt;</w:t>
      </w:r>
      <w:proofErr w:type="spellStart"/>
      <w:proofErr w:type="gramStart"/>
      <w:r w:rsidRPr="00EB1897">
        <w:t>getRowArray</w:t>
      </w:r>
      <w:proofErr w:type="spellEnd"/>
      <w:r w:rsidRPr="00EB1897">
        <w:t>(</w:t>
      </w:r>
      <w:proofErr w:type="gramEnd"/>
      <w:r w:rsidRPr="00EB1897">
        <w:t>);</w:t>
      </w:r>
    </w:p>
    <w:p w14:paraId="263CBED8" w14:textId="77777777" w:rsidR="00EB1897" w:rsidRPr="00EB1897" w:rsidRDefault="00EB1897" w:rsidP="00EB1897">
      <w:r w:rsidRPr="00EB1897">
        <w:t>    }</w:t>
      </w:r>
    </w:p>
    <w:p w14:paraId="03722D74" w14:textId="77777777" w:rsidR="00EB1897" w:rsidRPr="00EB1897" w:rsidRDefault="00EB1897" w:rsidP="00EB1897"/>
    <w:p w14:paraId="4E466B78" w14:textId="77777777" w:rsidR="00EB1897" w:rsidRPr="00EB1897" w:rsidRDefault="00EB1897" w:rsidP="00EB1897">
      <w:r w:rsidRPr="00EB1897">
        <w:t xml:space="preserve">    /*** Obtener empresa del usuario (DB </w:t>
      </w:r>
      <w:proofErr w:type="gramStart"/>
      <w:r w:rsidRPr="00EB1897">
        <w:t>principal)*</w:t>
      </w:r>
      <w:proofErr w:type="gramEnd"/>
      <w:r w:rsidRPr="00EB1897">
        <w:t>/</w:t>
      </w:r>
    </w:p>
    <w:p w14:paraId="7E95BA80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function </w:t>
      </w:r>
      <w:proofErr w:type="spellStart"/>
      <w:r w:rsidRPr="00EB1897">
        <w:t>obtenerEmpresaUsuario</w:t>
      </w:r>
      <w:proofErr w:type="spellEnd"/>
      <w:r w:rsidRPr="00EB1897">
        <w:t>($</w:t>
      </w:r>
      <w:proofErr w:type="spellStart"/>
      <w:r w:rsidRPr="00EB1897">
        <w:t>id_usuario</w:t>
      </w:r>
      <w:proofErr w:type="spellEnd"/>
      <w:r w:rsidRPr="00EB1897">
        <w:t>)</w:t>
      </w:r>
    </w:p>
    <w:p w14:paraId="5120AD85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>{</w:t>
      </w:r>
    </w:p>
    <w:p w14:paraId="6DADAC3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id_usuarios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id_usuario</w:t>
      </w:r>
      <w:proofErr w:type="spellEnd"/>
      <w:r w:rsidRPr="00EB1897">
        <w:rPr>
          <w:lang w:val="en-US"/>
        </w:rPr>
        <w:t>)-&gt;</w:t>
      </w:r>
      <w:proofErr w:type="gramStart"/>
      <w:r w:rsidRPr="00EB1897">
        <w:rPr>
          <w:lang w:val="en-US"/>
        </w:rPr>
        <w:t>first(</w:t>
      </w:r>
      <w:proofErr w:type="gramEnd"/>
      <w:r w:rsidRPr="00EB1897">
        <w:rPr>
          <w:lang w:val="en-US"/>
        </w:rPr>
        <w:t>);</w:t>
      </w:r>
    </w:p>
    <w:p w14:paraId="3AB5BA10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68AFD53F" w14:textId="77777777" w:rsidR="00EB1897" w:rsidRPr="00EB1897" w:rsidRDefault="00EB1897" w:rsidP="00EB1897"/>
    <w:p w14:paraId="3C94BF22" w14:textId="77777777" w:rsidR="00EB1897" w:rsidRPr="00EB1897" w:rsidRDefault="00EB1897" w:rsidP="00EB1897">
      <w:r w:rsidRPr="00EB1897">
        <w:t xml:space="preserve">    /*** Validar si ya existe usuario por empresa (DB </w:t>
      </w:r>
      <w:proofErr w:type="gramStart"/>
      <w:r w:rsidRPr="00EB1897">
        <w:t>secundaria)*</w:t>
      </w:r>
      <w:proofErr w:type="gramEnd"/>
      <w:r w:rsidRPr="00EB1897">
        <w:t>/</w:t>
      </w:r>
    </w:p>
    <w:p w14:paraId="31754EBF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function </w:t>
      </w:r>
      <w:proofErr w:type="spellStart"/>
      <w:r w:rsidRPr="00EB1897">
        <w:t>existeUsuarioPorEmpresa</w:t>
      </w:r>
      <w:proofErr w:type="spellEnd"/>
      <w:r w:rsidRPr="00EB1897">
        <w:t>($</w:t>
      </w:r>
      <w:proofErr w:type="spellStart"/>
      <w:r w:rsidRPr="00EB1897">
        <w:t>id_empresa</w:t>
      </w:r>
      <w:proofErr w:type="spellEnd"/>
      <w:r w:rsidRPr="00EB1897">
        <w:t>)</w:t>
      </w:r>
    </w:p>
    <w:p w14:paraId="7C5AD597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>{</w:t>
      </w:r>
    </w:p>
    <w:p w14:paraId="43C10AC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$this-&gt;db2-&gt;table('</w:t>
      </w:r>
      <w:proofErr w:type="spellStart"/>
      <w:r w:rsidRPr="00EB1897">
        <w:rPr>
          <w:lang w:val="en-US"/>
        </w:rPr>
        <w:t>empresas_usuarios</w:t>
      </w:r>
      <w:proofErr w:type="spellEnd"/>
      <w:r w:rsidRPr="00EB1897">
        <w:rPr>
          <w:lang w:val="en-US"/>
        </w:rPr>
        <w:t>')</w:t>
      </w:r>
    </w:p>
    <w:p w14:paraId="5FC63C31" w14:textId="77777777" w:rsidR="00EB1897" w:rsidRPr="00EB1897" w:rsidRDefault="00EB1897" w:rsidP="00EB1897">
      <w:r w:rsidRPr="00EB1897">
        <w:rPr>
          <w:lang w:val="en-US"/>
        </w:rPr>
        <w:t xml:space="preserve">            </w:t>
      </w:r>
      <w:r w:rsidRPr="00EB1897">
        <w:t>-&gt;</w:t>
      </w:r>
      <w:proofErr w:type="spellStart"/>
      <w:proofErr w:type="gramStart"/>
      <w:r w:rsidRPr="00EB1897">
        <w:t>where</w:t>
      </w:r>
      <w:proofErr w:type="spellEnd"/>
      <w:r w:rsidRPr="00EB1897">
        <w:t>(</w:t>
      </w:r>
      <w:proofErr w:type="gramEnd"/>
      <w:r w:rsidRPr="00EB1897">
        <w:t>'</w:t>
      </w:r>
      <w:proofErr w:type="spellStart"/>
      <w:r w:rsidRPr="00EB1897">
        <w:t>id_empresas</w:t>
      </w:r>
      <w:proofErr w:type="spellEnd"/>
      <w:r w:rsidRPr="00EB1897">
        <w:t>', $</w:t>
      </w:r>
      <w:proofErr w:type="spellStart"/>
      <w:r w:rsidRPr="00EB1897">
        <w:t>id_empresa</w:t>
      </w:r>
      <w:proofErr w:type="spellEnd"/>
      <w:r w:rsidRPr="00EB1897">
        <w:t>)</w:t>
      </w:r>
    </w:p>
    <w:p w14:paraId="530018D7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    </w:t>
      </w:r>
      <w:r w:rsidRPr="00EB1897">
        <w:rPr>
          <w:lang w:val="en-US"/>
        </w:rPr>
        <w:t>-&gt;</w:t>
      </w:r>
      <w:proofErr w:type="spellStart"/>
      <w:proofErr w:type="gramStart"/>
      <w:r w:rsidRPr="00EB1897">
        <w:rPr>
          <w:lang w:val="en-US"/>
        </w:rPr>
        <w:t>countAllResults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 &gt; 0;</w:t>
      </w:r>
    </w:p>
    <w:p w14:paraId="45C5BF4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}</w:t>
      </w:r>
    </w:p>
    <w:p w14:paraId="4E48ECF3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 xml:space="preserve">    </w:t>
      </w:r>
    </w:p>
    <w:p w14:paraId="5EB7096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public function </w:t>
      </w:r>
      <w:proofErr w:type="spellStart"/>
      <w:r w:rsidRPr="00EB1897">
        <w:rPr>
          <w:lang w:val="en-US"/>
        </w:rPr>
        <w:t>obtenerEmpresaPorId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id_empresa</w:t>
      </w:r>
      <w:proofErr w:type="spellEnd"/>
      <w:r w:rsidRPr="00EB1897">
        <w:rPr>
          <w:lang w:val="en-US"/>
        </w:rPr>
        <w:t>)</w:t>
      </w:r>
    </w:p>
    <w:p w14:paraId="2EF0C08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651714D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return $this-&gt;db2-&gt;table('</w:t>
      </w:r>
      <w:proofErr w:type="spellStart"/>
      <w:r w:rsidRPr="00EB1897">
        <w:rPr>
          <w:lang w:val="en-US"/>
        </w:rPr>
        <w:t>catalogo_clientes</w:t>
      </w:r>
      <w:proofErr w:type="spellEnd"/>
      <w:r w:rsidRPr="00EB1897">
        <w:rPr>
          <w:lang w:val="en-US"/>
        </w:rPr>
        <w:t>')</w:t>
      </w:r>
    </w:p>
    <w:p w14:paraId="4188855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-&gt;select('Empresa')</w:t>
      </w:r>
    </w:p>
    <w:p w14:paraId="2D6FCAF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Cust_ID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id_empresa</w:t>
      </w:r>
      <w:proofErr w:type="spellEnd"/>
      <w:r w:rsidRPr="00EB1897">
        <w:rPr>
          <w:lang w:val="en-US"/>
        </w:rPr>
        <w:t>)</w:t>
      </w:r>
    </w:p>
    <w:p w14:paraId="34C9812D" w14:textId="77777777" w:rsidR="00EB1897" w:rsidRPr="00EB1897" w:rsidRDefault="00EB1897" w:rsidP="00EB1897">
      <w:r w:rsidRPr="00EB1897">
        <w:rPr>
          <w:lang w:val="en-US"/>
        </w:rPr>
        <w:t xml:space="preserve">        </w:t>
      </w:r>
      <w:r w:rsidRPr="00EB1897">
        <w:t>-&gt;</w:t>
      </w:r>
      <w:proofErr w:type="spellStart"/>
      <w:proofErr w:type="gramStart"/>
      <w:r w:rsidRPr="00EB1897">
        <w:t>get</w:t>
      </w:r>
      <w:proofErr w:type="spellEnd"/>
      <w:r w:rsidRPr="00EB1897">
        <w:t>(</w:t>
      </w:r>
      <w:proofErr w:type="gramEnd"/>
      <w:r w:rsidRPr="00EB1897">
        <w:t>)</w:t>
      </w:r>
    </w:p>
    <w:p w14:paraId="316D7E54" w14:textId="77777777" w:rsidR="00EB1897" w:rsidRPr="00EB1897" w:rsidRDefault="00EB1897" w:rsidP="00EB1897">
      <w:r w:rsidRPr="00EB1897">
        <w:t>        -&gt;</w:t>
      </w:r>
      <w:proofErr w:type="spellStart"/>
      <w:proofErr w:type="gramStart"/>
      <w:r w:rsidRPr="00EB1897">
        <w:t>getRowArray</w:t>
      </w:r>
      <w:proofErr w:type="spellEnd"/>
      <w:r w:rsidRPr="00EB1897">
        <w:t>(</w:t>
      </w:r>
      <w:proofErr w:type="gramEnd"/>
      <w:r w:rsidRPr="00EB1897">
        <w:t xml:space="preserve">); </w:t>
      </w:r>
    </w:p>
    <w:p w14:paraId="50943455" w14:textId="77777777" w:rsidR="00EB1897" w:rsidRPr="00EB1897" w:rsidRDefault="00EB1897" w:rsidP="00EB1897">
      <w:r w:rsidRPr="00EB1897">
        <w:t xml:space="preserve">    } </w:t>
      </w:r>
    </w:p>
    <w:p w14:paraId="60A87638" w14:textId="77777777" w:rsidR="00EB1897" w:rsidRPr="00EB1897" w:rsidRDefault="00EB1897" w:rsidP="00EB1897"/>
    <w:p w14:paraId="39CC3E47" w14:textId="77777777" w:rsidR="00EB1897" w:rsidRPr="00EB1897" w:rsidRDefault="00EB1897" w:rsidP="00EB1897">
      <w:r w:rsidRPr="00EB1897">
        <w:t xml:space="preserve">    /*** Buscar contacto por correo (JOIN en DB </w:t>
      </w:r>
      <w:proofErr w:type="gramStart"/>
      <w:r w:rsidRPr="00EB1897">
        <w:t>secundaria)*</w:t>
      </w:r>
      <w:proofErr w:type="gramEnd"/>
      <w:r w:rsidRPr="00EB1897">
        <w:t>/</w:t>
      </w:r>
    </w:p>
    <w:p w14:paraId="6B7DEDE7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 xml:space="preserve">public function </w:t>
      </w:r>
      <w:proofErr w:type="spellStart"/>
      <w:r w:rsidRPr="00EB1897">
        <w:rPr>
          <w:lang w:val="en-US"/>
        </w:rPr>
        <w:t>buscarContactoPorCorreo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</w:t>
      </w:r>
    </w:p>
    <w:p w14:paraId="591C950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388E0CC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$builder = $this-&gt;db2-&gt;table('</w:t>
      </w:r>
      <w:proofErr w:type="spellStart"/>
      <w:r w:rsidRPr="00EB1897">
        <w:rPr>
          <w:lang w:val="en-US"/>
        </w:rPr>
        <w:t>catalogo_contactos</w:t>
      </w:r>
      <w:proofErr w:type="spellEnd"/>
      <w:r w:rsidRPr="00EB1897">
        <w:rPr>
          <w:lang w:val="en-US"/>
        </w:rPr>
        <w:t>');</w:t>
      </w:r>
    </w:p>
    <w:p w14:paraId="3C8D02F6" w14:textId="77777777" w:rsidR="00EB1897" w:rsidRPr="00EB1897" w:rsidRDefault="00EB1897" w:rsidP="00EB1897">
      <w:pPr>
        <w:rPr>
          <w:lang w:val="en-US"/>
        </w:rPr>
      </w:pPr>
    </w:p>
    <w:p w14:paraId="08B77AF3" w14:textId="77777777" w:rsidR="00EB1897" w:rsidRPr="00EB1897" w:rsidRDefault="00EB1897" w:rsidP="00EB1897">
      <w:r w:rsidRPr="00EB1897">
        <w:rPr>
          <w:lang w:val="en-US"/>
        </w:rPr>
        <w:t xml:space="preserve">        </w:t>
      </w:r>
      <w:r w:rsidRPr="00EB1897">
        <w:t>$</w:t>
      </w:r>
      <w:proofErr w:type="spellStart"/>
      <w:r w:rsidRPr="00EB1897">
        <w:t>builder</w:t>
      </w:r>
      <w:proofErr w:type="spellEnd"/>
      <w:r w:rsidRPr="00EB1897">
        <w:t>-&gt;</w:t>
      </w:r>
      <w:proofErr w:type="spellStart"/>
      <w:proofErr w:type="gramStart"/>
      <w:r w:rsidRPr="00EB1897">
        <w:t>select</w:t>
      </w:r>
      <w:proofErr w:type="spellEnd"/>
      <w:r w:rsidRPr="00EB1897">
        <w:t>(</w:t>
      </w:r>
      <w:proofErr w:type="gramEnd"/>
      <w:r w:rsidRPr="00EB1897">
        <w:t>'</w:t>
      </w:r>
      <w:proofErr w:type="spellStart"/>
      <w:r w:rsidRPr="00EB1897">
        <w:t>catalogo_</w:t>
      </w:r>
      <w:proofErr w:type="gramStart"/>
      <w:r w:rsidRPr="00EB1897">
        <w:t>contactos.Cust</w:t>
      </w:r>
      <w:proofErr w:type="gramEnd"/>
      <w:r w:rsidRPr="00EB1897">
        <w:t>_ID</w:t>
      </w:r>
      <w:proofErr w:type="spellEnd"/>
      <w:r w:rsidRPr="00EB1897">
        <w:t xml:space="preserve">, </w:t>
      </w:r>
      <w:proofErr w:type="spellStart"/>
      <w:r w:rsidRPr="00EB1897">
        <w:t>catalogo_</w:t>
      </w:r>
      <w:proofErr w:type="gramStart"/>
      <w:r w:rsidRPr="00EB1897">
        <w:t>contactos.email</w:t>
      </w:r>
      <w:proofErr w:type="spellEnd"/>
      <w:proofErr w:type="gramEnd"/>
      <w:r w:rsidRPr="00EB1897">
        <w:t xml:space="preserve">, </w:t>
      </w:r>
      <w:proofErr w:type="spellStart"/>
      <w:r w:rsidRPr="00EB1897">
        <w:t>catalogo_</w:t>
      </w:r>
      <w:proofErr w:type="gramStart"/>
      <w:r w:rsidRPr="00EB1897">
        <w:t>clientes.Empresa</w:t>
      </w:r>
      <w:proofErr w:type="spellEnd"/>
      <w:proofErr w:type="gramEnd"/>
      <w:r w:rsidRPr="00EB1897">
        <w:t>');</w:t>
      </w:r>
    </w:p>
    <w:p w14:paraId="01F47F1E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</w:t>
      </w:r>
      <w:r w:rsidRPr="00EB1897">
        <w:rPr>
          <w:lang w:val="en-US"/>
        </w:rPr>
        <w:t>$builder-&gt;</w:t>
      </w:r>
      <w:proofErr w:type="gramStart"/>
      <w:r w:rsidRPr="00EB1897">
        <w:rPr>
          <w:lang w:val="en-US"/>
        </w:rPr>
        <w:t>join(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catalogo_clientes</w:t>
      </w:r>
      <w:proofErr w:type="spellEnd"/>
      <w:r w:rsidRPr="00EB1897">
        <w:rPr>
          <w:lang w:val="en-US"/>
        </w:rPr>
        <w:t>', '</w:t>
      </w:r>
      <w:proofErr w:type="spellStart"/>
      <w:r w:rsidRPr="00EB1897">
        <w:rPr>
          <w:lang w:val="en-US"/>
        </w:rPr>
        <w:t>catalogo_</w:t>
      </w:r>
      <w:proofErr w:type="gramStart"/>
      <w:r w:rsidRPr="00EB1897">
        <w:rPr>
          <w:lang w:val="en-US"/>
        </w:rPr>
        <w:t>clientes.Cust</w:t>
      </w:r>
      <w:proofErr w:type="gramEnd"/>
      <w:r w:rsidRPr="00EB1897">
        <w:rPr>
          <w:lang w:val="en-US"/>
        </w:rPr>
        <w:t>_ID</w:t>
      </w:r>
      <w:proofErr w:type="spellEnd"/>
      <w:r w:rsidRPr="00EB1897">
        <w:rPr>
          <w:lang w:val="en-US"/>
        </w:rPr>
        <w:t xml:space="preserve"> = </w:t>
      </w:r>
      <w:proofErr w:type="spellStart"/>
      <w:r w:rsidRPr="00EB1897">
        <w:rPr>
          <w:lang w:val="en-US"/>
        </w:rPr>
        <w:t>catalogo_</w:t>
      </w:r>
      <w:proofErr w:type="gramStart"/>
      <w:r w:rsidRPr="00EB1897">
        <w:rPr>
          <w:lang w:val="en-US"/>
        </w:rPr>
        <w:t>contactos.Cust</w:t>
      </w:r>
      <w:proofErr w:type="gramEnd"/>
      <w:r w:rsidRPr="00EB1897">
        <w:rPr>
          <w:lang w:val="en-US"/>
        </w:rPr>
        <w:t>_ID</w:t>
      </w:r>
      <w:proofErr w:type="spellEnd"/>
      <w:r w:rsidRPr="00EB1897">
        <w:rPr>
          <w:lang w:val="en-US"/>
        </w:rPr>
        <w:t>');</w:t>
      </w:r>
    </w:p>
    <w:p w14:paraId="1BBD564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$builder-&gt;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catalogo_</w:t>
      </w:r>
      <w:proofErr w:type="gramStart"/>
      <w:r w:rsidRPr="00EB1897">
        <w:rPr>
          <w:lang w:val="en-US"/>
        </w:rPr>
        <w:t>contactos.email</w:t>
      </w:r>
      <w:proofErr w:type="spellEnd"/>
      <w:proofErr w:type="gram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);</w:t>
      </w:r>
    </w:p>
    <w:p w14:paraId="49A393FF" w14:textId="77777777" w:rsidR="00EB1897" w:rsidRPr="00EB1897" w:rsidRDefault="00EB1897" w:rsidP="00EB1897">
      <w:pPr>
        <w:rPr>
          <w:lang w:val="en-US"/>
        </w:rPr>
      </w:pPr>
    </w:p>
    <w:p w14:paraId="237182F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$query = $builder-&gt;</w:t>
      </w:r>
      <w:proofErr w:type="gramStart"/>
      <w:r w:rsidRPr="00EB1897">
        <w:rPr>
          <w:lang w:val="en-US"/>
        </w:rPr>
        <w:t>get(</w:t>
      </w:r>
      <w:proofErr w:type="gramEnd"/>
      <w:r w:rsidRPr="00EB1897">
        <w:rPr>
          <w:lang w:val="en-US"/>
        </w:rPr>
        <w:t>);</w:t>
      </w:r>
    </w:p>
    <w:p w14:paraId="54B92134" w14:textId="77777777" w:rsidR="00EB1897" w:rsidRPr="00EB1897" w:rsidRDefault="00EB1897" w:rsidP="00EB1897">
      <w:pPr>
        <w:rPr>
          <w:lang w:val="en-US"/>
        </w:rPr>
      </w:pPr>
    </w:p>
    <w:p w14:paraId="5D3BB6E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$query-&gt;</w:t>
      </w:r>
      <w:proofErr w:type="spellStart"/>
      <w:proofErr w:type="gramStart"/>
      <w:r w:rsidRPr="00EB1897">
        <w:rPr>
          <w:lang w:val="en-US"/>
        </w:rPr>
        <w:t>getRowArray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 ?? false;</w:t>
      </w:r>
    </w:p>
    <w:p w14:paraId="56E5D00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}</w:t>
      </w:r>
    </w:p>
    <w:p w14:paraId="4969A6C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public function </w:t>
      </w:r>
      <w:proofErr w:type="spellStart"/>
      <w:r w:rsidRPr="00EB1897">
        <w:rPr>
          <w:lang w:val="en-US"/>
        </w:rPr>
        <w:t>buscarContactoPorCorreoUsuario</w:t>
      </w:r>
      <w:proofErr w:type="spell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</w:t>
      </w:r>
    </w:p>
    <w:p w14:paraId="752F25A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2CC3AAC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lastRenderedPageBreak/>
        <w:t>        $builder = $this-&gt;</w:t>
      </w:r>
      <w:proofErr w:type="spellStart"/>
      <w:r w:rsidRPr="00EB1897">
        <w:rPr>
          <w:lang w:val="en-US"/>
        </w:rPr>
        <w:t>db</w:t>
      </w:r>
      <w:proofErr w:type="spellEnd"/>
      <w:r w:rsidRPr="00EB1897">
        <w:rPr>
          <w:lang w:val="en-US"/>
        </w:rPr>
        <w:t>-&gt;table('</w:t>
      </w:r>
      <w:proofErr w:type="spellStart"/>
      <w:r w:rsidRPr="00EB1897">
        <w:rPr>
          <w:lang w:val="en-US"/>
        </w:rPr>
        <w:t>usuarios</w:t>
      </w:r>
      <w:proofErr w:type="spellEnd"/>
      <w:r w:rsidRPr="00EB1897">
        <w:rPr>
          <w:lang w:val="en-US"/>
        </w:rPr>
        <w:t>');</w:t>
      </w:r>
    </w:p>
    <w:p w14:paraId="697BF9CC" w14:textId="77777777" w:rsidR="00EB1897" w:rsidRPr="00EB1897" w:rsidRDefault="00EB1897" w:rsidP="00EB1897">
      <w:pPr>
        <w:rPr>
          <w:lang w:val="en-US"/>
        </w:rPr>
      </w:pPr>
    </w:p>
    <w:p w14:paraId="542AEEF6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$builder-&gt;</w:t>
      </w:r>
      <w:proofErr w:type="gramStart"/>
      <w:r w:rsidRPr="00EB1897">
        <w:rPr>
          <w:lang w:val="en-US"/>
        </w:rPr>
        <w:t>select(</w:t>
      </w:r>
      <w:proofErr w:type="gramEnd"/>
      <w:r w:rsidRPr="00EB1897">
        <w:rPr>
          <w:lang w:val="en-US"/>
        </w:rPr>
        <w:t>"</w:t>
      </w:r>
      <w:proofErr w:type="gramStart"/>
      <w:r w:rsidRPr="00EB1897">
        <w:rPr>
          <w:lang w:val="en-US"/>
        </w:rPr>
        <w:t>CONCAT(</w:t>
      </w:r>
      <w:proofErr w:type="spellStart"/>
      <w:proofErr w:type="gramEnd"/>
      <w:r w:rsidRPr="00EB1897">
        <w:rPr>
          <w:lang w:val="en-US"/>
        </w:rPr>
        <w:t>nombre</w:t>
      </w:r>
      <w:proofErr w:type="spellEnd"/>
      <w:r w:rsidRPr="00EB1897">
        <w:rPr>
          <w:lang w:val="en-US"/>
        </w:rPr>
        <w:t xml:space="preserve">,' </w:t>
      </w:r>
      <w:proofErr w:type="gramStart"/>
      <w:r w:rsidRPr="00EB1897">
        <w:rPr>
          <w:lang w:val="en-US"/>
        </w:rPr>
        <w:t>',</w:t>
      </w:r>
      <w:proofErr w:type="spellStart"/>
      <w:r w:rsidRPr="00EB1897">
        <w:rPr>
          <w:lang w:val="en-US"/>
        </w:rPr>
        <w:t>paterno</w:t>
      </w:r>
      <w:proofErr w:type="spellEnd"/>
      <w:proofErr w:type="gramEnd"/>
      <w:r w:rsidRPr="00EB1897">
        <w:rPr>
          <w:lang w:val="en-US"/>
        </w:rPr>
        <w:t xml:space="preserve">,' </w:t>
      </w:r>
      <w:proofErr w:type="gramStart"/>
      <w:r w:rsidRPr="00EB1897">
        <w:rPr>
          <w:lang w:val="en-US"/>
        </w:rPr>
        <w:t>',</w:t>
      </w:r>
      <w:proofErr w:type="spellStart"/>
      <w:r w:rsidRPr="00EB1897">
        <w:rPr>
          <w:lang w:val="en-US"/>
        </w:rPr>
        <w:t>materno</w:t>
      </w:r>
      <w:proofErr w:type="spellEnd"/>
      <w:proofErr w:type="gramEnd"/>
      <w:r w:rsidRPr="00EB1897">
        <w:rPr>
          <w:lang w:val="en-US"/>
        </w:rPr>
        <w:t xml:space="preserve">) AS </w:t>
      </w:r>
      <w:proofErr w:type="spellStart"/>
      <w:r w:rsidRPr="00EB1897">
        <w:rPr>
          <w:lang w:val="en-US"/>
        </w:rPr>
        <w:t>nombre</w:t>
      </w:r>
      <w:proofErr w:type="spellEnd"/>
      <w:r w:rsidRPr="00EB1897">
        <w:rPr>
          <w:lang w:val="en-US"/>
        </w:rPr>
        <w:t xml:space="preserve">, 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, password");</w:t>
      </w:r>
    </w:p>
    <w:p w14:paraId="0E1E23C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$builder-&gt;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correo</w:t>
      </w:r>
      <w:proofErr w:type="spellEnd"/>
      <w:r w:rsidRPr="00EB1897">
        <w:rPr>
          <w:lang w:val="en-US"/>
        </w:rPr>
        <w:t>);</w:t>
      </w:r>
    </w:p>
    <w:p w14:paraId="354EEC39" w14:textId="77777777" w:rsidR="00EB1897" w:rsidRPr="00EB1897" w:rsidRDefault="00EB1897" w:rsidP="00EB1897">
      <w:pPr>
        <w:rPr>
          <w:lang w:val="en-US"/>
        </w:rPr>
      </w:pPr>
    </w:p>
    <w:p w14:paraId="2FC90E4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$query = $builder-&gt;</w:t>
      </w:r>
      <w:proofErr w:type="gramStart"/>
      <w:r w:rsidRPr="00EB1897">
        <w:rPr>
          <w:lang w:val="en-US"/>
        </w:rPr>
        <w:t>get(</w:t>
      </w:r>
      <w:proofErr w:type="gramEnd"/>
      <w:r w:rsidRPr="00EB1897">
        <w:rPr>
          <w:lang w:val="en-US"/>
        </w:rPr>
        <w:t>);</w:t>
      </w:r>
    </w:p>
    <w:p w14:paraId="4F350C16" w14:textId="77777777" w:rsidR="00EB1897" w:rsidRPr="00EB1897" w:rsidRDefault="00EB1897" w:rsidP="00EB1897">
      <w:pPr>
        <w:rPr>
          <w:lang w:val="en-US"/>
        </w:rPr>
      </w:pPr>
    </w:p>
    <w:p w14:paraId="411D897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$query-&gt;</w:t>
      </w:r>
      <w:proofErr w:type="spellStart"/>
      <w:proofErr w:type="gramStart"/>
      <w:r w:rsidRPr="00EB1897">
        <w:rPr>
          <w:lang w:val="en-US"/>
        </w:rPr>
        <w:t>getRowArray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 ?? false;</w:t>
      </w:r>
    </w:p>
    <w:p w14:paraId="252FCCD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}</w:t>
      </w:r>
    </w:p>
    <w:p w14:paraId="35D2EEF6" w14:textId="77777777" w:rsidR="00EB1897" w:rsidRPr="00EB1897" w:rsidRDefault="00EB1897" w:rsidP="00EB1897">
      <w:pPr>
        <w:rPr>
          <w:lang w:val="en-US"/>
        </w:rPr>
      </w:pPr>
    </w:p>
    <w:p w14:paraId="7826217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}</w:t>
      </w:r>
    </w:p>
    <w:p w14:paraId="69DDD03A" w14:textId="77777777" w:rsidR="00EB1897" w:rsidRPr="00EB1897" w:rsidRDefault="00EB1897" w:rsidP="00EB1897">
      <w:pPr>
        <w:rPr>
          <w:lang w:val="en-US"/>
        </w:rPr>
      </w:pPr>
    </w:p>
    <w:p w14:paraId="7E28D737" w14:textId="77777777" w:rsidR="00EB1897" w:rsidRPr="000062B9" w:rsidRDefault="00EB1897" w:rsidP="00EB1897">
      <w:pPr>
        <w:pStyle w:val="Ttulo4"/>
        <w:rPr>
          <w:lang w:val="en-US"/>
        </w:rPr>
      </w:pPr>
      <w:r w:rsidRPr="000062B9">
        <w:rPr>
          <w:lang w:val="en-US"/>
        </w:rPr>
        <w:t xml:space="preserve">2.1.8.4 </w:t>
      </w:r>
      <w:proofErr w:type="spellStart"/>
      <w:r w:rsidRPr="000062B9">
        <w:rPr>
          <w:lang w:val="en-US"/>
        </w:rPr>
        <w:t>ValidadorModel.php</w:t>
      </w:r>
      <w:proofErr w:type="spellEnd"/>
    </w:p>
    <w:p w14:paraId="104A37B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&lt;?</w:t>
      </w:r>
      <w:proofErr w:type="spellStart"/>
      <w:r w:rsidRPr="00EB1897">
        <w:rPr>
          <w:lang w:val="en-US"/>
        </w:rPr>
        <w:t>php</w:t>
      </w:r>
      <w:proofErr w:type="spellEnd"/>
    </w:p>
    <w:p w14:paraId="0A482886" w14:textId="77777777" w:rsidR="00EB1897" w:rsidRPr="00EB1897" w:rsidRDefault="00EB1897" w:rsidP="00EB1897">
      <w:pPr>
        <w:rPr>
          <w:lang w:val="en-US"/>
        </w:rPr>
      </w:pPr>
    </w:p>
    <w:p w14:paraId="0D47434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namespace App\Models;</w:t>
      </w:r>
    </w:p>
    <w:p w14:paraId="01EC7674" w14:textId="77777777" w:rsidR="00EB1897" w:rsidRPr="00EB1897" w:rsidRDefault="00EB1897" w:rsidP="00EB1897">
      <w:pPr>
        <w:rPr>
          <w:lang w:val="en-US"/>
        </w:rPr>
      </w:pPr>
    </w:p>
    <w:p w14:paraId="6788DF1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use CodeIgniter\Model;</w:t>
      </w:r>
    </w:p>
    <w:p w14:paraId="08E32983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use Config\Database;</w:t>
      </w:r>
    </w:p>
    <w:p w14:paraId="0DBC3AE5" w14:textId="77777777" w:rsidR="00EB1897" w:rsidRPr="00EB1897" w:rsidRDefault="00EB1897" w:rsidP="00EB1897">
      <w:pPr>
        <w:rPr>
          <w:lang w:val="en-US"/>
        </w:rPr>
      </w:pPr>
    </w:p>
    <w:p w14:paraId="092C0E6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class </w:t>
      </w:r>
      <w:proofErr w:type="spellStart"/>
      <w:r w:rsidRPr="00EB1897">
        <w:rPr>
          <w:lang w:val="en-US"/>
        </w:rPr>
        <w:t>ValidadorModel</w:t>
      </w:r>
      <w:proofErr w:type="spellEnd"/>
      <w:r w:rsidRPr="00EB1897">
        <w:rPr>
          <w:lang w:val="en-US"/>
        </w:rPr>
        <w:t xml:space="preserve"> extends Model</w:t>
      </w:r>
    </w:p>
    <w:p w14:paraId="7A323E04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{</w:t>
      </w:r>
    </w:p>
    <w:p w14:paraId="7482182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$table = '</w:t>
      </w:r>
      <w:proofErr w:type="spellStart"/>
      <w:r w:rsidRPr="00EB1897">
        <w:rPr>
          <w:lang w:val="en-US"/>
        </w:rPr>
        <w:t>validador</w:t>
      </w:r>
      <w:proofErr w:type="spellEnd"/>
      <w:r w:rsidRPr="00EB1897">
        <w:rPr>
          <w:lang w:val="en-US"/>
        </w:rPr>
        <w:t>';</w:t>
      </w:r>
    </w:p>
    <w:p w14:paraId="3DE5CEB6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</w:t>
      </w:r>
      <w:proofErr w:type="spellStart"/>
      <w:r w:rsidRPr="00EB1897">
        <w:rPr>
          <w:lang w:val="en-US"/>
        </w:rPr>
        <w:t>primaryKey</w:t>
      </w:r>
      <w:proofErr w:type="spellEnd"/>
      <w:r w:rsidRPr="00EB1897">
        <w:rPr>
          <w:lang w:val="en-US"/>
        </w:rPr>
        <w:t xml:space="preserve"> = 'ID'; // </w:t>
      </w:r>
      <w:proofErr w:type="spellStart"/>
      <w:r w:rsidRPr="00EB1897">
        <w:rPr>
          <w:lang w:val="en-US"/>
        </w:rPr>
        <w:t>ajusta</w:t>
      </w:r>
      <w:proofErr w:type="spellEnd"/>
      <w:r w:rsidRPr="00EB1897">
        <w:rPr>
          <w:lang w:val="en-US"/>
        </w:rPr>
        <w:t xml:space="preserve"> </w:t>
      </w:r>
      <w:proofErr w:type="spellStart"/>
      <w:r w:rsidRPr="00EB1897">
        <w:rPr>
          <w:lang w:val="en-US"/>
        </w:rPr>
        <w:t>si</w:t>
      </w:r>
      <w:proofErr w:type="spellEnd"/>
      <w:r w:rsidRPr="00EB1897">
        <w:rPr>
          <w:lang w:val="en-US"/>
        </w:rPr>
        <w:t xml:space="preserve"> es </w:t>
      </w:r>
      <w:proofErr w:type="spellStart"/>
      <w:r w:rsidRPr="00EB1897">
        <w:rPr>
          <w:lang w:val="en-US"/>
        </w:rPr>
        <w:t>diferente</w:t>
      </w:r>
      <w:proofErr w:type="spellEnd"/>
    </w:p>
    <w:p w14:paraId="3437F2A9" w14:textId="77777777" w:rsidR="00EB1897" w:rsidRPr="00EB1897" w:rsidRDefault="00EB1897" w:rsidP="00EB1897">
      <w:pPr>
        <w:rPr>
          <w:lang w:val="en-US"/>
        </w:rPr>
      </w:pPr>
    </w:p>
    <w:p w14:paraId="61650F5D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protected $db2;</w:t>
      </w:r>
    </w:p>
    <w:p w14:paraId="7D0B580B" w14:textId="77777777" w:rsidR="00EB1897" w:rsidRPr="00EB1897" w:rsidRDefault="00EB1897" w:rsidP="00EB1897">
      <w:pPr>
        <w:rPr>
          <w:lang w:val="en-US"/>
        </w:rPr>
      </w:pPr>
    </w:p>
    <w:p w14:paraId="373DA87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public function __</w:t>
      </w:r>
      <w:proofErr w:type="gramStart"/>
      <w:r w:rsidRPr="00EB1897">
        <w:rPr>
          <w:lang w:val="en-US"/>
        </w:rPr>
        <w:t>construct(</w:t>
      </w:r>
      <w:proofErr w:type="gramEnd"/>
      <w:r w:rsidRPr="00EB1897">
        <w:rPr>
          <w:lang w:val="en-US"/>
        </w:rPr>
        <w:t>)</w:t>
      </w:r>
    </w:p>
    <w:p w14:paraId="5374AA7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{</w:t>
      </w:r>
    </w:p>
    <w:p w14:paraId="3DBD14F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</w:t>
      </w:r>
      <w:proofErr w:type="gramStart"/>
      <w:r w:rsidRPr="00EB1897">
        <w:rPr>
          <w:lang w:val="en-US"/>
        </w:rPr>
        <w:t>parent::</w:t>
      </w:r>
      <w:proofErr w:type="gramEnd"/>
      <w:r w:rsidRPr="00EB1897">
        <w:rPr>
          <w:lang w:val="en-US"/>
        </w:rPr>
        <w:t>__</w:t>
      </w:r>
      <w:proofErr w:type="gramStart"/>
      <w:r w:rsidRPr="00EB1897">
        <w:rPr>
          <w:lang w:val="en-US"/>
        </w:rPr>
        <w:t>construct(</w:t>
      </w:r>
      <w:proofErr w:type="gramEnd"/>
      <w:r w:rsidRPr="00EB1897">
        <w:rPr>
          <w:lang w:val="en-US"/>
        </w:rPr>
        <w:t>);</w:t>
      </w:r>
    </w:p>
    <w:p w14:paraId="19D91661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$this-&gt;db2 = </w:t>
      </w:r>
      <w:proofErr w:type="gramStart"/>
      <w:r w:rsidRPr="00EB1897">
        <w:rPr>
          <w:lang w:val="en-US"/>
        </w:rPr>
        <w:t>Database::</w:t>
      </w:r>
      <w:proofErr w:type="gramEnd"/>
      <w:r w:rsidRPr="00EB1897">
        <w:rPr>
          <w:lang w:val="en-US"/>
        </w:rPr>
        <w:t xml:space="preserve">connect('second'); // </w:t>
      </w:r>
      <w:proofErr w:type="spellStart"/>
      <w:r w:rsidRPr="00EB1897">
        <w:rPr>
          <w:lang w:val="en-US"/>
        </w:rPr>
        <w:t>segunda</w:t>
      </w:r>
      <w:proofErr w:type="spellEnd"/>
      <w:r w:rsidRPr="00EB1897">
        <w:rPr>
          <w:lang w:val="en-US"/>
        </w:rPr>
        <w:t xml:space="preserve"> </w:t>
      </w:r>
      <w:proofErr w:type="spellStart"/>
      <w:r w:rsidRPr="00EB1897">
        <w:rPr>
          <w:lang w:val="en-US"/>
        </w:rPr>
        <w:t>conexión</w:t>
      </w:r>
      <w:proofErr w:type="spellEnd"/>
    </w:p>
    <w:p w14:paraId="383C3CE3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79F8AC66" w14:textId="77777777" w:rsidR="00EB1897" w:rsidRPr="00EB1897" w:rsidRDefault="00EB1897" w:rsidP="00EB1897"/>
    <w:p w14:paraId="53FAC063" w14:textId="77777777" w:rsidR="00EB1897" w:rsidRPr="00EB1897" w:rsidRDefault="00EB1897" w:rsidP="00EB1897">
      <w:r w:rsidRPr="00EB1897">
        <w:t>    /*** Obtener certificados por empresa con búsqueda opcional*/</w:t>
      </w:r>
    </w:p>
    <w:p w14:paraId="55B36F34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</w:t>
      </w:r>
      <w:proofErr w:type="spellStart"/>
      <w:r w:rsidRPr="00EB1897">
        <w:t>function</w:t>
      </w:r>
      <w:proofErr w:type="spellEnd"/>
      <w:r w:rsidRPr="00EB1897">
        <w:t xml:space="preserve"> </w:t>
      </w:r>
      <w:proofErr w:type="spellStart"/>
      <w:proofErr w:type="gramStart"/>
      <w:r w:rsidRPr="00EB1897">
        <w:t>obtenerPorEmpresa</w:t>
      </w:r>
      <w:proofErr w:type="spellEnd"/>
      <w:r w:rsidRPr="00EB1897">
        <w:t>(</w:t>
      </w:r>
      <w:proofErr w:type="gramEnd"/>
      <w:r w:rsidRPr="00EB1897">
        <w:t>$</w:t>
      </w:r>
      <w:proofErr w:type="spellStart"/>
      <w:r w:rsidRPr="00EB1897">
        <w:t>id_empresa</w:t>
      </w:r>
      <w:proofErr w:type="spellEnd"/>
      <w:r w:rsidRPr="00EB1897">
        <w:t>, $</w:t>
      </w:r>
      <w:proofErr w:type="spellStart"/>
      <w:r w:rsidRPr="00EB1897">
        <w:t>busqueda</w:t>
      </w:r>
      <w:proofErr w:type="spellEnd"/>
      <w:r w:rsidRPr="00EB1897">
        <w:t xml:space="preserve"> = </w:t>
      </w:r>
      <w:proofErr w:type="spellStart"/>
      <w:r w:rsidRPr="00EB1897">
        <w:t>null</w:t>
      </w:r>
      <w:proofErr w:type="spellEnd"/>
      <w:r w:rsidRPr="00EB1897">
        <w:t>)</w:t>
      </w:r>
    </w:p>
    <w:p w14:paraId="5FBE048A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>{</w:t>
      </w:r>
    </w:p>
    <w:p w14:paraId="17C11C7E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$builder = $this-&gt;db2-&gt;table('</w:t>
      </w:r>
      <w:proofErr w:type="spellStart"/>
      <w:r w:rsidRPr="00EB1897">
        <w:rPr>
          <w:lang w:val="en-US"/>
        </w:rPr>
        <w:t>validador</w:t>
      </w:r>
      <w:proofErr w:type="spellEnd"/>
      <w:r w:rsidRPr="00EB1897">
        <w:rPr>
          <w:lang w:val="en-US"/>
        </w:rPr>
        <w:t>');</w:t>
      </w:r>
    </w:p>
    <w:p w14:paraId="666ED900" w14:textId="77777777" w:rsidR="00EB1897" w:rsidRPr="00EB1897" w:rsidRDefault="00EB1897" w:rsidP="00EB1897">
      <w:pPr>
        <w:rPr>
          <w:lang w:val="en-US"/>
        </w:rPr>
      </w:pPr>
    </w:p>
    <w:p w14:paraId="4587BCED" w14:textId="77777777" w:rsidR="00EB1897" w:rsidRPr="00EB1897" w:rsidRDefault="00EB1897" w:rsidP="00EB1897">
      <w:r w:rsidRPr="00EB1897">
        <w:rPr>
          <w:lang w:val="en-US"/>
        </w:rPr>
        <w:t xml:space="preserve">        </w:t>
      </w:r>
      <w:r w:rsidRPr="00EB1897">
        <w:t>// SELECT + JOIN</w:t>
      </w:r>
    </w:p>
    <w:p w14:paraId="0367A778" w14:textId="77777777" w:rsidR="00EB1897" w:rsidRPr="00EB1897" w:rsidRDefault="00EB1897" w:rsidP="00EB1897">
      <w:r w:rsidRPr="00EB1897">
        <w:t>        $</w:t>
      </w:r>
      <w:proofErr w:type="spellStart"/>
      <w:r w:rsidRPr="00EB1897">
        <w:t>builder</w:t>
      </w:r>
      <w:proofErr w:type="spellEnd"/>
      <w:r w:rsidRPr="00EB1897">
        <w:t>-&gt;</w:t>
      </w:r>
      <w:proofErr w:type="spellStart"/>
      <w:proofErr w:type="gramStart"/>
      <w:r w:rsidRPr="00EB1897">
        <w:t>select</w:t>
      </w:r>
      <w:proofErr w:type="spellEnd"/>
      <w:r w:rsidRPr="00EB1897">
        <w:t>(</w:t>
      </w:r>
      <w:proofErr w:type="gramEnd"/>
      <w:r w:rsidRPr="00EB1897">
        <w:t>'</w:t>
      </w:r>
      <w:proofErr w:type="gramStart"/>
      <w:r w:rsidRPr="00EB1897">
        <w:t>validador.*</w:t>
      </w:r>
      <w:proofErr w:type="gramEnd"/>
      <w:r w:rsidRPr="00EB1897">
        <w:t xml:space="preserve">, </w:t>
      </w:r>
      <w:proofErr w:type="spellStart"/>
      <w:r w:rsidRPr="00EB1897">
        <w:t>catalogo_</w:t>
      </w:r>
      <w:proofErr w:type="gramStart"/>
      <w:r w:rsidRPr="00EB1897">
        <w:t>clientes.empresa</w:t>
      </w:r>
      <w:proofErr w:type="spellEnd"/>
      <w:proofErr w:type="gramEnd"/>
      <w:r w:rsidRPr="00EB1897">
        <w:t xml:space="preserve"> AS </w:t>
      </w:r>
      <w:proofErr w:type="spellStart"/>
      <w:r w:rsidRPr="00EB1897">
        <w:t>nombre_empresa</w:t>
      </w:r>
      <w:proofErr w:type="spellEnd"/>
      <w:r w:rsidRPr="00EB1897">
        <w:t>');</w:t>
      </w:r>
    </w:p>
    <w:p w14:paraId="3A905221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</w:t>
      </w:r>
      <w:r w:rsidRPr="00EB1897">
        <w:rPr>
          <w:lang w:val="en-US"/>
        </w:rPr>
        <w:t>$builder-&gt;</w:t>
      </w:r>
      <w:proofErr w:type="gramStart"/>
      <w:r w:rsidRPr="00EB1897">
        <w:rPr>
          <w:lang w:val="en-US"/>
        </w:rPr>
        <w:t>join(</w:t>
      </w:r>
      <w:proofErr w:type="gramEnd"/>
    </w:p>
    <w:p w14:paraId="4DAB83E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'</w:t>
      </w:r>
      <w:proofErr w:type="spellStart"/>
      <w:proofErr w:type="gramStart"/>
      <w:r w:rsidRPr="00EB1897">
        <w:rPr>
          <w:lang w:val="en-US"/>
        </w:rPr>
        <w:t>catalogo</w:t>
      </w:r>
      <w:proofErr w:type="gramEnd"/>
      <w:r w:rsidRPr="00EB1897">
        <w:rPr>
          <w:lang w:val="en-US"/>
        </w:rPr>
        <w:t>_clientes</w:t>
      </w:r>
      <w:proofErr w:type="spellEnd"/>
      <w:r w:rsidRPr="00EB1897">
        <w:rPr>
          <w:lang w:val="en-US"/>
        </w:rPr>
        <w:t>',</w:t>
      </w:r>
    </w:p>
    <w:p w14:paraId="47F0B69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'</w:t>
      </w:r>
      <w:proofErr w:type="spellStart"/>
      <w:proofErr w:type="gramStart"/>
      <w:r w:rsidRPr="00EB1897">
        <w:rPr>
          <w:lang w:val="en-US"/>
        </w:rPr>
        <w:t>catalogo</w:t>
      </w:r>
      <w:proofErr w:type="gramEnd"/>
      <w:r w:rsidRPr="00EB1897">
        <w:rPr>
          <w:lang w:val="en-US"/>
        </w:rPr>
        <w:t>_</w:t>
      </w:r>
      <w:proofErr w:type="gramStart"/>
      <w:r w:rsidRPr="00EB1897">
        <w:rPr>
          <w:lang w:val="en-US"/>
        </w:rPr>
        <w:t>clientes.Cust</w:t>
      </w:r>
      <w:proofErr w:type="gramEnd"/>
      <w:r w:rsidRPr="00EB1897">
        <w:rPr>
          <w:lang w:val="en-US"/>
        </w:rPr>
        <w:t>_ID</w:t>
      </w:r>
      <w:proofErr w:type="spellEnd"/>
      <w:r w:rsidRPr="00EB1897">
        <w:rPr>
          <w:lang w:val="en-US"/>
        </w:rPr>
        <w:t xml:space="preserve"> = </w:t>
      </w:r>
      <w:proofErr w:type="spellStart"/>
      <w:proofErr w:type="gramStart"/>
      <w:r w:rsidRPr="00EB1897">
        <w:rPr>
          <w:lang w:val="en-US"/>
        </w:rPr>
        <w:t>validador.Cust</w:t>
      </w:r>
      <w:proofErr w:type="gramEnd"/>
      <w:r w:rsidRPr="00EB1897">
        <w:rPr>
          <w:lang w:val="en-US"/>
        </w:rPr>
        <w:t>_ID</w:t>
      </w:r>
      <w:proofErr w:type="spellEnd"/>
      <w:r w:rsidRPr="00EB1897">
        <w:rPr>
          <w:lang w:val="en-US"/>
        </w:rPr>
        <w:t>'</w:t>
      </w:r>
    </w:p>
    <w:p w14:paraId="7899D87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);</w:t>
      </w:r>
    </w:p>
    <w:p w14:paraId="4111E848" w14:textId="77777777" w:rsidR="00EB1897" w:rsidRPr="00EB1897" w:rsidRDefault="00EB1897" w:rsidP="00EB1897">
      <w:pPr>
        <w:rPr>
          <w:lang w:val="en-US"/>
        </w:rPr>
      </w:pPr>
    </w:p>
    <w:p w14:paraId="6708DBA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// WHERE </w:t>
      </w:r>
      <w:proofErr w:type="spellStart"/>
      <w:r w:rsidRPr="00EB1897">
        <w:rPr>
          <w:lang w:val="en-US"/>
        </w:rPr>
        <w:t>empresa</w:t>
      </w:r>
      <w:proofErr w:type="spellEnd"/>
    </w:p>
    <w:p w14:paraId="59DFC38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$builder-&gt;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proofErr w:type="gramStart"/>
      <w:r w:rsidRPr="00EB1897">
        <w:rPr>
          <w:lang w:val="en-US"/>
        </w:rPr>
        <w:t>validador.Cust</w:t>
      </w:r>
      <w:proofErr w:type="gramEnd"/>
      <w:r w:rsidRPr="00EB1897">
        <w:rPr>
          <w:lang w:val="en-US"/>
        </w:rPr>
        <w:t>_ID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id_empresa</w:t>
      </w:r>
      <w:proofErr w:type="spellEnd"/>
      <w:r w:rsidRPr="00EB1897">
        <w:rPr>
          <w:lang w:val="en-US"/>
        </w:rPr>
        <w:t>);</w:t>
      </w:r>
    </w:p>
    <w:p w14:paraId="785BEEEC" w14:textId="77777777" w:rsidR="00EB1897" w:rsidRPr="00EB1897" w:rsidRDefault="00EB1897" w:rsidP="00EB1897">
      <w:pPr>
        <w:rPr>
          <w:lang w:val="en-US"/>
        </w:rPr>
      </w:pPr>
    </w:p>
    <w:p w14:paraId="79E9C36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/</w:t>
      </w:r>
      <w:proofErr w:type="gramStart"/>
      <w:r w:rsidRPr="00EB1897">
        <w:rPr>
          <w:lang w:val="en-US"/>
        </w:rPr>
        <w:t>/  BÚSQUEDA</w:t>
      </w:r>
      <w:proofErr w:type="gramEnd"/>
    </w:p>
    <w:p w14:paraId="17F92C9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if </w:t>
      </w:r>
      <w:proofErr w:type="gramStart"/>
      <w:r w:rsidRPr="00EB1897">
        <w:rPr>
          <w:lang w:val="en-US"/>
        </w:rPr>
        <w:t>(!empty</w:t>
      </w:r>
      <w:proofErr w:type="gramEnd"/>
      <w:r w:rsidRPr="00EB1897">
        <w:rPr>
          <w:lang w:val="en-US"/>
        </w:rPr>
        <w:t>($</w:t>
      </w:r>
      <w:proofErr w:type="spellStart"/>
      <w:r w:rsidRPr="00EB1897">
        <w:rPr>
          <w:lang w:val="en-US"/>
        </w:rPr>
        <w:t>busqueda</w:t>
      </w:r>
      <w:proofErr w:type="spellEnd"/>
      <w:r w:rsidRPr="00EB1897">
        <w:rPr>
          <w:lang w:val="en-US"/>
        </w:rPr>
        <w:t>)) {</w:t>
      </w:r>
    </w:p>
    <w:p w14:paraId="4D307A4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$builder-&gt;</w:t>
      </w:r>
      <w:proofErr w:type="spellStart"/>
      <w:proofErr w:type="gramStart"/>
      <w:r w:rsidRPr="00EB1897">
        <w:rPr>
          <w:lang w:val="en-US"/>
        </w:rPr>
        <w:t>groupStart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</w:t>
      </w:r>
    </w:p>
    <w:p w14:paraId="57D05621" w14:textId="77777777" w:rsidR="00EB1897" w:rsidRPr="00EB1897" w:rsidRDefault="00EB1897" w:rsidP="00EB1897">
      <w:r w:rsidRPr="00EB1897">
        <w:rPr>
          <w:lang w:val="en-US"/>
        </w:rPr>
        <w:t xml:space="preserve">                </w:t>
      </w:r>
      <w:r w:rsidRPr="00EB1897">
        <w:t>-&gt;</w:t>
      </w:r>
      <w:proofErr w:type="spellStart"/>
      <w:proofErr w:type="gramStart"/>
      <w:r w:rsidRPr="00EB1897">
        <w:t>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r w:rsidRPr="00EB1897">
        <w:t>validador.ID</w:t>
      </w:r>
      <w:proofErr w:type="spell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6E850362" w14:textId="77777777" w:rsidR="00EB1897" w:rsidRPr="00EB1897" w:rsidRDefault="00EB1897" w:rsidP="00EB1897">
      <w:r w:rsidRPr="00EB1897">
        <w:lastRenderedPageBreak/>
        <w:t>                -&gt;</w:t>
      </w:r>
      <w:proofErr w:type="spellStart"/>
      <w:proofErr w:type="gramStart"/>
      <w:r w:rsidRPr="00EB1897">
        <w:t>orLike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validador.Fec</w:t>
      </w:r>
      <w:proofErr w:type="gramEnd"/>
      <w:r w:rsidRPr="00EB1897">
        <w:t>_Calibracion</w:t>
      </w:r>
      <w:proofErr w:type="spell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7FDFA6CE" w14:textId="77777777" w:rsidR="00EB1897" w:rsidRPr="00EB1897" w:rsidRDefault="00EB1897" w:rsidP="00EB1897">
      <w:r w:rsidRPr="00EB1897">
        <w:t>                -&gt;</w:t>
      </w:r>
      <w:proofErr w:type="spellStart"/>
      <w:proofErr w:type="gramStart"/>
      <w:r w:rsidRPr="00EB1897">
        <w:t>orLike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validador.Descripcion</w:t>
      </w:r>
      <w:proofErr w:type="spellEnd"/>
      <w:proofErr w:type="gram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420F35BB" w14:textId="77777777" w:rsidR="00EB1897" w:rsidRPr="00EB1897" w:rsidRDefault="00EB1897" w:rsidP="00EB1897">
      <w:r w:rsidRPr="00EB1897">
        <w:t>                -&gt;</w:t>
      </w:r>
      <w:proofErr w:type="spellStart"/>
      <w:proofErr w:type="gramStart"/>
      <w:r w:rsidRPr="00EB1897">
        <w:t>orLike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validador.Fabricante</w:t>
      </w:r>
      <w:proofErr w:type="spellEnd"/>
      <w:proofErr w:type="gram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5C8D1B60" w14:textId="77777777" w:rsidR="00EB1897" w:rsidRPr="00EB1897" w:rsidRDefault="00EB1897" w:rsidP="00EB1897">
      <w:r w:rsidRPr="00EB1897">
        <w:t>                -&gt;</w:t>
      </w:r>
      <w:proofErr w:type="spellStart"/>
      <w:proofErr w:type="gramStart"/>
      <w:r w:rsidRPr="00EB1897">
        <w:t>orLike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validador.Modelo</w:t>
      </w:r>
      <w:proofErr w:type="spellEnd"/>
      <w:proofErr w:type="gram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2C6026EA" w14:textId="77777777" w:rsidR="00EB1897" w:rsidRPr="00EB1897" w:rsidRDefault="00EB1897" w:rsidP="00EB1897">
      <w:r w:rsidRPr="00EB1897">
        <w:t>                -&gt;</w:t>
      </w:r>
      <w:proofErr w:type="spellStart"/>
      <w:proofErr w:type="gramStart"/>
      <w:r w:rsidRPr="00EB1897">
        <w:t>orLike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validador.Serie</w:t>
      </w:r>
      <w:proofErr w:type="spellEnd"/>
      <w:proofErr w:type="gram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7FC1AE34" w14:textId="77777777" w:rsidR="00EB1897" w:rsidRPr="00EB1897" w:rsidRDefault="00EB1897" w:rsidP="00EB1897">
      <w:r w:rsidRPr="00EB1897">
        <w:t>                -&gt;</w:t>
      </w:r>
      <w:proofErr w:type="spellStart"/>
      <w:proofErr w:type="gramStart"/>
      <w:r w:rsidRPr="00EB1897">
        <w:t>orLike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validador.Documento</w:t>
      </w:r>
      <w:proofErr w:type="spellEnd"/>
      <w:proofErr w:type="gram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444500DE" w14:textId="77777777" w:rsidR="00EB1897" w:rsidRPr="00EB1897" w:rsidRDefault="00EB1897" w:rsidP="00EB1897">
      <w:r w:rsidRPr="00EB1897">
        <w:t>                -&gt;</w:t>
      </w:r>
      <w:proofErr w:type="spellStart"/>
      <w:proofErr w:type="gramStart"/>
      <w:r w:rsidRPr="00EB1897">
        <w:t>orLike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validador.FechaActualizado</w:t>
      </w:r>
      <w:proofErr w:type="spellEnd"/>
      <w:proofErr w:type="gramEnd"/>
      <w:r w:rsidRPr="00EB1897">
        <w:t>', $</w:t>
      </w:r>
      <w:proofErr w:type="spellStart"/>
      <w:r w:rsidRPr="00EB1897">
        <w:t>busqueda</w:t>
      </w:r>
      <w:proofErr w:type="spellEnd"/>
      <w:r w:rsidRPr="00EB1897">
        <w:t>)</w:t>
      </w:r>
    </w:p>
    <w:p w14:paraId="263F27C8" w14:textId="77777777" w:rsidR="00EB1897" w:rsidRPr="00EB1897" w:rsidRDefault="00EB1897" w:rsidP="00EB1897">
      <w:r w:rsidRPr="00EB1897">
        <w:t>            -&gt;</w:t>
      </w:r>
      <w:proofErr w:type="spellStart"/>
      <w:proofErr w:type="gramStart"/>
      <w:r w:rsidRPr="00EB1897">
        <w:t>groupEnd</w:t>
      </w:r>
      <w:proofErr w:type="spellEnd"/>
      <w:r w:rsidRPr="00EB1897">
        <w:t>(</w:t>
      </w:r>
      <w:proofErr w:type="gramEnd"/>
      <w:r w:rsidRPr="00EB1897">
        <w:t>);</w:t>
      </w:r>
    </w:p>
    <w:p w14:paraId="5FE5E30B" w14:textId="77777777" w:rsidR="00EB1897" w:rsidRPr="00EB1897" w:rsidRDefault="00EB1897" w:rsidP="00EB1897">
      <w:r w:rsidRPr="00EB1897">
        <w:t>        }</w:t>
      </w:r>
    </w:p>
    <w:p w14:paraId="11441077" w14:textId="77777777" w:rsidR="00EB1897" w:rsidRPr="00EB1897" w:rsidRDefault="00EB1897" w:rsidP="00EB1897"/>
    <w:p w14:paraId="7B38552E" w14:textId="77777777" w:rsidR="00EB1897" w:rsidRPr="00EB1897" w:rsidRDefault="00EB1897" w:rsidP="00EB1897">
      <w:r w:rsidRPr="00EB1897">
        <w:t>        // ORDER por documento de preferencia</w:t>
      </w:r>
    </w:p>
    <w:p w14:paraId="3B28CF81" w14:textId="77777777" w:rsidR="00EB1897" w:rsidRPr="00EB1897" w:rsidRDefault="00EB1897" w:rsidP="00EB1897">
      <w:r w:rsidRPr="00EB1897">
        <w:t>        $</w:t>
      </w:r>
      <w:proofErr w:type="spellStart"/>
      <w:r w:rsidRPr="00EB1897">
        <w:t>builder</w:t>
      </w:r>
      <w:proofErr w:type="spellEnd"/>
      <w:r w:rsidRPr="00EB1897">
        <w:t>-&gt;</w:t>
      </w:r>
      <w:proofErr w:type="spellStart"/>
      <w:proofErr w:type="gramStart"/>
      <w:r w:rsidRPr="00EB1897">
        <w:t>orderBy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validador.Documento</w:t>
      </w:r>
      <w:proofErr w:type="spellEnd"/>
      <w:proofErr w:type="gramEnd"/>
      <w:r w:rsidRPr="00EB1897">
        <w:t>', 'DESC');</w:t>
      </w:r>
    </w:p>
    <w:p w14:paraId="27AD6334" w14:textId="77777777" w:rsidR="00EB1897" w:rsidRPr="00EB1897" w:rsidRDefault="00EB1897" w:rsidP="00EB1897">
      <w:r w:rsidRPr="00EB1897">
        <w:t>        //$</w:t>
      </w:r>
      <w:proofErr w:type="spellStart"/>
      <w:r w:rsidRPr="00EB1897">
        <w:t>builder</w:t>
      </w:r>
      <w:proofErr w:type="spellEnd"/>
      <w:r w:rsidRPr="00EB1897">
        <w:t>-&gt;</w:t>
      </w:r>
      <w:proofErr w:type="spellStart"/>
      <w:proofErr w:type="gramStart"/>
      <w:r w:rsidRPr="00EB1897">
        <w:t>orderBy</w:t>
      </w:r>
      <w:proofErr w:type="spellEnd"/>
      <w:r w:rsidRPr="00EB1897">
        <w:t>(</w:t>
      </w:r>
      <w:proofErr w:type="gramEnd"/>
      <w:r w:rsidRPr="00EB1897">
        <w:t>'</w:t>
      </w:r>
      <w:proofErr w:type="spellStart"/>
      <w:proofErr w:type="gramStart"/>
      <w:r w:rsidRPr="00EB1897">
        <w:t>validador.Fec</w:t>
      </w:r>
      <w:proofErr w:type="gramEnd"/>
      <w:r w:rsidRPr="00EB1897">
        <w:t>_Calibracion</w:t>
      </w:r>
      <w:proofErr w:type="spellEnd"/>
      <w:r w:rsidRPr="00EB1897">
        <w:t>', 'ASC');</w:t>
      </w:r>
    </w:p>
    <w:p w14:paraId="41C3857A" w14:textId="77777777" w:rsidR="00EB1897" w:rsidRPr="00EB1897" w:rsidRDefault="00EB1897" w:rsidP="00EB1897"/>
    <w:p w14:paraId="04E46D05" w14:textId="77777777" w:rsidR="00EB1897" w:rsidRPr="00EB1897" w:rsidRDefault="00EB1897" w:rsidP="00EB1897">
      <w:r w:rsidRPr="00EB1897">
        <w:t>        // RESULTADO</w:t>
      </w:r>
    </w:p>
    <w:p w14:paraId="4A37082C" w14:textId="77777777" w:rsidR="00EB1897" w:rsidRPr="00EB1897" w:rsidRDefault="00EB1897" w:rsidP="00EB1897">
      <w:pPr>
        <w:rPr>
          <w:lang w:val="en-US"/>
        </w:rPr>
      </w:pPr>
      <w:r w:rsidRPr="00EB1897">
        <w:t xml:space="preserve">        </w:t>
      </w:r>
      <w:r w:rsidRPr="00EB1897">
        <w:rPr>
          <w:lang w:val="en-US"/>
        </w:rPr>
        <w:t>return $builder-&gt;get()-&gt;</w:t>
      </w:r>
      <w:proofErr w:type="spellStart"/>
      <w:proofErr w:type="gramStart"/>
      <w:r w:rsidRPr="00EB1897">
        <w:rPr>
          <w:lang w:val="en-US"/>
        </w:rPr>
        <w:t>getResultArray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 xml:space="preserve">); // CI4 </w:t>
      </w:r>
      <w:proofErr w:type="spellStart"/>
      <w:r w:rsidRPr="00EB1897">
        <w:rPr>
          <w:lang w:val="en-US"/>
        </w:rPr>
        <w:t>usa</w:t>
      </w:r>
      <w:proofErr w:type="spellEnd"/>
      <w:r w:rsidRPr="00EB1897">
        <w:rPr>
          <w:lang w:val="en-US"/>
        </w:rPr>
        <w:t xml:space="preserve"> arrays</w:t>
      </w:r>
    </w:p>
    <w:p w14:paraId="3C415208" w14:textId="77777777" w:rsidR="00EB1897" w:rsidRPr="00EB1897" w:rsidRDefault="00EB1897" w:rsidP="00EB1897">
      <w:r w:rsidRPr="00EB1897">
        <w:rPr>
          <w:lang w:val="en-US"/>
        </w:rPr>
        <w:t xml:space="preserve">    </w:t>
      </w:r>
      <w:r w:rsidRPr="00EB1897">
        <w:t>}</w:t>
      </w:r>
    </w:p>
    <w:p w14:paraId="30F4D2C6" w14:textId="77777777" w:rsidR="00EB1897" w:rsidRPr="00EB1897" w:rsidRDefault="00EB1897" w:rsidP="00EB1897">
      <w:r w:rsidRPr="00EB1897">
        <w:t>     </w:t>
      </w:r>
    </w:p>
    <w:p w14:paraId="3B46D5EA" w14:textId="77777777" w:rsidR="00EB1897" w:rsidRPr="00EB1897" w:rsidRDefault="00EB1897" w:rsidP="00EB1897">
      <w:r w:rsidRPr="00EB1897">
        <w:t>     </w:t>
      </w:r>
      <w:proofErr w:type="spellStart"/>
      <w:r w:rsidRPr="00EB1897">
        <w:t>public</w:t>
      </w:r>
      <w:proofErr w:type="spellEnd"/>
      <w:r w:rsidRPr="00EB1897">
        <w:t xml:space="preserve"> function </w:t>
      </w:r>
      <w:proofErr w:type="spellStart"/>
      <w:r w:rsidRPr="00EB1897">
        <w:t>contarPorEmpresa</w:t>
      </w:r>
      <w:proofErr w:type="spellEnd"/>
      <w:r w:rsidRPr="00EB1897">
        <w:t>($</w:t>
      </w:r>
      <w:proofErr w:type="spellStart"/>
      <w:r w:rsidRPr="00EB1897">
        <w:t>id_empresa</w:t>
      </w:r>
      <w:proofErr w:type="spellEnd"/>
      <w:r w:rsidRPr="00EB1897">
        <w:t>)</w:t>
      </w:r>
    </w:p>
    <w:p w14:paraId="27893FA3" w14:textId="77777777" w:rsidR="00EB1897" w:rsidRPr="00EB1897" w:rsidRDefault="00EB1897" w:rsidP="00EB1897">
      <w:pPr>
        <w:rPr>
          <w:lang w:val="en-US"/>
        </w:rPr>
      </w:pPr>
      <w:r w:rsidRPr="00EB1897">
        <w:t>     </w:t>
      </w:r>
      <w:r w:rsidRPr="00EB1897">
        <w:rPr>
          <w:lang w:val="en-US"/>
        </w:rPr>
        <w:t>{</w:t>
      </w:r>
    </w:p>
    <w:p w14:paraId="575B0A9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$builder = $this-&gt;db2-&gt;table('</w:t>
      </w:r>
      <w:proofErr w:type="spellStart"/>
      <w:r w:rsidRPr="00EB1897">
        <w:rPr>
          <w:lang w:val="en-US"/>
        </w:rPr>
        <w:t>validador</w:t>
      </w:r>
      <w:proofErr w:type="spellEnd"/>
      <w:r w:rsidRPr="00EB1897">
        <w:rPr>
          <w:lang w:val="en-US"/>
        </w:rPr>
        <w:t>');</w:t>
      </w:r>
    </w:p>
    <w:p w14:paraId="5AB1E313" w14:textId="77777777" w:rsidR="00EB1897" w:rsidRPr="00EB1897" w:rsidRDefault="00EB1897" w:rsidP="00EB1897">
      <w:pPr>
        <w:rPr>
          <w:lang w:val="en-US"/>
        </w:rPr>
      </w:pPr>
    </w:p>
    <w:p w14:paraId="75612DC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return $builder</w:t>
      </w:r>
    </w:p>
    <w:p w14:paraId="2C2668B7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    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Cust_ID</w:t>
      </w:r>
      <w:proofErr w:type="spellEnd"/>
      <w:r w:rsidRPr="00EB1897">
        <w:rPr>
          <w:lang w:val="en-US"/>
        </w:rPr>
        <w:t>', $</w:t>
      </w:r>
      <w:proofErr w:type="spellStart"/>
      <w:r w:rsidRPr="00EB1897">
        <w:rPr>
          <w:lang w:val="en-US"/>
        </w:rPr>
        <w:t>id_empresa</w:t>
      </w:r>
      <w:proofErr w:type="spellEnd"/>
      <w:r w:rsidRPr="00EB1897">
        <w:rPr>
          <w:lang w:val="en-US"/>
        </w:rPr>
        <w:t>)</w:t>
      </w:r>
    </w:p>
    <w:p w14:paraId="588BEF26" w14:textId="77777777" w:rsidR="00EB1897" w:rsidRPr="00EB1897" w:rsidRDefault="00EB1897" w:rsidP="00EB1897">
      <w:r w:rsidRPr="00EB1897">
        <w:rPr>
          <w:lang w:val="en-US"/>
        </w:rPr>
        <w:t xml:space="preserve">            </w:t>
      </w:r>
      <w:r w:rsidRPr="00EB1897">
        <w:t>-&gt;</w:t>
      </w:r>
      <w:proofErr w:type="spellStart"/>
      <w:proofErr w:type="gramStart"/>
      <w:r w:rsidRPr="00EB1897">
        <w:t>countAllResults</w:t>
      </w:r>
      <w:proofErr w:type="spellEnd"/>
      <w:r w:rsidRPr="00EB1897">
        <w:t>(</w:t>
      </w:r>
      <w:proofErr w:type="gramEnd"/>
      <w:r w:rsidRPr="00EB1897">
        <w:t>);</w:t>
      </w:r>
    </w:p>
    <w:p w14:paraId="0B626744" w14:textId="77777777" w:rsidR="00EB1897" w:rsidRPr="00EB1897" w:rsidRDefault="00EB1897" w:rsidP="00EB1897">
      <w:r w:rsidRPr="00EB1897">
        <w:t>    }</w:t>
      </w:r>
    </w:p>
    <w:p w14:paraId="592042BD" w14:textId="77777777" w:rsidR="00EB1897" w:rsidRPr="00EB1897" w:rsidRDefault="00EB1897" w:rsidP="00EB1897">
      <w:r w:rsidRPr="00EB1897">
        <w:lastRenderedPageBreak/>
        <w:t>    /// por fecha</w:t>
      </w:r>
    </w:p>
    <w:p w14:paraId="45AD3EDA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</w:t>
      </w:r>
      <w:proofErr w:type="spellStart"/>
      <w:r w:rsidRPr="00EB1897">
        <w:t>function</w:t>
      </w:r>
      <w:proofErr w:type="spellEnd"/>
      <w:r w:rsidRPr="00EB1897">
        <w:t xml:space="preserve"> </w:t>
      </w:r>
      <w:proofErr w:type="spellStart"/>
      <w:r w:rsidRPr="00EB1897">
        <w:t>obtenerPorFecha</w:t>
      </w:r>
      <w:proofErr w:type="spellEnd"/>
      <w:r w:rsidRPr="00EB1897">
        <w:t>($fecha)</w:t>
      </w:r>
    </w:p>
    <w:p w14:paraId="22510425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>{</w:t>
      </w:r>
    </w:p>
    <w:p w14:paraId="1918B5D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return $this-&gt;db2</w:t>
      </w:r>
    </w:p>
    <w:p w14:paraId="6404CDFF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-&gt;table('</w:t>
      </w:r>
      <w:proofErr w:type="spellStart"/>
      <w:r w:rsidRPr="00EB1897">
        <w:rPr>
          <w:lang w:val="en-US"/>
        </w:rPr>
        <w:t>validador</w:t>
      </w:r>
      <w:proofErr w:type="spellEnd"/>
      <w:r w:rsidRPr="00EB1897">
        <w:rPr>
          <w:lang w:val="en-US"/>
        </w:rPr>
        <w:t>')</w:t>
      </w:r>
    </w:p>
    <w:p w14:paraId="275FA82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-&gt;where('DATE(</w:t>
      </w:r>
      <w:proofErr w:type="spellStart"/>
      <w:r w:rsidRPr="00EB1897">
        <w:rPr>
          <w:lang w:val="en-US"/>
        </w:rPr>
        <w:t>Fec_Calibracion</w:t>
      </w:r>
      <w:proofErr w:type="spellEnd"/>
      <w:r w:rsidRPr="00EB1897">
        <w:rPr>
          <w:lang w:val="en-US"/>
        </w:rPr>
        <w:t>)', $</w:t>
      </w:r>
      <w:proofErr w:type="spellStart"/>
      <w:r w:rsidRPr="00EB1897">
        <w:rPr>
          <w:lang w:val="en-US"/>
        </w:rPr>
        <w:t>fecha</w:t>
      </w:r>
      <w:proofErr w:type="spellEnd"/>
      <w:r w:rsidRPr="00EB1897">
        <w:rPr>
          <w:lang w:val="en-US"/>
        </w:rPr>
        <w:t>)</w:t>
      </w:r>
    </w:p>
    <w:p w14:paraId="1BC18A1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</w:t>
      </w:r>
      <w:proofErr w:type="gramStart"/>
      <w:r w:rsidRPr="00EB1897">
        <w:rPr>
          <w:lang w:val="en-US"/>
        </w:rPr>
        <w:t>get(</w:t>
      </w:r>
      <w:proofErr w:type="gramEnd"/>
      <w:r w:rsidRPr="00EB1897">
        <w:rPr>
          <w:lang w:val="en-US"/>
        </w:rPr>
        <w:t>)</w:t>
      </w:r>
    </w:p>
    <w:p w14:paraId="6ADBBCF1" w14:textId="77777777" w:rsidR="00EB1897" w:rsidRPr="000062B9" w:rsidRDefault="00EB1897" w:rsidP="00EB1897">
      <w:pPr>
        <w:rPr>
          <w:lang w:val="en-US"/>
        </w:rPr>
      </w:pPr>
      <w:r w:rsidRPr="00EB1897">
        <w:rPr>
          <w:lang w:val="en-US"/>
        </w:rPr>
        <w:t xml:space="preserve">        </w:t>
      </w:r>
      <w:r w:rsidRPr="000062B9">
        <w:rPr>
          <w:lang w:val="en-US"/>
        </w:rPr>
        <w:t>-&gt;</w:t>
      </w:r>
      <w:proofErr w:type="spellStart"/>
      <w:proofErr w:type="gramStart"/>
      <w:r w:rsidRPr="000062B9">
        <w:rPr>
          <w:lang w:val="en-US"/>
        </w:rPr>
        <w:t>getResultArray</w:t>
      </w:r>
      <w:proofErr w:type="spellEnd"/>
      <w:r w:rsidRPr="000062B9">
        <w:rPr>
          <w:lang w:val="en-US"/>
        </w:rPr>
        <w:t>(</w:t>
      </w:r>
      <w:proofErr w:type="gramEnd"/>
      <w:r w:rsidRPr="000062B9">
        <w:rPr>
          <w:lang w:val="en-US"/>
        </w:rPr>
        <w:t>);</w:t>
      </w:r>
    </w:p>
    <w:p w14:paraId="0AEC5DEB" w14:textId="77777777" w:rsidR="00EB1897" w:rsidRPr="000062B9" w:rsidRDefault="00EB1897" w:rsidP="00EB1897">
      <w:pPr>
        <w:rPr>
          <w:lang w:val="en-US"/>
        </w:rPr>
      </w:pPr>
      <w:r w:rsidRPr="000062B9">
        <w:rPr>
          <w:lang w:val="en-US"/>
        </w:rPr>
        <w:t>    }</w:t>
      </w:r>
    </w:p>
    <w:p w14:paraId="28DBB74C" w14:textId="77777777" w:rsidR="00EB1897" w:rsidRPr="00EB1897" w:rsidRDefault="00EB1897" w:rsidP="00EB1897">
      <w:r w:rsidRPr="000062B9">
        <w:rPr>
          <w:lang w:val="en-US"/>
        </w:rPr>
        <w:t xml:space="preserve">    </w:t>
      </w:r>
      <w:r w:rsidRPr="00EB1897">
        <w:t>/// documentos</w:t>
      </w:r>
    </w:p>
    <w:p w14:paraId="1013978F" w14:textId="77777777" w:rsidR="00EB1897" w:rsidRPr="00EB1897" w:rsidRDefault="00EB1897" w:rsidP="00EB1897">
      <w:r w:rsidRPr="00EB1897">
        <w:t xml:space="preserve">    </w:t>
      </w:r>
      <w:proofErr w:type="spellStart"/>
      <w:r w:rsidRPr="00EB1897">
        <w:t>public</w:t>
      </w:r>
      <w:proofErr w:type="spellEnd"/>
      <w:r w:rsidRPr="00EB1897">
        <w:t xml:space="preserve"> </w:t>
      </w:r>
      <w:proofErr w:type="spellStart"/>
      <w:r w:rsidRPr="00EB1897">
        <w:t>function</w:t>
      </w:r>
      <w:proofErr w:type="spellEnd"/>
      <w:r w:rsidRPr="00EB1897">
        <w:t xml:space="preserve"> </w:t>
      </w:r>
      <w:proofErr w:type="spellStart"/>
      <w:r w:rsidRPr="00EB1897">
        <w:t>obtenerPorDocumento</w:t>
      </w:r>
      <w:proofErr w:type="spellEnd"/>
      <w:r w:rsidRPr="00EB1897">
        <w:t>($</w:t>
      </w:r>
      <w:proofErr w:type="spellStart"/>
      <w:r w:rsidRPr="00EB1897">
        <w:t>doc</w:t>
      </w:r>
      <w:proofErr w:type="spellEnd"/>
      <w:r w:rsidRPr="00EB1897">
        <w:t>)</w:t>
      </w:r>
    </w:p>
    <w:p w14:paraId="5AA9FE39" w14:textId="77777777" w:rsidR="00EB1897" w:rsidRPr="00EB1897" w:rsidRDefault="00EB1897" w:rsidP="00EB1897">
      <w:pPr>
        <w:rPr>
          <w:lang w:val="en-US"/>
        </w:rPr>
      </w:pPr>
      <w:r w:rsidRPr="00EB1897">
        <w:t xml:space="preserve">    </w:t>
      </w:r>
      <w:r w:rsidRPr="00EB1897">
        <w:rPr>
          <w:lang w:val="en-US"/>
        </w:rPr>
        <w:t>{</w:t>
      </w:r>
    </w:p>
    <w:p w14:paraId="468AB02A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return $this-&gt;db2</w:t>
      </w:r>
    </w:p>
    <w:p w14:paraId="519524D5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-&gt;table('</w:t>
      </w:r>
      <w:proofErr w:type="spellStart"/>
      <w:r w:rsidRPr="00EB1897">
        <w:rPr>
          <w:lang w:val="en-US"/>
        </w:rPr>
        <w:t>validador</w:t>
      </w:r>
      <w:proofErr w:type="spellEnd"/>
      <w:r w:rsidRPr="00EB1897">
        <w:rPr>
          <w:lang w:val="en-US"/>
        </w:rPr>
        <w:t>')</w:t>
      </w:r>
    </w:p>
    <w:p w14:paraId="61B2D698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Documento</w:t>
      </w:r>
      <w:proofErr w:type="spellEnd"/>
      <w:r w:rsidRPr="00EB1897">
        <w:rPr>
          <w:lang w:val="en-US"/>
        </w:rPr>
        <w:t>', $doc)</w:t>
      </w:r>
    </w:p>
    <w:p w14:paraId="24DF6F8B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</w:t>
      </w:r>
      <w:proofErr w:type="gramStart"/>
      <w:r w:rsidRPr="00EB1897">
        <w:rPr>
          <w:lang w:val="en-US"/>
        </w:rPr>
        <w:t>get(</w:t>
      </w:r>
      <w:proofErr w:type="gramEnd"/>
      <w:r w:rsidRPr="00EB1897">
        <w:rPr>
          <w:lang w:val="en-US"/>
        </w:rPr>
        <w:t>)</w:t>
      </w:r>
    </w:p>
    <w:p w14:paraId="2AC6F7AC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 -&gt;</w:t>
      </w:r>
      <w:proofErr w:type="spellStart"/>
      <w:proofErr w:type="gramStart"/>
      <w:r w:rsidRPr="00EB1897">
        <w:rPr>
          <w:lang w:val="en-US"/>
        </w:rPr>
        <w:t>getRowArray</w:t>
      </w:r>
      <w:proofErr w:type="spellEnd"/>
      <w:r w:rsidRPr="00EB1897">
        <w:rPr>
          <w:lang w:val="en-US"/>
        </w:rPr>
        <w:t>(</w:t>
      </w:r>
      <w:proofErr w:type="gramEnd"/>
      <w:r w:rsidRPr="00EB1897">
        <w:rPr>
          <w:lang w:val="en-US"/>
        </w:rPr>
        <w:t>);</w:t>
      </w:r>
    </w:p>
    <w:p w14:paraId="2E184299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   // return $this-&gt;</w:t>
      </w:r>
      <w:proofErr w:type="gramStart"/>
      <w:r w:rsidRPr="00EB1897">
        <w:rPr>
          <w:lang w:val="en-US"/>
        </w:rPr>
        <w:t>where(</w:t>
      </w:r>
      <w:proofErr w:type="gramEnd"/>
      <w:r w:rsidRPr="00EB1897">
        <w:rPr>
          <w:lang w:val="en-US"/>
        </w:rPr>
        <w:t>'</w:t>
      </w:r>
      <w:proofErr w:type="spellStart"/>
      <w:r w:rsidRPr="00EB1897">
        <w:rPr>
          <w:lang w:val="en-US"/>
        </w:rPr>
        <w:t>Documento</w:t>
      </w:r>
      <w:proofErr w:type="spellEnd"/>
      <w:r w:rsidRPr="00EB1897">
        <w:rPr>
          <w:lang w:val="en-US"/>
        </w:rPr>
        <w:t>', $doc)-&gt;</w:t>
      </w:r>
      <w:proofErr w:type="gramStart"/>
      <w:r w:rsidRPr="00EB1897">
        <w:rPr>
          <w:lang w:val="en-US"/>
        </w:rPr>
        <w:t>first(</w:t>
      </w:r>
      <w:proofErr w:type="gramEnd"/>
      <w:r w:rsidRPr="00EB1897">
        <w:rPr>
          <w:lang w:val="en-US"/>
        </w:rPr>
        <w:t>);</w:t>
      </w:r>
    </w:p>
    <w:p w14:paraId="73BFBB80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    }  </w:t>
      </w:r>
    </w:p>
    <w:p w14:paraId="1D890820" w14:textId="77777777" w:rsidR="00EB1897" w:rsidRPr="00EB1897" w:rsidRDefault="00EB1897" w:rsidP="00EB1897">
      <w:pPr>
        <w:rPr>
          <w:lang w:val="en-US"/>
        </w:rPr>
      </w:pPr>
    </w:p>
    <w:p w14:paraId="2D097962" w14:textId="77777777" w:rsidR="00EB1897" w:rsidRPr="00EB1897" w:rsidRDefault="00EB1897" w:rsidP="00EB1897">
      <w:pPr>
        <w:rPr>
          <w:lang w:val="en-US"/>
        </w:rPr>
      </w:pPr>
      <w:r w:rsidRPr="00EB1897">
        <w:rPr>
          <w:lang w:val="en-US"/>
        </w:rPr>
        <w:t>}</w:t>
      </w:r>
    </w:p>
    <w:p w14:paraId="5F82828F" w14:textId="77777777" w:rsidR="00EB1897" w:rsidRPr="00EB1897" w:rsidRDefault="00EB1897" w:rsidP="00EB1897">
      <w:pPr>
        <w:rPr>
          <w:lang w:val="en-US"/>
        </w:rPr>
      </w:pPr>
    </w:p>
    <w:p w14:paraId="58F445FB" w14:textId="77777777" w:rsidR="00EB1897" w:rsidRDefault="00EB1897" w:rsidP="00EB1897">
      <w:pPr>
        <w:pStyle w:val="Ttulo3"/>
        <w:rPr>
          <w:lang w:val="en-US"/>
        </w:rPr>
      </w:pPr>
      <w:bookmarkStart w:id="11" w:name="_Toc227837288"/>
      <w:r w:rsidRPr="000062B9">
        <w:rPr>
          <w:lang w:val="en-US"/>
        </w:rPr>
        <w:t xml:space="preserve">2.1.9 </w:t>
      </w:r>
      <w:proofErr w:type="spellStart"/>
      <w:r w:rsidRPr="000062B9">
        <w:rPr>
          <w:lang w:val="en-US"/>
        </w:rPr>
        <w:t>ThirdParty</w:t>
      </w:r>
      <w:proofErr w:type="spellEnd"/>
      <w:proofErr w:type="gramStart"/>
      <w:r w:rsidRPr="000062B9">
        <w:rPr>
          <w:lang w:val="en-US"/>
        </w:rPr>
        <w:t>/ .</w:t>
      </w:r>
      <w:proofErr w:type="spellStart"/>
      <w:r w:rsidRPr="000062B9">
        <w:rPr>
          <w:lang w:val="en-US"/>
        </w:rPr>
        <w:t>gitkeep</w:t>
      </w:r>
      <w:bookmarkEnd w:id="11"/>
      <w:proofErr w:type="spellEnd"/>
      <w:proofErr w:type="gramEnd"/>
    </w:p>
    <w:p w14:paraId="7D875712" w14:textId="67827878" w:rsidR="00752294" w:rsidRPr="00752294" w:rsidRDefault="00752294" w:rsidP="00752294">
      <w:r w:rsidRPr="00752294">
        <w:t xml:space="preserve">Archivo para mantener en </w:t>
      </w:r>
      <w:r>
        <w:t xml:space="preserve">un </w:t>
      </w:r>
      <w:proofErr w:type="spellStart"/>
      <w:r>
        <w:t>git</w:t>
      </w:r>
      <w:proofErr w:type="spellEnd"/>
      <w:r>
        <w:t xml:space="preserve"> esta carpeta aun sin información.</w:t>
      </w:r>
    </w:p>
    <w:p w14:paraId="4B779427" w14:textId="77777777" w:rsidR="00EB1897" w:rsidRPr="00752294" w:rsidRDefault="00EB1897" w:rsidP="00EB1897">
      <w:pPr>
        <w:pStyle w:val="Ttulo3"/>
      </w:pPr>
      <w:bookmarkStart w:id="12" w:name="_Toc227837289"/>
      <w:r w:rsidRPr="00752294">
        <w:lastRenderedPageBreak/>
        <w:t xml:space="preserve">2.1.10 </w:t>
      </w:r>
      <w:proofErr w:type="spellStart"/>
      <w:r w:rsidRPr="00752294">
        <w:t>Views</w:t>
      </w:r>
      <w:bookmarkEnd w:id="12"/>
      <w:proofErr w:type="spellEnd"/>
    </w:p>
    <w:p w14:paraId="045D2005" w14:textId="10ADC8C9" w:rsidR="00CD0A54" w:rsidRPr="000062B9" w:rsidRDefault="00CD0A54" w:rsidP="00CD0A54">
      <w:pPr>
        <w:pStyle w:val="Ttulo4"/>
        <w:rPr>
          <w:lang w:val="en-US"/>
        </w:rPr>
      </w:pPr>
      <w:r w:rsidRPr="000062B9">
        <w:rPr>
          <w:lang w:val="en-US"/>
        </w:rPr>
        <w:t>2.1.10.1 admin</w:t>
      </w:r>
    </w:p>
    <w:p w14:paraId="0CB4C2F8" w14:textId="6E2F79B4" w:rsidR="3D1F2B8A" w:rsidRPr="000062B9" w:rsidRDefault="00CD0A54" w:rsidP="001C716A">
      <w:pPr>
        <w:pStyle w:val="Ttulo5"/>
        <w:rPr>
          <w:lang w:val="en-US"/>
        </w:rPr>
      </w:pPr>
      <w:r w:rsidRPr="000062B9">
        <w:rPr>
          <w:lang w:val="en-US"/>
        </w:rPr>
        <w:t xml:space="preserve">2.1.10.1.1 </w:t>
      </w:r>
      <w:proofErr w:type="spellStart"/>
      <w:r w:rsidRPr="000062B9">
        <w:rPr>
          <w:lang w:val="en-US"/>
        </w:rPr>
        <w:t>admin_usuarios.php</w:t>
      </w:r>
      <w:proofErr w:type="spellEnd"/>
    </w:p>
    <w:p w14:paraId="4C40970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&lt;!DOCTYPE html&gt;</w:t>
      </w:r>
    </w:p>
    <w:p w14:paraId="64EFE0B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&lt;html lang="</w:t>
      </w:r>
      <w:proofErr w:type="spellStart"/>
      <w:r w:rsidRPr="008D1D1E">
        <w:rPr>
          <w:lang w:val="en-US"/>
        </w:rPr>
        <w:t>en</w:t>
      </w:r>
      <w:proofErr w:type="spellEnd"/>
      <w:r w:rsidRPr="008D1D1E">
        <w:rPr>
          <w:lang w:val="en-US"/>
        </w:rPr>
        <w:t>"&gt;</w:t>
      </w:r>
    </w:p>
    <w:p w14:paraId="618D4E4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&lt;head&gt;</w:t>
      </w:r>
    </w:p>
    <w:p w14:paraId="0502078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&lt;title&gt;</w:t>
      </w:r>
      <w:proofErr w:type="spellStart"/>
      <w:r w:rsidRPr="008D1D1E">
        <w:rPr>
          <w:lang w:val="en-US"/>
        </w:rPr>
        <w:t>Certificaciones</w:t>
      </w:r>
      <w:proofErr w:type="spellEnd"/>
      <w:r w:rsidRPr="008D1D1E">
        <w:rPr>
          <w:lang w:val="en-US"/>
        </w:rPr>
        <w:t>&lt;/title&gt;</w:t>
      </w:r>
    </w:p>
    <w:p w14:paraId="39E70C20" w14:textId="77777777" w:rsidR="008D1D1E" w:rsidRPr="008D1D1E" w:rsidRDefault="008D1D1E" w:rsidP="008D1D1E">
      <w:pPr>
        <w:rPr>
          <w:lang w:val="en-US"/>
        </w:rPr>
      </w:pPr>
    </w:p>
    <w:p w14:paraId="6FC8F1C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&lt;link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 xml:space="preserve">="icon"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('template/images/logoshort.png')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0AF13EEF" w14:textId="77777777" w:rsidR="008D1D1E" w:rsidRPr="008D1D1E" w:rsidRDefault="008D1D1E" w:rsidP="008D1D1E">
      <w:pPr>
        <w:rPr>
          <w:lang w:val="en-US"/>
        </w:rPr>
      </w:pPr>
    </w:p>
    <w:p w14:paraId="64081B3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&lt;link href="https://cdn.jsdelivr.net/npm/bootstrap@5.3.0/dist/css/bootstrap.min.css"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>="stylesheet"&gt;</w:t>
      </w:r>
    </w:p>
    <w:p w14:paraId="2609A06B" w14:textId="77777777" w:rsidR="008D1D1E" w:rsidRPr="008D1D1E" w:rsidRDefault="008D1D1E" w:rsidP="008D1D1E">
      <w:pPr>
        <w:rPr>
          <w:lang w:val="en-US"/>
        </w:rPr>
      </w:pPr>
    </w:p>
    <w:p w14:paraId="5A5BF79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&lt;link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 xml:space="preserve">="stylesheet"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</w:t>
      </w:r>
      <w:proofErr w:type="spellStart"/>
      <w:r w:rsidRPr="008D1D1E">
        <w:rPr>
          <w:lang w:val="en-US"/>
        </w:rPr>
        <w:t>css</w:t>
      </w:r>
      <w:proofErr w:type="spellEnd"/>
      <w:r w:rsidRPr="008D1D1E">
        <w:rPr>
          <w:lang w:val="en-US"/>
        </w:rPr>
        <w:t>/maps/certifiaciones.css')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153764EF" w14:textId="77777777" w:rsidR="008D1D1E" w:rsidRPr="008D1D1E" w:rsidRDefault="008D1D1E" w:rsidP="008D1D1E">
      <w:pPr>
        <w:rPr>
          <w:lang w:val="en-US"/>
        </w:rPr>
      </w:pPr>
    </w:p>
    <w:p w14:paraId="0927D3F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&lt;link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>="stylesheet" href="https://cdnjs.cloudflare.com/ajax/libs/font-awesome/6.0.0/css/all.min.css"&gt;</w:t>
      </w:r>
    </w:p>
    <w:p w14:paraId="57FB1B2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&lt;/head&gt;</w:t>
      </w:r>
    </w:p>
    <w:p w14:paraId="574D3CAC" w14:textId="77777777" w:rsidR="008D1D1E" w:rsidRPr="008D1D1E" w:rsidRDefault="008D1D1E" w:rsidP="008D1D1E">
      <w:pPr>
        <w:rPr>
          <w:lang w:val="en-US"/>
        </w:rPr>
      </w:pPr>
    </w:p>
    <w:p w14:paraId="491D715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&lt;body&gt;</w:t>
      </w:r>
    </w:p>
    <w:p w14:paraId="0992152A" w14:textId="77777777" w:rsidR="008D1D1E" w:rsidRPr="008D1D1E" w:rsidRDefault="008D1D1E" w:rsidP="008D1D1E">
      <w:pPr>
        <w:rPr>
          <w:lang w:val="en-US"/>
        </w:rPr>
      </w:pPr>
    </w:p>
    <w:p w14:paraId="444297B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&lt;!--  --&gt;</w:t>
      </w:r>
    </w:p>
    <w:p w14:paraId="49C32EC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&lt;div class="sidebar"&gt;</w:t>
      </w:r>
    </w:p>
    <w:p w14:paraId="5FE7812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&lt;div class="text-center mt-3 mb-4"&gt;</w:t>
      </w:r>
    </w:p>
    <w:p w14:paraId="4F53B49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</w:t>
      </w:r>
      <w:proofErr w:type="spellStart"/>
      <w:r w:rsidRPr="008D1D1E">
        <w:rPr>
          <w:lang w:val="en-US"/>
        </w:rPr>
        <w:t>img</w:t>
      </w:r>
      <w:proofErr w:type="spellEnd"/>
      <w:r w:rsidRPr="008D1D1E">
        <w:rPr>
          <w:lang w:val="en-US"/>
        </w:rPr>
        <w:t xml:space="preserve"> class="rounded-circle 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>-white" width="70" height="70"</w:t>
      </w:r>
    </w:p>
    <w:p w14:paraId="594356B3" w14:textId="77777777" w:rsidR="008D1D1E" w:rsidRPr="008D1D1E" w:rsidRDefault="008D1D1E" w:rsidP="008D1D1E">
      <w:r w:rsidRPr="008D1D1E">
        <w:rPr>
          <w:lang w:val="en-US"/>
        </w:rPr>
        <w:t>             </w:t>
      </w:r>
      <w:proofErr w:type="spellStart"/>
      <w:r w:rsidRPr="008D1D1E">
        <w:t>src</w:t>
      </w:r>
      <w:proofErr w:type="spellEnd"/>
      <w:r w:rsidRPr="008D1D1E">
        <w:t>="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base_url</w:t>
      </w:r>
      <w:proofErr w:type="spellEnd"/>
      <w:r w:rsidRPr="008D1D1E">
        <w:t>('</w:t>
      </w:r>
      <w:proofErr w:type="spellStart"/>
      <w:r w:rsidRPr="008D1D1E">
        <w:t>template</w:t>
      </w:r>
      <w:proofErr w:type="spellEnd"/>
      <w:r w:rsidRPr="008D1D1E">
        <w:t>/</w:t>
      </w:r>
      <w:proofErr w:type="spellStart"/>
      <w:r w:rsidRPr="008D1D1E">
        <w:t>images</w:t>
      </w:r>
      <w:proofErr w:type="spellEnd"/>
      <w:r w:rsidRPr="008D1D1E">
        <w:t>/logo_masmetro.png')</w:t>
      </w:r>
      <w:proofErr w:type="gramStart"/>
      <w:r w:rsidRPr="008D1D1E">
        <w:t>; ?</w:t>
      </w:r>
      <w:proofErr w:type="gramEnd"/>
      <w:r w:rsidRPr="008D1D1E">
        <w:t>&gt;"&gt;</w:t>
      </w:r>
    </w:p>
    <w:p w14:paraId="0761EF11" w14:textId="77777777" w:rsidR="008D1D1E" w:rsidRPr="008D1D1E" w:rsidRDefault="008D1D1E" w:rsidP="008D1D1E"/>
    <w:p w14:paraId="531D1114" w14:textId="77777777" w:rsidR="008D1D1E" w:rsidRPr="008D1D1E" w:rsidRDefault="008D1D1E" w:rsidP="008D1D1E">
      <w:pPr>
        <w:rPr>
          <w:lang w:val="en-US"/>
        </w:rPr>
      </w:pPr>
      <w:r w:rsidRPr="008D1D1E">
        <w:lastRenderedPageBreak/>
        <w:t xml:space="preserve">        </w:t>
      </w:r>
      <w:r w:rsidRPr="008D1D1E">
        <w:rPr>
          <w:lang w:val="en-US"/>
        </w:rPr>
        <w:t>&lt;!-- --&gt;</w:t>
      </w:r>
    </w:p>
    <w:p w14:paraId="1D25050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&lt;p class="mt-2 mb-0" style="font-size: 13px; 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cbd5f5;"&gt;</w:t>
      </w:r>
    </w:p>
    <w:p w14:paraId="303FCD4B" w14:textId="77777777" w:rsidR="008D1D1E" w:rsidRPr="008D1D1E" w:rsidRDefault="008D1D1E" w:rsidP="008D1D1E">
      <w:r w:rsidRPr="008D1D1E">
        <w:rPr>
          <w:lang w:val="en-US"/>
        </w:rPr>
        <w:t xml:space="preserve">            </w:t>
      </w:r>
      <w:r w:rsidRPr="008D1D1E">
        <w:t xml:space="preserve">Bienvenido a Masmetrología certificados </w:t>
      </w:r>
    </w:p>
    <w:p w14:paraId="1AB37C9B" w14:textId="77777777" w:rsidR="008D1D1E" w:rsidRPr="008D1D1E" w:rsidRDefault="008D1D1E" w:rsidP="008D1D1E">
      <w:r w:rsidRPr="008D1D1E">
        <w:t xml:space="preserve">            </w:t>
      </w:r>
    </w:p>
    <w:p w14:paraId="72C00F49" w14:textId="77777777" w:rsidR="008D1D1E" w:rsidRPr="008D1D1E" w:rsidRDefault="008D1D1E" w:rsidP="008D1D1E">
      <w:r w:rsidRPr="008D1D1E">
        <w:t>        &lt;/p&gt;</w:t>
      </w:r>
    </w:p>
    <w:p w14:paraId="4D176093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&lt;p style="font-size: 12px; 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cbd5f5;"&gt;</w:t>
      </w:r>
    </w:p>
    <w:p w14:paraId="14E0C76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</w:p>
    <w:p w14:paraId="0E4DEE98" w14:textId="77777777" w:rsidR="008D1D1E" w:rsidRPr="008D1D1E" w:rsidRDefault="008D1D1E" w:rsidP="008D1D1E">
      <w:r w:rsidRPr="008D1D1E">
        <w:rPr>
          <w:lang w:val="en-US"/>
        </w:rPr>
        <w:t xml:space="preserve">        </w:t>
      </w:r>
      <w:r w:rsidRPr="008D1D1E">
        <w:t>&lt;/p&gt; --&gt;</w:t>
      </w:r>
    </w:p>
    <w:p w14:paraId="5EC6F796" w14:textId="77777777" w:rsidR="008D1D1E" w:rsidRPr="008D1D1E" w:rsidRDefault="008D1D1E" w:rsidP="008D1D1E">
      <w:r w:rsidRPr="008D1D1E">
        <w:t>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12152271" w14:textId="77777777" w:rsidR="008D1D1E" w:rsidRPr="008D1D1E" w:rsidRDefault="008D1D1E" w:rsidP="008D1D1E"/>
    <w:p w14:paraId="4FD70092" w14:textId="77777777" w:rsidR="008D1D1E" w:rsidRPr="008D1D1E" w:rsidRDefault="008D1D1E" w:rsidP="008D1D1E">
      <w:r w:rsidRPr="008D1D1E">
        <w:t xml:space="preserve">    &lt;h6 </w:t>
      </w:r>
      <w:proofErr w:type="spellStart"/>
      <w:r w:rsidRPr="008D1D1E">
        <w:t>class</w:t>
      </w:r>
      <w:proofErr w:type="spellEnd"/>
      <w:r w:rsidRPr="008D1D1E">
        <w:t>="</w:t>
      </w:r>
      <w:proofErr w:type="spellStart"/>
      <w:r w:rsidRPr="008D1D1E">
        <w:t>text</w:t>
      </w:r>
      <w:proofErr w:type="spellEnd"/>
      <w:r w:rsidRPr="008D1D1E">
        <w:t>-center mt-3"&gt;Masmetrología Certificados&lt;/h6&gt;</w:t>
      </w:r>
    </w:p>
    <w:p w14:paraId="063DD1BC" w14:textId="77777777" w:rsidR="008D1D1E" w:rsidRPr="008D1D1E" w:rsidRDefault="008D1D1E" w:rsidP="008D1D1E">
      <w:pPr>
        <w:rPr>
          <w:lang w:val="en-US"/>
        </w:rPr>
      </w:pPr>
      <w:r w:rsidRPr="008D1D1E">
        <w:t xml:space="preserve">    </w:t>
      </w:r>
      <w:r w:rsidRPr="008D1D1E">
        <w:rPr>
          <w:lang w:val="en-US"/>
        </w:rPr>
        <w:t xml:space="preserve">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0CA3D3F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class="fa-solid fa-house"&gt;&lt;/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Inicio</w:t>
      </w:r>
      <w:proofErr w:type="spellEnd"/>
    </w:p>
    <w:p w14:paraId="04078D3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&lt;/a&gt;</w:t>
      </w:r>
    </w:p>
    <w:p w14:paraId="30C037D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</w:t>
      </w:r>
      <w:proofErr w:type="spellStart"/>
      <w:r w:rsidRPr="008D1D1E">
        <w:rPr>
          <w:lang w:val="en-US"/>
        </w:rPr>
        <w:t>usuarios</w:t>
      </w:r>
      <w:proofErr w:type="spellEnd"/>
      <w:r w:rsidRPr="008D1D1E">
        <w:rPr>
          <w:lang w:val="en-US"/>
        </w:rPr>
        <w:t>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592AFEE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class="fa-solid fa-user"&gt;&lt;/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Usuarios</w:t>
      </w:r>
      <w:proofErr w:type="spellEnd"/>
    </w:p>
    <w:p w14:paraId="6182E9C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&lt;/a&gt;</w:t>
      </w:r>
    </w:p>
    <w:p w14:paraId="764F0753" w14:textId="77777777" w:rsidR="008D1D1E" w:rsidRPr="008D1D1E" w:rsidRDefault="008D1D1E" w:rsidP="008D1D1E">
      <w:pPr>
        <w:rPr>
          <w:lang w:val="en-US"/>
        </w:rPr>
      </w:pPr>
    </w:p>
    <w:p w14:paraId="50D8F66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&lt;a class="active</w:t>
      </w:r>
      <w:proofErr w:type="gramStart"/>
      <w:r w:rsidRPr="008D1D1E">
        <w:rPr>
          <w:lang w:val="en-US"/>
        </w:rPr>
        <w:t>"  </w:t>
      </w:r>
      <w:proofErr w:type="spellStart"/>
      <w:r w:rsidRPr="008D1D1E">
        <w:rPr>
          <w:lang w:val="en-US"/>
        </w:rPr>
        <w:t>href</w:t>
      </w:r>
      <w:proofErr w:type="spellEnd"/>
      <w:proofErr w:type="gram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('/admin/logs')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2E71EC5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class="fa-regular fa-clock"&gt;&lt;/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 Logs</w:t>
      </w:r>
    </w:p>
    <w:p w14:paraId="6384A96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&lt;/a&gt;</w:t>
      </w:r>
    </w:p>
    <w:p w14:paraId="7363F8E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&lt;/div&gt;</w:t>
      </w:r>
    </w:p>
    <w:p w14:paraId="5D4FEAD7" w14:textId="77777777" w:rsidR="008D1D1E" w:rsidRPr="008D1D1E" w:rsidRDefault="008D1D1E" w:rsidP="008D1D1E">
      <w:pPr>
        <w:rPr>
          <w:lang w:val="en-US"/>
        </w:rPr>
      </w:pPr>
    </w:p>
    <w:p w14:paraId="5DF113F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&lt;div class="content"&gt;</w:t>
      </w:r>
    </w:p>
    <w:p w14:paraId="0496FC97" w14:textId="77777777" w:rsidR="008D1D1E" w:rsidRPr="008D1D1E" w:rsidRDefault="008D1D1E" w:rsidP="008D1D1E">
      <w:pPr>
        <w:rPr>
          <w:lang w:val="en-US"/>
        </w:rPr>
      </w:pPr>
    </w:p>
    <w:p w14:paraId="2F64DFE2" w14:textId="77777777" w:rsidR="008D1D1E" w:rsidRPr="008D1D1E" w:rsidRDefault="008D1D1E" w:rsidP="008D1D1E">
      <w:pPr>
        <w:rPr>
          <w:lang w:val="en-US"/>
        </w:rPr>
      </w:pP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 FLASHDATA --&gt;</w:t>
      </w:r>
    </w:p>
    <w:p w14:paraId="4BEDAF5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if (session()-&gt;</w:t>
      </w:r>
      <w:proofErr w:type="spellStart"/>
      <w:r w:rsidRPr="008D1D1E">
        <w:rPr>
          <w:lang w:val="en-US"/>
        </w:rPr>
        <w:t>getFlashdata</w:t>
      </w:r>
      <w:proofErr w:type="spellEnd"/>
      <w:r w:rsidRPr="008D1D1E">
        <w:rPr>
          <w:lang w:val="en-US"/>
        </w:rPr>
        <w:t>('success'))</w:t>
      </w:r>
      <w:proofErr w:type="gramStart"/>
      <w:r w:rsidRPr="008D1D1E">
        <w:rPr>
          <w:lang w:val="en-US"/>
        </w:rPr>
        <w:t>: ?</w:t>
      </w:r>
      <w:proofErr w:type="gramEnd"/>
      <w:r w:rsidRPr="008D1D1E">
        <w:rPr>
          <w:lang w:val="en-US"/>
        </w:rPr>
        <w:t>&gt;</w:t>
      </w:r>
    </w:p>
    <w:p w14:paraId="786BF54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&lt;div class="alert alert-success"&gt;</w:t>
      </w:r>
    </w:p>
    <w:p w14:paraId="60AD240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session()-&gt;</w:t>
      </w:r>
      <w:proofErr w:type="spellStart"/>
      <w:r w:rsidRPr="008D1D1E">
        <w:rPr>
          <w:lang w:val="en-US"/>
        </w:rPr>
        <w:t>getFlashdata</w:t>
      </w:r>
      <w:proofErr w:type="spellEnd"/>
      <w:r w:rsidRPr="008D1D1E">
        <w:rPr>
          <w:lang w:val="en-US"/>
        </w:rPr>
        <w:t>('success')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6D4C9B0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&lt;/div&gt;</w:t>
      </w:r>
    </w:p>
    <w:p w14:paraId="2EE43E0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endif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052B538E" w14:textId="77777777" w:rsidR="008D1D1E" w:rsidRPr="008D1D1E" w:rsidRDefault="008D1D1E" w:rsidP="008D1D1E">
      <w:pPr>
        <w:rPr>
          <w:lang w:val="en-US"/>
        </w:rPr>
      </w:pPr>
    </w:p>
    <w:p w14:paraId="6A3121F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if (session()-&gt;</w:t>
      </w:r>
      <w:proofErr w:type="spellStart"/>
      <w:r w:rsidRPr="008D1D1E">
        <w:rPr>
          <w:lang w:val="en-US"/>
        </w:rPr>
        <w:t>getFlashdata</w:t>
      </w:r>
      <w:proofErr w:type="spellEnd"/>
      <w:r w:rsidRPr="008D1D1E">
        <w:rPr>
          <w:lang w:val="en-US"/>
        </w:rPr>
        <w:t>('error'))</w:t>
      </w:r>
      <w:proofErr w:type="gramStart"/>
      <w:r w:rsidRPr="008D1D1E">
        <w:rPr>
          <w:lang w:val="en-US"/>
        </w:rPr>
        <w:t>: ?</w:t>
      </w:r>
      <w:proofErr w:type="gramEnd"/>
      <w:r w:rsidRPr="008D1D1E">
        <w:rPr>
          <w:lang w:val="en-US"/>
        </w:rPr>
        <w:t>&gt;</w:t>
      </w:r>
    </w:p>
    <w:p w14:paraId="79F1B19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&lt;div class="alert alert-danger"&gt;</w:t>
      </w:r>
    </w:p>
    <w:p w14:paraId="4837B18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session()-&gt;</w:t>
      </w:r>
      <w:proofErr w:type="spellStart"/>
      <w:r w:rsidRPr="008D1D1E">
        <w:rPr>
          <w:lang w:val="en-US"/>
        </w:rPr>
        <w:t>getFlashdata</w:t>
      </w:r>
      <w:proofErr w:type="spellEnd"/>
      <w:r w:rsidRPr="008D1D1E">
        <w:rPr>
          <w:lang w:val="en-US"/>
        </w:rPr>
        <w:t>('error')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1BA315B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&lt;/div&gt;</w:t>
      </w:r>
    </w:p>
    <w:p w14:paraId="5A84B66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endif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3055FAE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&lt;div class="</w:t>
      </w:r>
      <w:proofErr w:type="spellStart"/>
      <w:r w:rsidRPr="008D1D1E">
        <w:rPr>
          <w:lang w:val="en-US"/>
        </w:rPr>
        <w:t>topbar</w:t>
      </w:r>
      <w:proofErr w:type="spellEnd"/>
      <w:r w:rsidRPr="008D1D1E">
        <w:rPr>
          <w:lang w:val="en-US"/>
        </w:rPr>
        <w:t xml:space="preserve"> d-flex justify-content-between align-items-center"&gt;</w:t>
      </w:r>
    </w:p>
    <w:p w14:paraId="6D879BA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&lt;button type="button"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>-success" data-bs-toggle="modal" data-bs-target="#</w:t>
      </w:r>
      <w:proofErr w:type="spellStart"/>
      <w:r w:rsidRPr="008D1D1E">
        <w:rPr>
          <w:lang w:val="en-US"/>
        </w:rPr>
        <w:t>modalAgregarUsuario</w:t>
      </w:r>
      <w:proofErr w:type="spellEnd"/>
      <w:r w:rsidRPr="008D1D1E">
        <w:rPr>
          <w:lang w:val="en-US"/>
        </w:rPr>
        <w:t>"&gt;</w:t>
      </w:r>
    </w:p>
    <w:p w14:paraId="066B3BC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fa-plus-circle"&gt;&lt;/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Agregar</w:t>
      </w:r>
      <w:proofErr w:type="spellEnd"/>
      <w:r w:rsidRPr="008D1D1E">
        <w:rPr>
          <w:lang w:val="en-US"/>
        </w:rPr>
        <w:t xml:space="preserve"> Nuevo </w:t>
      </w:r>
      <w:proofErr w:type="spellStart"/>
      <w:r w:rsidRPr="008D1D1E">
        <w:rPr>
          <w:lang w:val="en-US"/>
        </w:rPr>
        <w:t>Usuario</w:t>
      </w:r>
      <w:proofErr w:type="spellEnd"/>
    </w:p>
    <w:p w14:paraId="5AE1CAC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&lt;/button&gt;</w:t>
      </w:r>
    </w:p>
    <w:p w14:paraId="232C89E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&lt;h5&gt;&lt;/h5&gt;</w:t>
      </w:r>
    </w:p>
    <w:p w14:paraId="7EB2844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$</w:t>
      </w:r>
      <w:proofErr w:type="spellStart"/>
      <w:r w:rsidRPr="008D1D1E">
        <w:rPr>
          <w:lang w:val="en-US"/>
        </w:rPr>
        <w:t>activos</w:t>
      </w:r>
      <w:proofErr w:type="spellEnd"/>
      <w:r w:rsidRPr="008D1D1E">
        <w:rPr>
          <w:lang w:val="en-US"/>
        </w:rPr>
        <w:t xml:space="preserve"> = $_GET['</w:t>
      </w:r>
      <w:proofErr w:type="spellStart"/>
      <w:r w:rsidRPr="008D1D1E">
        <w:rPr>
          <w:lang w:val="en-US"/>
        </w:rPr>
        <w:t>activo</w:t>
      </w:r>
      <w:proofErr w:type="spellEnd"/>
      <w:r w:rsidRPr="008D1D1E">
        <w:rPr>
          <w:lang w:val="en-US"/>
        </w:rPr>
        <w:t>'</w:t>
      </w:r>
      <w:proofErr w:type="gramStart"/>
      <w:r w:rsidRPr="008D1D1E">
        <w:rPr>
          <w:lang w:val="en-US"/>
        </w:rPr>
        <w:t>] ??</w:t>
      </w:r>
      <w:proofErr w:type="gramEnd"/>
      <w:r w:rsidRPr="008D1D1E">
        <w:rPr>
          <w:lang w:val="en-US"/>
        </w:rPr>
        <w:t xml:space="preserve"> []; ?&gt;</w:t>
      </w:r>
    </w:p>
    <w:p w14:paraId="2189AE8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&lt;form method="get" action="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</w:t>
      </w:r>
      <w:proofErr w:type="spellStart"/>
      <w:r w:rsidRPr="008D1D1E">
        <w:rPr>
          <w:lang w:val="en-US"/>
        </w:rPr>
        <w:t>usuarios</w:t>
      </w:r>
      <w:proofErr w:type="spellEnd"/>
      <w:r w:rsidRPr="008D1D1E">
        <w:rPr>
          <w:lang w:val="en-US"/>
        </w:rPr>
        <w:t>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 class="row g-2 align-items-center"&gt;</w:t>
      </w:r>
    </w:p>
    <w:p w14:paraId="39FA1C6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</w:t>
      </w:r>
    </w:p>
    <w:p w14:paraId="4B1FA82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class="col-auto"&gt;</w:t>
      </w:r>
    </w:p>
    <w:p w14:paraId="1883B89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&lt;div class="form-check form-check-inline"&gt;</w:t>
      </w:r>
    </w:p>
    <w:p w14:paraId="104E38F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&lt;input class="form-check-input" type="checkbox" name="</w:t>
      </w:r>
      <w:proofErr w:type="spellStart"/>
      <w:proofErr w:type="gramStart"/>
      <w:r w:rsidRPr="008D1D1E">
        <w:rPr>
          <w:lang w:val="en-US"/>
        </w:rPr>
        <w:t>activo</w:t>
      </w:r>
      <w:proofErr w:type="spellEnd"/>
      <w:r w:rsidRPr="008D1D1E">
        <w:rPr>
          <w:lang w:val="en-US"/>
        </w:rPr>
        <w:t>[</w:t>
      </w:r>
      <w:proofErr w:type="gramEnd"/>
      <w:r w:rsidRPr="008D1D1E">
        <w:rPr>
          <w:lang w:val="en-US"/>
        </w:rPr>
        <w:t>]" value="1"</w:t>
      </w:r>
    </w:p>
    <w:p w14:paraId="23EB9AE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in_</w:t>
      </w:r>
      <w:proofErr w:type="gramStart"/>
      <w:r w:rsidRPr="008D1D1E">
        <w:rPr>
          <w:lang w:val="en-US"/>
        </w:rPr>
        <w:t>array</w:t>
      </w:r>
      <w:proofErr w:type="spellEnd"/>
      <w:r w:rsidRPr="008D1D1E">
        <w:rPr>
          <w:lang w:val="en-US"/>
        </w:rPr>
        <w:t>(</w:t>
      </w:r>
      <w:proofErr w:type="gramEnd"/>
      <w:r w:rsidRPr="008D1D1E">
        <w:rPr>
          <w:lang w:val="en-US"/>
        </w:rPr>
        <w:t>'1', $</w:t>
      </w:r>
      <w:proofErr w:type="spellStart"/>
      <w:r w:rsidRPr="008D1D1E">
        <w:rPr>
          <w:lang w:val="en-US"/>
        </w:rPr>
        <w:t>activos</w:t>
      </w:r>
      <w:proofErr w:type="spellEnd"/>
      <w:proofErr w:type="gramStart"/>
      <w:r w:rsidRPr="008D1D1E">
        <w:rPr>
          <w:lang w:val="en-US"/>
        </w:rPr>
        <w:t>) ?</w:t>
      </w:r>
      <w:proofErr w:type="gramEnd"/>
      <w:r w:rsidRPr="008D1D1E">
        <w:rPr>
          <w:lang w:val="en-US"/>
        </w:rPr>
        <w:t xml:space="preserve"> 'checked</w:t>
      </w:r>
      <w:proofErr w:type="gramStart"/>
      <w:r w:rsidRPr="008D1D1E">
        <w:rPr>
          <w:lang w:val="en-US"/>
        </w:rPr>
        <w:t>' :</w:t>
      </w:r>
      <w:proofErr w:type="gramEnd"/>
      <w:r w:rsidRPr="008D1D1E">
        <w:rPr>
          <w:lang w:val="en-US"/>
        </w:rPr>
        <w:t xml:space="preserve"> '</w:t>
      </w:r>
      <w:proofErr w:type="gramStart"/>
      <w:r w:rsidRPr="008D1D1E">
        <w:rPr>
          <w:lang w:val="en-US"/>
        </w:rPr>
        <w:t>' ?</w:t>
      </w:r>
      <w:proofErr w:type="gramEnd"/>
      <w:r w:rsidRPr="008D1D1E">
        <w:rPr>
          <w:lang w:val="en-US"/>
        </w:rPr>
        <w:t>&gt;&gt;</w:t>
      </w:r>
    </w:p>
    <w:p w14:paraId="20A2FEA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&lt;label class="form-check-label"&gt;Activos&lt;/label&gt;</w:t>
      </w:r>
    </w:p>
    <w:p w14:paraId="280FA82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&lt;/div&gt; --&gt;</w:t>
      </w:r>
    </w:p>
    <w:p w14:paraId="7BB3B4F0" w14:textId="77777777" w:rsidR="008D1D1E" w:rsidRPr="008D1D1E" w:rsidRDefault="008D1D1E" w:rsidP="008D1D1E">
      <w:pPr>
        <w:rPr>
          <w:lang w:val="en-US"/>
        </w:rPr>
      </w:pPr>
    </w:p>
    <w:p w14:paraId="38315F4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&lt;div class="form-check form-check-inline"&gt;</w:t>
      </w:r>
    </w:p>
    <w:p w14:paraId="5921565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&lt;input class="form-check-input" type="checkbox" name="</w:t>
      </w:r>
      <w:proofErr w:type="spellStart"/>
      <w:proofErr w:type="gramStart"/>
      <w:r w:rsidRPr="008D1D1E">
        <w:rPr>
          <w:lang w:val="en-US"/>
        </w:rPr>
        <w:t>activo</w:t>
      </w:r>
      <w:proofErr w:type="spellEnd"/>
      <w:r w:rsidRPr="008D1D1E">
        <w:rPr>
          <w:lang w:val="en-US"/>
        </w:rPr>
        <w:t>[</w:t>
      </w:r>
      <w:proofErr w:type="gramEnd"/>
      <w:r w:rsidRPr="008D1D1E">
        <w:rPr>
          <w:lang w:val="en-US"/>
        </w:rPr>
        <w:t>]" value="0"</w:t>
      </w:r>
    </w:p>
    <w:p w14:paraId="6EFA849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in_</w:t>
      </w:r>
      <w:proofErr w:type="gramStart"/>
      <w:r w:rsidRPr="008D1D1E">
        <w:rPr>
          <w:lang w:val="en-US"/>
        </w:rPr>
        <w:t>array</w:t>
      </w:r>
      <w:proofErr w:type="spellEnd"/>
      <w:r w:rsidRPr="008D1D1E">
        <w:rPr>
          <w:lang w:val="en-US"/>
        </w:rPr>
        <w:t>(</w:t>
      </w:r>
      <w:proofErr w:type="gramEnd"/>
      <w:r w:rsidRPr="008D1D1E">
        <w:rPr>
          <w:lang w:val="en-US"/>
        </w:rPr>
        <w:t>'0', $</w:t>
      </w:r>
      <w:proofErr w:type="spellStart"/>
      <w:r w:rsidRPr="008D1D1E">
        <w:rPr>
          <w:lang w:val="en-US"/>
        </w:rPr>
        <w:t>activos</w:t>
      </w:r>
      <w:proofErr w:type="spellEnd"/>
      <w:proofErr w:type="gramStart"/>
      <w:r w:rsidRPr="008D1D1E">
        <w:rPr>
          <w:lang w:val="en-US"/>
        </w:rPr>
        <w:t>) ?</w:t>
      </w:r>
      <w:proofErr w:type="gramEnd"/>
      <w:r w:rsidRPr="008D1D1E">
        <w:rPr>
          <w:lang w:val="en-US"/>
        </w:rPr>
        <w:t xml:space="preserve"> 'checked</w:t>
      </w:r>
      <w:proofErr w:type="gramStart"/>
      <w:r w:rsidRPr="008D1D1E">
        <w:rPr>
          <w:lang w:val="en-US"/>
        </w:rPr>
        <w:t>' :</w:t>
      </w:r>
      <w:proofErr w:type="gramEnd"/>
      <w:r w:rsidRPr="008D1D1E">
        <w:rPr>
          <w:lang w:val="en-US"/>
        </w:rPr>
        <w:t xml:space="preserve"> '</w:t>
      </w:r>
      <w:proofErr w:type="gramStart"/>
      <w:r w:rsidRPr="008D1D1E">
        <w:rPr>
          <w:lang w:val="en-US"/>
        </w:rPr>
        <w:t>' ?</w:t>
      </w:r>
      <w:proofErr w:type="gramEnd"/>
      <w:r w:rsidRPr="008D1D1E">
        <w:rPr>
          <w:lang w:val="en-US"/>
        </w:rPr>
        <w:t>&gt;&gt;</w:t>
      </w:r>
    </w:p>
    <w:p w14:paraId="1BBCD8F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&lt;label class="form-check-label"&gt;</w:t>
      </w:r>
      <w:proofErr w:type="spellStart"/>
      <w:r w:rsidRPr="008D1D1E">
        <w:rPr>
          <w:lang w:val="en-US"/>
        </w:rPr>
        <w:t>Inactivos</w:t>
      </w:r>
      <w:proofErr w:type="spellEnd"/>
      <w:r w:rsidRPr="008D1D1E">
        <w:rPr>
          <w:lang w:val="en-US"/>
        </w:rPr>
        <w:t>&lt;/label&gt;</w:t>
      </w:r>
    </w:p>
    <w:p w14:paraId="36DD36C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&lt;/div&gt;</w:t>
      </w:r>
    </w:p>
    <w:p w14:paraId="5F8C4EF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  </w:t>
      </w:r>
    </w:p>
    <w:p w14:paraId="24BDE9D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</w:p>
    <w:p w14:paraId="24C0B8F8" w14:textId="77777777" w:rsidR="008D1D1E" w:rsidRPr="008D1D1E" w:rsidRDefault="008D1D1E" w:rsidP="008D1D1E">
      <w:pPr>
        <w:rPr>
          <w:lang w:val="en-US"/>
        </w:rPr>
      </w:pPr>
    </w:p>
    <w:p w14:paraId="1084D01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class="col-auto" style="min-width: 400px;"&gt;</w:t>
      </w:r>
    </w:p>
    <w:p w14:paraId="523005E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&lt;input type="text" name="</w:t>
      </w:r>
      <w:proofErr w:type="spellStart"/>
      <w:r w:rsidRPr="008D1D1E">
        <w:rPr>
          <w:lang w:val="en-US"/>
        </w:rPr>
        <w:t>busqueda</w:t>
      </w:r>
      <w:proofErr w:type="spellEnd"/>
      <w:r w:rsidRPr="008D1D1E">
        <w:rPr>
          <w:lang w:val="en-US"/>
        </w:rPr>
        <w:t>"</w:t>
      </w:r>
    </w:p>
    <w:p w14:paraId="176053C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class="form-control"</w:t>
      </w:r>
    </w:p>
    <w:p w14:paraId="657BBF3B" w14:textId="77777777" w:rsidR="008D1D1E" w:rsidRPr="000062B9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value="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esc($_GET['</w:t>
      </w:r>
      <w:proofErr w:type="spellStart"/>
      <w:r w:rsidRPr="008D1D1E">
        <w:rPr>
          <w:lang w:val="en-US"/>
        </w:rPr>
        <w:t>busqueda</w:t>
      </w:r>
      <w:proofErr w:type="spellEnd"/>
      <w:r w:rsidRPr="008D1D1E">
        <w:rPr>
          <w:lang w:val="en-US"/>
        </w:rPr>
        <w:t>'</w:t>
      </w:r>
      <w:proofErr w:type="gramStart"/>
      <w:r w:rsidRPr="008D1D1E">
        <w:rPr>
          <w:lang w:val="en-US"/>
        </w:rPr>
        <w:t>] ??</w:t>
      </w:r>
      <w:proofErr w:type="gramEnd"/>
      <w:r w:rsidRPr="008D1D1E">
        <w:rPr>
          <w:lang w:val="en-US"/>
        </w:rPr>
        <w:t xml:space="preserve"> </w:t>
      </w:r>
      <w:r w:rsidRPr="000062B9">
        <w:rPr>
          <w:lang w:val="en-US"/>
        </w:rPr>
        <w:t>'') ?&gt;"</w:t>
      </w:r>
    </w:p>
    <w:p w14:paraId="57641984" w14:textId="77777777" w:rsidR="008D1D1E" w:rsidRPr="008D1D1E" w:rsidRDefault="008D1D1E" w:rsidP="008D1D1E">
      <w:r w:rsidRPr="000062B9">
        <w:rPr>
          <w:lang w:val="en-US"/>
        </w:rPr>
        <w:t>                       </w:t>
      </w:r>
      <w:proofErr w:type="spellStart"/>
      <w:r w:rsidRPr="008D1D1E">
        <w:t>placeholder</w:t>
      </w:r>
      <w:proofErr w:type="spellEnd"/>
      <w:r w:rsidRPr="008D1D1E">
        <w:t>="Buscar por nombre, correo..."&gt;</w:t>
      </w:r>
    </w:p>
    <w:p w14:paraId="3633CA0D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    </w:t>
      </w:r>
      <w:r w:rsidRPr="008D1D1E">
        <w:rPr>
          <w:lang w:val="en-US"/>
        </w:rPr>
        <w:t>&lt;/div&gt;</w:t>
      </w:r>
    </w:p>
    <w:p w14:paraId="7BDB1A2E" w14:textId="77777777" w:rsidR="008D1D1E" w:rsidRPr="008D1D1E" w:rsidRDefault="008D1D1E" w:rsidP="008D1D1E">
      <w:pPr>
        <w:rPr>
          <w:lang w:val="en-US"/>
        </w:rPr>
      </w:pPr>
    </w:p>
    <w:p w14:paraId="1F883F2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class="col-auto"&gt;</w:t>
      </w:r>
    </w:p>
    <w:p w14:paraId="48EBE9D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&lt;button type="submit"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>-primary"&gt;</w:t>
      </w:r>
    </w:p>
    <w:p w14:paraId="1D762D0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fa-search"&gt;&lt;/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Buscar</w:t>
      </w:r>
      <w:proofErr w:type="spellEnd"/>
    </w:p>
    <w:p w14:paraId="59A941A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&lt;/button&gt;</w:t>
      </w:r>
    </w:p>
    <w:p w14:paraId="4D495A2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12151909" w14:textId="77777777" w:rsidR="008D1D1E" w:rsidRPr="008D1D1E" w:rsidRDefault="008D1D1E" w:rsidP="008D1D1E">
      <w:pPr>
        <w:rPr>
          <w:lang w:val="en-US"/>
        </w:rPr>
      </w:pPr>
    </w:p>
    <w:p w14:paraId="4E6E39F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&lt;/form&gt;</w:t>
      </w:r>
    </w:p>
    <w:p w14:paraId="75B1E449" w14:textId="77777777" w:rsidR="008D1D1E" w:rsidRPr="008D1D1E" w:rsidRDefault="008D1D1E" w:rsidP="008D1D1E">
      <w:pPr>
        <w:rPr>
          <w:lang w:val="en-US"/>
        </w:rPr>
      </w:pPr>
    </w:p>
    <w:p w14:paraId="448FA98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&lt;div class="dropdown"&gt;</w:t>
      </w:r>
    </w:p>
    <w:p w14:paraId="56674DD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 xml:space="preserve">            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="#" class="d-flex align-items-center text-dark text-decoration-none dropdown-toggle"</w:t>
      </w:r>
    </w:p>
    <w:p w14:paraId="542170D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data-bs-toggle="dropdown"&gt;</w:t>
      </w:r>
    </w:p>
    <w:p w14:paraId="21F1E19D" w14:textId="77777777" w:rsidR="008D1D1E" w:rsidRPr="008D1D1E" w:rsidRDefault="008D1D1E" w:rsidP="008D1D1E">
      <w:pPr>
        <w:rPr>
          <w:lang w:val="en-US"/>
        </w:rPr>
      </w:pPr>
    </w:p>
    <w:p w14:paraId="5768F5C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&lt;span class="me-2 user-name-</w:t>
      </w:r>
      <w:proofErr w:type="spellStart"/>
      <w:r w:rsidRPr="008D1D1E">
        <w:rPr>
          <w:lang w:val="en-US"/>
        </w:rPr>
        <w:t>topbar</w:t>
      </w:r>
      <w:proofErr w:type="spellEnd"/>
      <w:r w:rsidRPr="008D1D1E">
        <w:rPr>
          <w:lang w:val="en-US"/>
        </w:rPr>
        <w:t>"&gt;</w:t>
      </w:r>
    </w:p>
    <w:p w14:paraId="70AA113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session()-&gt;get('</w:t>
      </w:r>
      <w:proofErr w:type="spellStart"/>
      <w:r w:rsidRPr="008D1D1E">
        <w:rPr>
          <w:lang w:val="en-US"/>
        </w:rPr>
        <w:t>nombre</w:t>
      </w:r>
      <w:proofErr w:type="spellEnd"/>
      <w:r w:rsidRPr="008D1D1E">
        <w:rPr>
          <w:lang w:val="en-US"/>
        </w:rPr>
        <w:t>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4764163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&lt;/span&gt;</w:t>
      </w:r>
    </w:p>
    <w:p w14:paraId="65B634A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fa-user fs-4"&gt;&lt;/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</w:p>
    <w:p w14:paraId="1A0E7BE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&lt;/a&gt;</w:t>
      </w:r>
    </w:p>
    <w:p w14:paraId="38B41E37" w14:textId="77777777" w:rsidR="008D1D1E" w:rsidRPr="008D1D1E" w:rsidRDefault="008D1D1E" w:rsidP="008D1D1E">
      <w:pPr>
        <w:rPr>
          <w:lang w:val="en-US"/>
        </w:rPr>
      </w:pPr>
    </w:p>
    <w:p w14:paraId="70F800E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&lt;ul class="dropdown-menu dropdown-menu-end"&gt;</w:t>
      </w:r>
    </w:p>
    <w:p w14:paraId="75470DA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&lt;li&gt;</w:t>
      </w:r>
    </w:p>
    <w:p w14:paraId="41E3D65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&lt;a class="dropdown-item text-danger"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('/logout')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5CA2F8F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fa-sign-out-alt"&gt;&lt;/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Cerrar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sesión</w:t>
      </w:r>
      <w:proofErr w:type="spellEnd"/>
    </w:p>
    <w:p w14:paraId="7335CD08" w14:textId="77777777" w:rsidR="008D1D1E" w:rsidRPr="008D1D1E" w:rsidRDefault="008D1D1E" w:rsidP="008D1D1E">
      <w:r w:rsidRPr="008D1D1E">
        <w:rPr>
          <w:lang w:val="en-US"/>
        </w:rPr>
        <w:t xml:space="preserve">                    </w:t>
      </w:r>
      <w:r w:rsidRPr="008D1D1E">
        <w:t>&lt;/a&gt;</w:t>
      </w:r>
    </w:p>
    <w:p w14:paraId="720799AC" w14:textId="77777777" w:rsidR="008D1D1E" w:rsidRPr="008D1D1E" w:rsidRDefault="008D1D1E" w:rsidP="008D1D1E">
      <w:r w:rsidRPr="008D1D1E">
        <w:t>                &lt;/</w:t>
      </w:r>
      <w:proofErr w:type="spellStart"/>
      <w:r w:rsidRPr="008D1D1E">
        <w:t>li</w:t>
      </w:r>
      <w:proofErr w:type="spellEnd"/>
      <w:r w:rsidRPr="008D1D1E">
        <w:t>&gt;</w:t>
      </w:r>
    </w:p>
    <w:p w14:paraId="289F5FBC" w14:textId="77777777" w:rsidR="008D1D1E" w:rsidRPr="008D1D1E" w:rsidRDefault="008D1D1E" w:rsidP="008D1D1E">
      <w:r w:rsidRPr="008D1D1E">
        <w:t>            &lt;/</w:t>
      </w:r>
      <w:proofErr w:type="spellStart"/>
      <w:r w:rsidRPr="008D1D1E">
        <w:t>ul</w:t>
      </w:r>
      <w:proofErr w:type="spellEnd"/>
      <w:r w:rsidRPr="008D1D1E">
        <w:t>&gt;</w:t>
      </w:r>
    </w:p>
    <w:p w14:paraId="052879B4" w14:textId="77777777" w:rsidR="008D1D1E" w:rsidRPr="008D1D1E" w:rsidRDefault="008D1D1E" w:rsidP="008D1D1E">
      <w:r w:rsidRPr="008D1D1E">
        <w:t>    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7CD1B006" w14:textId="77777777" w:rsidR="008D1D1E" w:rsidRPr="008D1D1E" w:rsidRDefault="008D1D1E" w:rsidP="008D1D1E"/>
    <w:p w14:paraId="135ADAE1" w14:textId="77777777" w:rsidR="008D1D1E" w:rsidRPr="008D1D1E" w:rsidRDefault="008D1D1E" w:rsidP="008D1D1E">
      <w:r w:rsidRPr="008D1D1E">
        <w:t>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1F8BB797" w14:textId="77777777" w:rsidR="008D1D1E" w:rsidRPr="008D1D1E" w:rsidRDefault="008D1D1E" w:rsidP="008D1D1E"/>
    <w:p w14:paraId="4E0EEB21" w14:textId="77777777" w:rsidR="008D1D1E" w:rsidRPr="008D1D1E" w:rsidRDefault="008D1D1E" w:rsidP="008D1D1E">
      <w:pPr>
        <w:rPr>
          <w:lang w:val="en-US"/>
        </w:rPr>
      </w:pPr>
      <w:r w:rsidRPr="008D1D1E">
        <w:t xml:space="preserve">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TABLA --&gt;</w:t>
      </w:r>
    </w:p>
    <w:p w14:paraId="2D5F319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&lt;div class="card mt-3 p-3"&gt;</w:t>
      </w:r>
    </w:p>
    <w:p w14:paraId="37FD8D0D" w14:textId="77777777" w:rsidR="008D1D1E" w:rsidRPr="008D1D1E" w:rsidRDefault="008D1D1E" w:rsidP="008D1D1E">
      <w:r w:rsidRPr="008D1D1E">
        <w:rPr>
          <w:lang w:val="en-US"/>
        </w:rPr>
        <w:t xml:space="preserve">        </w:t>
      </w:r>
      <w:r w:rsidRPr="008D1D1E">
        <w:t>&lt;h5&gt;Lista de usuarios&lt;/h5&gt;</w:t>
      </w:r>
    </w:p>
    <w:p w14:paraId="1518EB7D" w14:textId="77777777" w:rsidR="008D1D1E" w:rsidRPr="008D1D1E" w:rsidRDefault="008D1D1E" w:rsidP="008D1D1E"/>
    <w:p w14:paraId="780EE3FD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</w:t>
      </w:r>
      <w:r w:rsidRPr="008D1D1E">
        <w:rPr>
          <w:lang w:val="en-US"/>
        </w:rPr>
        <w:t>&lt;table class="table"&gt;</w:t>
      </w:r>
    </w:p>
    <w:p w14:paraId="6E4D48F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        &lt;</w:t>
      </w:r>
      <w:proofErr w:type="spellStart"/>
      <w:r w:rsidRPr="008D1D1E">
        <w:rPr>
          <w:lang w:val="en-US"/>
        </w:rPr>
        <w:t>thead</w:t>
      </w:r>
      <w:proofErr w:type="spellEnd"/>
      <w:r w:rsidRPr="008D1D1E">
        <w:rPr>
          <w:lang w:val="en-US"/>
        </w:rPr>
        <w:t>&gt;</w:t>
      </w:r>
    </w:p>
    <w:p w14:paraId="25F5D0E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&lt;tr&gt;</w:t>
      </w:r>
    </w:p>
    <w:p w14:paraId="625CE4C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&gt;ID&lt;/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 --&gt;</w:t>
      </w:r>
    </w:p>
    <w:p w14:paraId="20C231A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&gt;ID Empresa&lt;/th&gt;</w:t>
      </w:r>
    </w:p>
    <w:p w14:paraId="54F717A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&gt;Nombre&lt;/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</w:p>
    <w:p w14:paraId="2653288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&gt;Puesto&lt;/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</w:p>
    <w:p w14:paraId="5F477C9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correo</w:t>
      </w:r>
      <w:proofErr w:type="spellEnd"/>
      <w:r w:rsidRPr="008D1D1E">
        <w:rPr>
          <w:lang w:val="en-US"/>
        </w:rPr>
        <w:t>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</w:p>
    <w:p w14:paraId="5484999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&gt;Rol&lt;/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</w:p>
    <w:p w14:paraId="7E05B1D6" w14:textId="77777777" w:rsidR="008D1D1E" w:rsidRPr="008D1D1E" w:rsidRDefault="008D1D1E" w:rsidP="008D1D1E">
      <w:r w:rsidRPr="008D1D1E">
        <w:rPr>
          <w:lang w:val="en-US"/>
        </w:rPr>
        <w:t xml:space="preserve">                    </w:t>
      </w:r>
      <w:r w:rsidRPr="008D1D1E">
        <w:t>&lt;</w:t>
      </w:r>
      <w:proofErr w:type="spellStart"/>
      <w:r w:rsidRPr="008D1D1E">
        <w:t>th</w:t>
      </w:r>
      <w:proofErr w:type="spellEnd"/>
      <w:r w:rsidRPr="008D1D1E">
        <w:t xml:space="preserve">&gt;Fecha de </w:t>
      </w:r>
      <w:proofErr w:type="spellStart"/>
      <w:r w:rsidRPr="008D1D1E">
        <w:t>creacion</w:t>
      </w:r>
      <w:proofErr w:type="spellEnd"/>
      <w:r w:rsidRPr="008D1D1E">
        <w:t>&lt;/</w:t>
      </w:r>
      <w:proofErr w:type="spellStart"/>
      <w:r w:rsidRPr="008D1D1E">
        <w:t>th</w:t>
      </w:r>
      <w:proofErr w:type="spellEnd"/>
      <w:r w:rsidRPr="008D1D1E">
        <w:t>&gt;</w:t>
      </w:r>
    </w:p>
    <w:p w14:paraId="3B84597A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            </w:t>
      </w:r>
      <w:r w:rsidRPr="008D1D1E">
        <w:rPr>
          <w:lang w:val="en-US"/>
        </w:rPr>
        <w:t>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Activo</w:t>
      </w:r>
      <w:proofErr w:type="spellEnd"/>
      <w:r w:rsidRPr="008D1D1E">
        <w:rPr>
          <w:lang w:val="en-US"/>
        </w:rPr>
        <w:t>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</w:p>
    <w:p w14:paraId="5F69652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Verificado</w:t>
      </w:r>
      <w:proofErr w:type="spellEnd"/>
      <w:r w:rsidRPr="008D1D1E">
        <w:rPr>
          <w:lang w:val="en-US"/>
        </w:rPr>
        <w:t>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</w:p>
    <w:p w14:paraId="695B509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Opciones</w:t>
      </w:r>
      <w:proofErr w:type="spellEnd"/>
      <w:r w:rsidRPr="008D1D1E">
        <w:rPr>
          <w:lang w:val="en-US"/>
        </w:rPr>
        <w:t>&lt;/</w:t>
      </w:r>
      <w:proofErr w:type="spellStart"/>
      <w:r w:rsidRPr="008D1D1E">
        <w:rPr>
          <w:lang w:val="en-US"/>
        </w:rPr>
        <w:t>th</w:t>
      </w:r>
      <w:proofErr w:type="spellEnd"/>
      <w:r w:rsidRPr="008D1D1E">
        <w:rPr>
          <w:lang w:val="en-US"/>
        </w:rPr>
        <w:t>&gt;</w:t>
      </w:r>
    </w:p>
    <w:p w14:paraId="6F301B4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&lt;/tr&gt;</w:t>
      </w:r>
    </w:p>
    <w:p w14:paraId="239466B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</w:t>
      </w:r>
      <w:proofErr w:type="spellStart"/>
      <w:r w:rsidRPr="008D1D1E">
        <w:rPr>
          <w:lang w:val="en-US"/>
        </w:rPr>
        <w:t>thead</w:t>
      </w:r>
      <w:proofErr w:type="spellEnd"/>
      <w:r w:rsidRPr="008D1D1E">
        <w:rPr>
          <w:lang w:val="en-US"/>
        </w:rPr>
        <w:t>&gt;</w:t>
      </w:r>
    </w:p>
    <w:p w14:paraId="0F362D9D" w14:textId="77777777" w:rsidR="008D1D1E" w:rsidRPr="008D1D1E" w:rsidRDefault="008D1D1E" w:rsidP="008D1D1E">
      <w:pPr>
        <w:rPr>
          <w:lang w:val="en-US"/>
        </w:rPr>
      </w:pPr>
    </w:p>
    <w:p w14:paraId="2C80A86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</w:t>
      </w:r>
      <w:proofErr w:type="spellStart"/>
      <w:r w:rsidRPr="008D1D1E">
        <w:rPr>
          <w:lang w:val="en-US"/>
        </w:rPr>
        <w:t>tbody</w:t>
      </w:r>
      <w:proofErr w:type="spellEnd"/>
      <w:r w:rsidRPr="008D1D1E">
        <w:rPr>
          <w:lang w:val="en-US"/>
        </w:rPr>
        <w:t>&gt;</w:t>
      </w:r>
    </w:p>
    <w:p w14:paraId="5EC9D62E" w14:textId="77777777" w:rsidR="008D1D1E" w:rsidRPr="008D1D1E" w:rsidRDefault="008D1D1E" w:rsidP="008D1D1E">
      <w:pPr>
        <w:rPr>
          <w:lang w:val="en-US"/>
        </w:rPr>
      </w:pPr>
    </w:p>
    <w:p w14:paraId="002A7D3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if </w:t>
      </w:r>
      <w:proofErr w:type="gramStart"/>
      <w:r w:rsidRPr="008D1D1E">
        <w:rPr>
          <w:lang w:val="en-US"/>
        </w:rPr>
        <w:t>(!empty</w:t>
      </w:r>
      <w:proofErr w:type="gramEnd"/>
      <w:r w:rsidRPr="008D1D1E">
        <w:rPr>
          <w:lang w:val="en-US"/>
        </w:rPr>
        <w:t>($</w:t>
      </w:r>
      <w:proofErr w:type="spellStart"/>
      <w:r w:rsidRPr="008D1D1E">
        <w:rPr>
          <w:lang w:val="en-US"/>
        </w:rPr>
        <w:t>usuarios</w:t>
      </w:r>
      <w:proofErr w:type="spellEnd"/>
      <w:r w:rsidRPr="008D1D1E">
        <w:rPr>
          <w:lang w:val="en-US"/>
        </w:rPr>
        <w:t>))</w:t>
      </w:r>
      <w:proofErr w:type="gramStart"/>
      <w:r w:rsidRPr="008D1D1E">
        <w:rPr>
          <w:lang w:val="en-US"/>
        </w:rPr>
        <w:t>: ?</w:t>
      </w:r>
      <w:proofErr w:type="gramEnd"/>
      <w:r w:rsidRPr="008D1D1E">
        <w:rPr>
          <w:lang w:val="en-US"/>
        </w:rPr>
        <w:t>&gt;</w:t>
      </w:r>
    </w:p>
    <w:p w14:paraId="7912DDBA" w14:textId="77777777" w:rsidR="008D1D1E" w:rsidRPr="000062B9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</w:t>
      </w:r>
      <w:r w:rsidRPr="000062B9">
        <w:rPr>
          <w:lang w:val="en-US"/>
        </w:rPr>
        <w:t>&lt;?</w:t>
      </w:r>
      <w:proofErr w:type="spellStart"/>
      <w:r w:rsidRPr="000062B9">
        <w:rPr>
          <w:lang w:val="en-US"/>
        </w:rPr>
        <w:t>php</w:t>
      </w:r>
      <w:proofErr w:type="spellEnd"/>
      <w:r w:rsidRPr="000062B9">
        <w:rPr>
          <w:lang w:val="en-US"/>
        </w:rPr>
        <w:t xml:space="preserve"> foreach ($</w:t>
      </w:r>
      <w:proofErr w:type="spellStart"/>
      <w:r w:rsidRPr="000062B9">
        <w:rPr>
          <w:lang w:val="en-US"/>
        </w:rPr>
        <w:t>usuarios</w:t>
      </w:r>
      <w:proofErr w:type="spellEnd"/>
      <w:r w:rsidRPr="000062B9">
        <w:rPr>
          <w:lang w:val="en-US"/>
        </w:rPr>
        <w:t xml:space="preserve"> as $u)</w:t>
      </w:r>
      <w:proofErr w:type="gramStart"/>
      <w:r w:rsidRPr="000062B9">
        <w:rPr>
          <w:lang w:val="en-US"/>
        </w:rPr>
        <w:t>: ?</w:t>
      </w:r>
      <w:proofErr w:type="gramEnd"/>
      <w:r w:rsidRPr="000062B9">
        <w:rPr>
          <w:lang w:val="en-US"/>
        </w:rPr>
        <w:t>&gt;</w:t>
      </w:r>
    </w:p>
    <w:p w14:paraId="63D12999" w14:textId="77777777" w:rsidR="008D1D1E" w:rsidRPr="000062B9" w:rsidRDefault="008D1D1E" w:rsidP="008D1D1E">
      <w:pPr>
        <w:rPr>
          <w:lang w:val="en-US"/>
        </w:rPr>
      </w:pPr>
    </w:p>
    <w:p w14:paraId="6A35B290" w14:textId="77777777" w:rsidR="008D1D1E" w:rsidRPr="000062B9" w:rsidRDefault="008D1D1E" w:rsidP="008D1D1E">
      <w:pPr>
        <w:rPr>
          <w:lang w:val="en-US"/>
        </w:rPr>
      </w:pPr>
      <w:r w:rsidRPr="000062B9">
        <w:rPr>
          <w:lang w:val="en-US"/>
        </w:rPr>
        <w:t>                      &lt;tr&gt;</w:t>
      </w:r>
    </w:p>
    <w:p w14:paraId="2910324E" w14:textId="77777777" w:rsidR="008D1D1E" w:rsidRPr="008D1D1E" w:rsidRDefault="008D1D1E" w:rsidP="008D1D1E">
      <w:r w:rsidRPr="000062B9">
        <w:rPr>
          <w:lang w:val="en-US"/>
        </w:rPr>
        <w:t>                         </w:t>
      </w:r>
      <w:proofErr w:type="gramStart"/>
      <w:r w:rsidRPr="008D1D1E">
        <w:t>&lt;!--</w:t>
      </w:r>
      <w:proofErr w:type="gramEnd"/>
      <w:r w:rsidRPr="008D1D1E">
        <w:t xml:space="preserve"> &lt;</w:t>
      </w:r>
      <w:proofErr w:type="spellStart"/>
      <w:r w:rsidRPr="008D1D1E">
        <w:t>td</w:t>
      </w:r>
      <w:proofErr w:type="spellEnd"/>
      <w:r w:rsidRPr="008D1D1E">
        <w:t>&gt;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esc</w:t>
      </w:r>
      <w:proofErr w:type="spellEnd"/>
      <w:r w:rsidRPr="008D1D1E">
        <w:t>($u['</w:t>
      </w:r>
      <w:proofErr w:type="spellStart"/>
      <w:r w:rsidRPr="008D1D1E">
        <w:t>id_usuarios</w:t>
      </w:r>
      <w:proofErr w:type="spellEnd"/>
      <w:r w:rsidRPr="008D1D1E">
        <w:t>'])</w:t>
      </w:r>
      <w:proofErr w:type="gramStart"/>
      <w:r w:rsidRPr="008D1D1E">
        <w:t>; ?</w:t>
      </w:r>
      <w:proofErr w:type="gramEnd"/>
      <w:r w:rsidRPr="008D1D1E">
        <w:t>&gt;&lt;/</w:t>
      </w:r>
      <w:proofErr w:type="spellStart"/>
      <w:r w:rsidRPr="008D1D1E">
        <w:t>td</w:t>
      </w:r>
      <w:proofErr w:type="spellEnd"/>
      <w:r w:rsidRPr="008D1D1E">
        <w:t xml:space="preserve">&gt; --&gt; </w:t>
      </w:r>
    </w:p>
    <w:p w14:paraId="6D6694B4" w14:textId="77777777" w:rsidR="008D1D1E" w:rsidRPr="008D1D1E" w:rsidRDefault="008D1D1E" w:rsidP="008D1D1E">
      <w:r w:rsidRPr="008D1D1E">
        <w:t>                         &lt;</w:t>
      </w:r>
      <w:proofErr w:type="spellStart"/>
      <w:r w:rsidRPr="008D1D1E">
        <w:t>td</w:t>
      </w:r>
      <w:proofErr w:type="spellEnd"/>
      <w:r w:rsidRPr="008D1D1E">
        <w:t>&gt;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esc</w:t>
      </w:r>
      <w:proofErr w:type="spellEnd"/>
      <w:r w:rsidRPr="008D1D1E">
        <w:t>($u['</w:t>
      </w:r>
      <w:proofErr w:type="spellStart"/>
      <w:r w:rsidRPr="008D1D1E">
        <w:t>id_empresas</w:t>
      </w:r>
      <w:proofErr w:type="spellEnd"/>
      <w:r w:rsidRPr="008D1D1E">
        <w:t>'])</w:t>
      </w:r>
      <w:proofErr w:type="gramStart"/>
      <w:r w:rsidRPr="008D1D1E">
        <w:t>; ?</w:t>
      </w:r>
      <w:proofErr w:type="gramEnd"/>
      <w:r w:rsidRPr="008D1D1E">
        <w:t>&gt;&lt;/</w:t>
      </w:r>
      <w:proofErr w:type="spellStart"/>
      <w:r w:rsidRPr="008D1D1E">
        <w:t>td</w:t>
      </w:r>
      <w:proofErr w:type="spellEnd"/>
      <w:r w:rsidRPr="008D1D1E">
        <w:t>&gt;</w:t>
      </w:r>
    </w:p>
    <w:p w14:paraId="1363AA57" w14:textId="77777777" w:rsidR="008D1D1E" w:rsidRPr="008D1D1E" w:rsidRDefault="008D1D1E" w:rsidP="008D1D1E">
      <w:r w:rsidRPr="008D1D1E">
        <w:t>                         &lt;</w:t>
      </w:r>
      <w:proofErr w:type="spellStart"/>
      <w:r w:rsidRPr="008D1D1E">
        <w:t>td</w:t>
      </w:r>
      <w:proofErr w:type="spellEnd"/>
      <w:r w:rsidRPr="008D1D1E">
        <w:t>&gt;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esc</w:t>
      </w:r>
      <w:proofErr w:type="spellEnd"/>
      <w:r w:rsidRPr="008D1D1E">
        <w:t>($u['nombre'])</w:t>
      </w:r>
      <w:proofErr w:type="gramStart"/>
      <w:r w:rsidRPr="008D1D1E">
        <w:t>; ?</w:t>
      </w:r>
      <w:proofErr w:type="gramEnd"/>
      <w:r w:rsidRPr="008D1D1E">
        <w:t>&gt;&lt;/</w:t>
      </w:r>
      <w:proofErr w:type="spellStart"/>
      <w:r w:rsidRPr="008D1D1E">
        <w:t>td</w:t>
      </w:r>
      <w:proofErr w:type="spellEnd"/>
      <w:r w:rsidRPr="008D1D1E">
        <w:t>&gt;</w:t>
      </w:r>
    </w:p>
    <w:p w14:paraId="718A8346" w14:textId="77777777" w:rsidR="008D1D1E" w:rsidRPr="008D1D1E" w:rsidRDefault="008D1D1E" w:rsidP="008D1D1E">
      <w:r w:rsidRPr="008D1D1E">
        <w:t>                         &lt;</w:t>
      </w:r>
      <w:proofErr w:type="spellStart"/>
      <w:r w:rsidRPr="008D1D1E">
        <w:t>td</w:t>
      </w:r>
      <w:proofErr w:type="spellEnd"/>
      <w:r w:rsidRPr="008D1D1E">
        <w:t>&gt;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esc</w:t>
      </w:r>
      <w:proofErr w:type="spellEnd"/>
      <w:r w:rsidRPr="008D1D1E">
        <w:t>($u['puesto'])</w:t>
      </w:r>
      <w:proofErr w:type="gramStart"/>
      <w:r w:rsidRPr="008D1D1E">
        <w:t>; ?</w:t>
      </w:r>
      <w:proofErr w:type="gramEnd"/>
      <w:r w:rsidRPr="008D1D1E">
        <w:t>&gt;&lt;/</w:t>
      </w:r>
      <w:proofErr w:type="spellStart"/>
      <w:r w:rsidRPr="008D1D1E">
        <w:t>td</w:t>
      </w:r>
      <w:proofErr w:type="spellEnd"/>
      <w:r w:rsidRPr="008D1D1E">
        <w:t>&gt;</w:t>
      </w:r>
    </w:p>
    <w:p w14:paraId="69DB130E" w14:textId="77777777" w:rsidR="008D1D1E" w:rsidRPr="008D1D1E" w:rsidRDefault="008D1D1E" w:rsidP="008D1D1E">
      <w:r w:rsidRPr="008D1D1E">
        <w:t>                         &lt;</w:t>
      </w:r>
      <w:proofErr w:type="spellStart"/>
      <w:r w:rsidRPr="008D1D1E">
        <w:t>td</w:t>
      </w:r>
      <w:proofErr w:type="spellEnd"/>
      <w:r w:rsidRPr="008D1D1E">
        <w:t>&gt;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esc</w:t>
      </w:r>
      <w:proofErr w:type="spellEnd"/>
      <w:r w:rsidRPr="008D1D1E">
        <w:t>($u['correo'])</w:t>
      </w:r>
      <w:proofErr w:type="gramStart"/>
      <w:r w:rsidRPr="008D1D1E">
        <w:t>; ?</w:t>
      </w:r>
      <w:proofErr w:type="gramEnd"/>
      <w:r w:rsidRPr="008D1D1E">
        <w:t>&gt;&lt;/</w:t>
      </w:r>
      <w:proofErr w:type="spellStart"/>
      <w:r w:rsidRPr="008D1D1E">
        <w:t>td</w:t>
      </w:r>
      <w:proofErr w:type="spellEnd"/>
      <w:r w:rsidRPr="008D1D1E">
        <w:t>&gt;</w:t>
      </w:r>
    </w:p>
    <w:p w14:paraId="1476FF64" w14:textId="77777777" w:rsidR="008D1D1E" w:rsidRPr="008D1D1E" w:rsidRDefault="008D1D1E" w:rsidP="008D1D1E"/>
    <w:p w14:paraId="34306A1C" w14:textId="77777777" w:rsidR="008D1D1E" w:rsidRPr="008D1D1E" w:rsidRDefault="008D1D1E" w:rsidP="008D1D1E">
      <w:r w:rsidRPr="008D1D1E">
        <w:t>                         &lt;</w:t>
      </w:r>
      <w:proofErr w:type="spellStart"/>
      <w:r w:rsidRPr="008D1D1E">
        <w:t>td</w:t>
      </w:r>
      <w:proofErr w:type="spellEnd"/>
      <w:r w:rsidRPr="008D1D1E">
        <w:t>&gt;</w:t>
      </w:r>
    </w:p>
    <w:p w14:paraId="4063724A" w14:textId="77777777" w:rsidR="008D1D1E" w:rsidRPr="008D1D1E" w:rsidRDefault="008D1D1E" w:rsidP="008D1D1E">
      <w:r w:rsidRPr="008D1D1E">
        <w:t xml:space="preserve">                            </w:t>
      </w:r>
      <w:proofErr w:type="gramStart"/>
      <w:r w:rsidRPr="008D1D1E">
        <w:t>&lt;?=</w:t>
      </w:r>
      <w:proofErr w:type="gramEnd"/>
      <w:r w:rsidRPr="008D1D1E">
        <w:t xml:space="preserve"> $u['rol'] == </w:t>
      </w:r>
      <w:proofErr w:type="gramStart"/>
      <w:r w:rsidRPr="008D1D1E">
        <w:t>1 ?</w:t>
      </w:r>
      <w:proofErr w:type="gramEnd"/>
      <w:r w:rsidRPr="008D1D1E">
        <w:t xml:space="preserve"> '</w:t>
      </w:r>
      <w:proofErr w:type="spellStart"/>
      <w:r w:rsidRPr="008D1D1E">
        <w:t>Admin</w:t>
      </w:r>
      <w:proofErr w:type="spellEnd"/>
      <w:proofErr w:type="gramStart"/>
      <w:r w:rsidRPr="008D1D1E">
        <w:t>' :</w:t>
      </w:r>
      <w:proofErr w:type="gramEnd"/>
      <w:r w:rsidRPr="008D1D1E">
        <w:t xml:space="preserve"> 'Usuario'</w:t>
      </w:r>
      <w:proofErr w:type="gramStart"/>
      <w:r w:rsidRPr="008D1D1E">
        <w:t>; ?</w:t>
      </w:r>
      <w:proofErr w:type="gramEnd"/>
      <w:r w:rsidRPr="008D1D1E">
        <w:t>&gt;</w:t>
      </w:r>
    </w:p>
    <w:p w14:paraId="42244A9D" w14:textId="77777777" w:rsidR="008D1D1E" w:rsidRPr="008D1D1E" w:rsidRDefault="008D1D1E" w:rsidP="008D1D1E">
      <w:r w:rsidRPr="008D1D1E">
        <w:t>                         &lt;/</w:t>
      </w:r>
      <w:proofErr w:type="spellStart"/>
      <w:r w:rsidRPr="008D1D1E">
        <w:t>td</w:t>
      </w:r>
      <w:proofErr w:type="spellEnd"/>
      <w:r w:rsidRPr="008D1D1E">
        <w:t>&gt;</w:t>
      </w:r>
    </w:p>
    <w:p w14:paraId="054F38B0" w14:textId="77777777" w:rsidR="008D1D1E" w:rsidRPr="008D1D1E" w:rsidRDefault="008D1D1E" w:rsidP="008D1D1E"/>
    <w:p w14:paraId="4B3E6EA3" w14:textId="77777777" w:rsidR="008D1D1E" w:rsidRPr="008D1D1E" w:rsidRDefault="008D1D1E" w:rsidP="008D1D1E">
      <w:r w:rsidRPr="008D1D1E">
        <w:t>                         &lt;</w:t>
      </w:r>
      <w:proofErr w:type="spellStart"/>
      <w:r w:rsidRPr="008D1D1E">
        <w:t>td</w:t>
      </w:r>
      <w:proofErr w:type="spellEnd"/>
      <w:r w:rsidRPr="008D1D1E">
        <w:t>&gt;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esc</w:t>
      </w:r>
      <w:proofErr w:type="spellEnd"/>
      <w:r w:rsidRPr="008D1D1E">
        <w:t>($u['fecha'])</w:t>
      </w:r>
      <w:proofErr w:type="gramStart"/>
      <w:r w:rsidRPr="008D1D1E">
        <w:t>; ?</w:t>
      </w:r>
      <w:proofErr w:type="gramEnd"/>
      <w:r w:rsidRPr="008D1D1E">
        <w:t>&gt;&lt;/</w:t>
      </w:r>
      <w:proofErr w:type="spellStart"/>
      <w:r w:rsidRPr="008D1D1E">
        <w:t>td</w:t>
      </w:r>
      <w:proofErr w:type="spellEnd"/>
      <w:r w:rsidRPr="008D1D1E">
        <w:t>&gt;</w:t>
      </w:r>
    </w:p>
    <w:p w14:paraId="35272D9F" w14:textId="77777777" w:rsidR="008D1D1E" w:rsidRPr="008D1D1E" w:rsidRDefault="008D1D1E" w:rsidP="008D1D1E"/>
    <w:p w14:paraId="3B0DEE66" w14:textId="77777777" w:rsidR="008D1D1E" w:rsidRPr="008D1D1E" w:rsidRDefault="008D1D1E" w:rsidP="008D1D1E">
      <w:r w:rsidRPr="008D1D1E">
        <w:t>                         &lt;</w:t>
      </w:r>
      <w:proofErr w:type="spellStart"/>
      <w:r w:rsidRPr="008D1D1E">
        <w:t>td</w:t>
      </w:r>
      <w:proofErr w:type="spellEnd"/>
      <w:r w:rsidRPr="008D1D1E">
        <w:t>&gt;</w:t>
      </w:r>
    </w:p>
    <w:p w14:paraId="207F9D64" w14:textId="77777777" w:rsidR="008D1D1E" w:rsidRPr="008D1D1E" w:rsidRDefault="008D1D1E" w:rsidP="008D1D1E">
      <w:r w:rsidRPr="008D1D1E">
        <w:t>                           </w:t>
      </w:r>
      <w:proofErr w:type="gramStart"/>
      <w:r w:rsidRPr="008D1D1E">
        <w:t>&lt;?=</w:t>
      </w:r>
      <w:proofErr w:type="gramEnd"/>
      <w:r w:rsidRPr="008D1D1E">
        <w:t xml:space="preserve"> $u['activo'] == </w:t>
      </w:r>
      <w:proofErr w:type="gramStart"/>
      <w:r w:rsidRPr="008D1D1E">
        <w:t>1 ?</w:t>
      </w:r>
      <w:proofErr w:type="gramEnd"/>
      <w:r w:rsidRPr="008D1D1E">
        <w:t xml:space="preserve"> 'Activo</w:t>
      </w:r>
      <w:proofErr w:type="gramStart"/>
      <w:r w:rsidRPr="008D1D1E">
        <w:t>' :</w:t>
      </w:r>
      <w:proofErr w:type="gramEnd"/>
      <w:r w:rsidRPr="008D1D1E">
        <w:t xml:space="preserve"> 'Inactivo'</w:t>
      </w:r>
      <w:proofErr w:type="gramStart"/>
      <w:r w:rsidRPr="008D1D1E">
        <w:t>; ?</w:t>
      </w:r>
      <w:proofErr w:type="gramEnd"/>
      <w:r w:rsidRPr="008D1D1E">
        <w:t>&gt;</w:t>
      </w:r>
    </w:p>
    <w:p w14:paraId="5AC5D31A" w14:textId="77777777" w:rsidR="008D1D1E" w:rsidRPr="008D1D1E" w:rsidRDefault="008D1D1E" w:rsidP="008D1D1E">
      <w:pPr>
        <w:rPr>
          <w:lang w:val="en-US"/>
        </w:rPr>
      </w:pPr>
      <w:r w:rsidRPr="008D1D1E">
        <w:t>                         </w:t>
      </w:r>
      <w:r w:rsidRPr="008D1D1E">
        <w:rPr>
          <w:lang w:val="en-US"/>
        </w:rPr>
        <w:t>&lt;/td&gt;</w:t>
      </w:r>
    </w:p>
    <w:p w14:paraId="72407B1D" w14:textId="77777777" w:rsidR="008D1D1E" w:rsidRPr="008D1D1E" w:rsidRDefault="008D1D1E" w:rsidP="008D1D1E">
      <w:pPr>
        <w:rPr>
          <w:lang w:val="en-US"/>
        </w:rPr>
      </w:pPr>
    </w:p>
    <w:p w14:paraId="2EBFEC3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&lt;td class="text-center"&gt;</w:t>
      </w:r>
    </w:p>
    <w:p w14:paraId="13D6BECC" w14:textId="77777777" w:rsidR="008D1D1E" w:rsidRPr="008D1D1E" w:rsidRDefault="008D1D1E" w:rsidP="008D1D1E">
      <w:r w:rsidRPr="008D1D1E">
        <w:rPr>
          <w:lang w:val="en-US"/>
        </w:rPr>
        <w:t>                           </w:t>
      </w:r>
      <w:proofErr w:type="gramStart"/>
      <w:r w:rsidRPr="008D1D1E">
        <w:t>&lt;?=</w:t>
      </w:r>
      <w:proofErr w:type="gramEnd"/>
      <w:r w:rsidRPr="008D1D1E">
        <w:t xml:space="preserve"> $u['verificado'] == </w:t>
      </w:r>
      <w:proofErr w:type="gramStart"/>
      <w:r w:rsidRPr="008D1D1E">
        <w:t>1 ?</w:t>
      </w:r>
      <w:proofErr w:type="gramEnd"/>
      <w:r w:rsidRPr="008D1D1E">
        <w:t xml:space="preserve"> 'Sí</w:t>
      </w:r>
      <w:proofErr w:type="gramStart"/>
      <w:r w:rsidRPr="008D1D1E">
        <w:t>' :</w:t>
      </w:r>
      <w:proofErr w:type="gramEnd"/>
      <w:r w:rsidRPr="008D1D1E">
        <w:t xml:space="preserve"> 'No'</w:t>
      </w:r>
      <w:proofErr w:type="gramStart"/>
      <w:r w:rsidRPr="008D1D1E">
        <w:t>; ?</w:t>
      </w:r>
      <w:proofErr w:type="gramEnd"/>
      <w:r w:rsidRPr="008D1D1E">
        <w:t>&gt;</w:t>
      </w:r>
    </w:p>
    <w:p w14:paraId="30625B65" w14:textId="77777777" w:rsidR="008D1D1E" w:rsidRPr="008D1D1E" w:rsidRDefault="008D1D1E" w:rsidP="008D1D1E">
      <w:r w:rsidRPr="008D1D1E">
        <w:t>                         &lt;/</w:t>
      </w:r>
      <w:proofErr w:type="spellStart"/>
      <w:r w:rsidRPr="008D1D1E">
        <w:t>td</w:t>
      </w:r>
      <w:proofErr w:type="spellEnd"/>
      <w:r w:rsidRPr="008D1D1E">
        <w:t>&gt;</w:t>
      </w:r>
    </w:p>
    <w:p w14:paraId="48590FE0" w14:textId="77777777" w:rsidR="008D1D1E" w:rsidRPr="008D1D1E" w:rsidRDefault="008D1D1E" w:rsidP="008D1D1E"/>
    <w:p w14:paraId="1BC2EA94" w14:textId="77777777" w:rsidR="008D1D1E" w:rsidRPr="008D1D1E" w:rsidRDefault="008D1D1E" w:rsidP="008D1D1E">
      <w:pPr>
        <w:rPr>
          <w:lang w:val="en-US"/>
        </w:rPr>
      </w:pPr>
      <w:r w:rsidRPr="008D1D1E">
        <w:t>                         </w:t>
      </w:r>
      <w:r w:rsidRPr="008D1D1E">
        <w:rPr>
          <w:lang w:val="en-US"/>
        </w:rPr>
        <w:t>&lt;td class="text-center"&gt;</w:t>
      </w:r>
    </w:p>
    <w:p w14:paraId="1FAE005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     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('/admin/toggle/</w:t>
      </w:r>
      <w:proofErr w:type="gramStart"/>
      <w:r w:rsidRPr="008D1D1E">
        <w:rPr>
          <w:lang w:val="en-US"/>
        </w:rPr>
        <w:t>'.$</w:t>
      </w:r>
      <w:proofErr w:type="gramEnd"/>
      <w:r w:rsidRPr="008D1D1E">
        <w:rPr>
          <w:lang w:val="en-US"/>
        </w:rPr>
        <w:t>u['</w:t>
      </w:r>
      <w:proofErr w:type="spellStart"/>
      <w:r w:rsidRPr="008D1D1E">
        <w:rPr>
          <w:lang w:val="en-US"/>
        </w:rPr>
        <w:t>id_usuarios</w:t>
      </w:r>
      <w:proofErr w:type="spellEnd"/>
      <w:r w:rsidRPr="008D1D1E">
        <w:rPr>
          <w:lang w:val="en-US"/>
        </w:rPr>
        <w:t>'])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>-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$u['</w:t>
      </w:r>
      <w:proofErr w:type="spellStart"/>
      <w:r w:rsidRPr="008D1D1E">
        <w:rPr>
          <w:lang w:val="en-US"/>
        </w:rPr>
        <w:t>activo</w:t>
      </w:r>
      <w:proofErr w:type="spellEnd"/>
      <w:r w:rsidRPr="008D1D1E">
        <w:rPr>
          <w:lang w:val="en-US"/>
        </w:rPr>
        <w:t xml:space="preserve">'] == </w:t>
      </w:r>
      <w:proofErr w:type="gramStart"/>
      <w:r w:rsidRPr="008D1D1E">
        <w:rPr>
          <w:lang w:val="en-US"/>
        </w:rPr>
        <w:t>1 ?</w:t>
      </w:r>
      <w:proofErr w:type="gramEnd"/>
      <w:r w:rsidRPr="008D1D1E">
        <w:rPr>
          <w:lang w:val="en-US"/>
        </w:rPr>
        <w:t xml:space="preserve"> 'secondary</w:t>
      </w:r>
      <w:proofErr w:type="gramStart"/>
      <w:r w:rsidRPr="008D1D1E">
        <w:rPr>
          <w:lang w:val="en-US"/>
        </w:rPr>
        <w:t>' :</w:t>
      </w:r>
      <w:proofErr w:type="gramEnd"/>
      <w:r w:rsidRPr="008D1D1E">
        <w:rPr>
          <w:lang w:val="en-US"/>
        </w:rPr>
        <w:t xml:space="preserve"> 'success</w:t>
      </w:r>
      <w:proofErr w:type="gramStart"/>
      <w:r w:rsidRPr="008D1D1E">
        <w:rPr>
          <w:lang w:val="en-US"/>
        </w:rPr>
        <w:t>' ?</w:t>
      </w:r>
      <w:proofErr w:type="gram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btn-sm</w:t>
      </w:r>
      <w:proofErr w:type="spellEnd"/>
      <w:r w:rsidRPr="008D1D1E">
        <w:rPr>
          <w:lang w:val="en-US"/>
        </w:rPr>
        <w:t>"&gt;</w:t>
      </w:r>
    </w:p>
    <w:p w14:paraId="714EE10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if ($u['</w:t>
      </w:r>
      <w:proofErr w:type="spellStart"/>
      <w:r w:rsidRPr="008D1D1E">
        <w:rPr>
          <w:lang w:val="en-US"/>
        </w:rPr>
        <w:t>activo</w:t>
      </w:r>
      <w:proofErr w:type="spellEnd"/>
      <w:r w:rsidRPr="008D1D1E">
        <w:rPr>
          <w:lang w:val="en-US"/>
        </w:rPr>
        <w:t>'] == 1)</w:t>
      </w:r>
      <w:proofErr w:type="gramStart"/>
      <w:r w:rsidRPr="008D1D1E">
        <w:rPr>
          <w:lang w:val="en-US"/>
        </w:rPr>
        <w:t>: ?</w:t>
      </w:r>
      <w:proofErr w:type="gramEnd"/>
      <w:r w:rsidRPr="008D1D1E">
        <w:rPr>
          <w:lang w:val="en-US"/>
        </w:rPr>
        <w:t>&gt;</w:t>
      </w:r>
    </w:p>
    <w:p w14:paraId="7A1B3C2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  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fa-user-slash"&gt;&lt;/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</w:p>
    <w:p w14:paraId="01DEAA9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else</w:t>
      </w:r>
      <w:proofErr w:type="gramStart"/>
      <w:r w:rsidRPr="008D1D1E">
        <w:rPr>
          <w:lang w:val="en-US"/>
        </w:rPr>
        <w:t>: ?</w:t>
      </w:r>
      <w:proofErr w:type="gramEnd"/>
      <w:r w:rsidRPr="008D1D1E">
        <w:rPr>
          <w:lang w:val="en-US"/>
        </w:rPr>
        <w:t>&gt;</w:t>
      </w:r>
    </w:p>
    <w:p w14:paraId="5642116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  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fa-user-check"&gt;&lt;/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</w:p>
    <w:p w14:paraId="3FA38ED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endif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00ACA65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&lt;/a&gt;</w:t>
      </w:r>
    </w:p>
    <w:p w14:paraId="7A75A985" w14:textId="77777777" w:rsidR="008D1D1E" w:rsidRPr="008D1D1E" w:rsidRDefault="008D1D1E" w:rsidP="008D1D1E">
      <w:pPr>
        <w:rPr>
          <w:lang w:val="en-US"/>
        </w:rPr>
      </w:pPr>
    </w:p>
    <w:p w14:paraId="0EF55EB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</w:t>
      </w:r>
      <w:proofErr w:type="spellStart"/>
      <w:r w:rsidRPr="008D1D1E">
        <w:rPr>
          <w:lang w:val="en-US"/>
        </w:rPr>
        <w:t>eliminar</w:t>
      </w:r>
      <w:proofErr w:type="spellEnd"/>
      <w:r w:rsidRPr="008D1D1E">
        <w:rPr>
          <w:lang w:val="en-US"/>
        </w:rPr>
        <w:t>/</w:t>
      </w:r>
      <w:proofErr w:type="gramStart"/>
      <w:r w:rsidRPr="008D1D1E">
        <w:rPr>
          <w:lang w:val="en-US"/>
        </w:rPr>
        <w:t>'.$</w:t>
      </w:r>
      <w:proofErr w:type="gramEnd"/>
      <w:r w:rsidRPr="008D1D1E">
        <w:rPr>
          <w:lang w:val="en-US"/>
        </w:rPr>
        <w:t>u['</w:t>
      </w:r>
      <w:proofErr w:type="spellStart"/>
      <w:r w:rsidRPr="008D1D1E">
        <w:rPr>
          <w:lang w:val="en-US"/>
        </w:rPr>
        <w:t>id_usuarios</w:t>
      </w:r>
      <w:proofErr w:type="spellEnd"/>
      <w:r w:rsidRPr="008D1D1E">
        <w:rPr>
          <w:lang w:val="en-US"/>
        </w:rPr>
        <w:t>'])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-danger </w:t>
      </w:r>
      <w:proofErr w:type="spellStart"/>
      <w:r w:rsidRPr="008D1D1E">
        <w:rPr>
          <w:lang w:val="en-US"/>
        </w:rPr>
        <w:t>btn-sm</w:t>
      </w:r>
      <w:proofErr w:type="spellEnd"/>
      <w:r w:rsidRPr="008D1D1E">
        <w:rPr>
          <w:lang w:val="en-US"/>
        </w:rPr>
        <w:t xml:space="preserve">" onclick="return </w:t>
      </w:r>
      <w:proofErr w:type="gramStart"/>
      <w:r w:rsidRPr="008D1D1E">
        <w:rPr>
          <w:lang w:val="en-US"/>
        </w:rPr>
        <w:t>confirm(</w:t>
      </w:r>
      <w:proofErr w:type="gramEnd"/>
      <w:r w:rsidRPr="008D1D1E">
        <w:rPr>
          <w:lang w:val="en-US"/>
        </w:rPr>
        <w:t>'¿</w:t>
      </w:r>
      <w:proofErr w:type="spellStart"/>
      <w:r w:rsidRPr="008D1D1E">
        <w:rPr>
          <w:lang w:val="en-US"/>
        </w:rPr>
        <w:t>Eliminar</w:t>
      </w:r>
      <w:proofErr w:type="spellEnd"/>
      <w:r w:rsidRPr="008D1D1E">
        <w:rPr>
          <w:lang w:val="en-US"/>
        </w:rPr>
        <w:t xml:space="preserve"> usuario?');"&gt;</w:t>
      </w:r>
    </w:p>
    <w:p w14:paraId="763E3F4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        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fa-trash"&gt;&lt;/i&gt;</w:t>
      </w:r>
    </w:p>
    <w:p w14:paraId="4D0D9F1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&lt;/a&gt;--&gt;</w:t>
      </w:r>
    </w:p>
    <w:p w14:paraId="1E9D269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&lt;/td&gt;</w:t>
      </w:r>
    </w:p>
    <w:p w14:paraId="0DDD9A7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&lt;/tr&gt; </w:t>
      </w:r>
    </w:p>
    <w:p w14:paraId="097C7306" w14:textId="77777777" w:rsidR="008D1D1E" w:rsidRPr="008D1D1E" w:rsidRDefault="008D1D1E" w:rsidP="008D1D1E">
      <w:pPr>
        <w:rPr>
          <w:lang w:val="en-US"/>
        </w:rPr>
      </w:pPr>
    </w:p>
    <w:p w14:paraId="065556D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endforeach</w:t>
      </w:r>
      <w:proofErr w:type="spellEnd"/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12F14FA6" w14:textId="77777777" w:rsidR="008D1D1E" w:rsidRPr="000062B9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</w:t>
      </w:r>
      <w:r w:rsidRPr="000062B9">
        <w:rPr>
          <w:lang w:val="en-US"/>
        </w:rPr>
        <w:t>&lt;?</w:t>
      </w:r>
      <w:proofErr w:type="spellStart"/>
      <w:r w:rsidRPr="000062B9">
        <w:rPr>
          <w:lang w:val="en-US"/>
        </w:rPr>
        <w:t>php</w:t>
      </w:r>
      <w:proofErr w:type="spellEnd"/>
      <w:r w:rsidRPr="000062B9">
        <w:rPr>
          <w:lang w:val="en-US"/>
        </w:rPr>
        <w:t xml:space="preserve"> else</w:t>
      </w:r>
      <w:proofErr w:type="gramStart"/>
      <w:r w:rsidRPr="000062B9">
        <w:rPr>
          <w:lang w:val="en-US"/>
        </w:rPr>
        <w:t>: ?</w:t>
      </w:r>
      <w:proofErr w:type="gramEnd"/>
      <w:r w:rsidRPr="000062B9">
        <w:rPr>
          <w:lang w:val="en-US"/>
        </w:rPr>
        <w:t>&gt;</w:t>
      </w:r>
    </w:p>
    <w:p w14:paraId="4E89491A" w14:textId="77777777" w:rsidR="008D1D1E" w:rsidRPr="000062B9" w:rsidRDefault="008D1D1E" w:rsidP="008D1D1E">
      <w:pPr>
        <w:rPr>
          <w:lang w:val="en-US"/>
        </w:rPr>
      </w:pPr>
      <w:r w:rsidRPr="000062B9">
        <w:rPr>
          <w:lang w:val="en-US"/>
        </w:rPr>
        <w:t>                 &lt;tr&gt;</w:t>
      </w:r>
    </w:p>
    <w:p w14:paraId="03C65453" w14:textId="77777777" w:rsidR="008D1D1E" w:rsidRPr="008D1D1E" w:rsidRDefault="008D1D1E" w:rsidP="008D1D1E">
      <w:r w:rsidRPr="000062B9">
        <w:rPr>
          <w:lang w:val="en-US"/>
        </w:rPr>
        <w:t xml:space="preserve">                    </w:t>
      </w:r>
      <w:r w:rsidRPr="008D1D1E">
        <w:t>&lt;</w:t>
      </w:r>
      <w:proofErr w:type="spellStart"/>
      <w:r w:rsidRPr="008D1D1E">
        <w:t>td</w:t>
      </w:r>
      <w:proofErr w:type="spellEnd"/>
      <w:r w:rsidRPr="008D1D1E">
        <w:t xml:space="preserve"> </w:t>
      </w:r>
      <w:proofErr w:type="spellStart"/>
      <w:r w:rsidRPr="008D1D1E">
        <w:t>colspan</w:t>
      </w:r>
      <w:proofErr w:type="spellEnd"/>
      <w:r w:rsidRPr="008D1D1E">
        <w:t>="10"&gt;No hay usuarios&lt;/</w:t>
      </w:r>
      <w:proofErr w:type="spellStart"/>
      <w:r w:rsidRPr="008D1D1E">
        <w:t>td</w:t>
      </w:r>
      <w:proofErr w:type="spellEnd"/>
      <w:r w:rsidRPr="008D1D1E">
        <w:t>&gt;</w:t>
      </w:r>
    </w:p>
    <w:p w14:paraId="6A9D9A83" w14:textId="77777777" w:rsidR="008D1D1E" w:rsidRPr="008D1D1E" w:rsidRDefault="008D1D1E" w:rsidP="008D1D1E">
      <w:pPr>
        <w:rPr>
          <w:lang w:val="en-US"/>
        </w:rPr>
      </w:pPr>
      <w:r w:rsidRPr="008D1D1E">
        <w:t>                 </w:t>
      </w:r>
      <w:r w:rsidRPr="008D1D1E">
        <w:rPr>
          <w:lang w:val="en-US"/>
        </w:rPr>
        <w:t>&lt;/tr&gt;</w:t>
      </w:r>
    </w:p>
    <w:p w14:paraId="3B3D93C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&lt;?</w:t>
      </w:r>
      <w:proofErr w:type="spellStart"/>
      <w:r w:rsidRPr="008D1D1E">
        <w:rPr>
          <w:lang w:val="en-US"/>
        </w:rPr>
        <w:t>php</w:t>
      </w:r>
      <w:proofErr w:type="spellEnd"/>
      <w:r w:rsidRPr="008D1D1E">
        <w:rPr>
          <w:lang w:val="en-US"/>
        </w:rPr>
        <w:t xml:space="preserve"> endif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445BA46B" w14:textId="77777777" w:rsidR="008D1D1E" w:rsidRPr="008D1D1E" w:rsidRDefault="008D1D1E" w:rsidP="008D1D1E">
      <w:pPr>
        <w:rPr>
          <w:lang w:val="en-US"/>
        </w:rPr>
      </w:pPr>
    </w:p>
    <w:p w14:paraId="0ABF764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</w:t>
      </w:r>
      <w:proofErr w:type="spellStart"/>
      <w:r w:rsidRPr="008D1D1E">
        <w:rPr>
          <w:lang w:val="en-US"/>
        </w:rPr>
        <w:t>tbody</w:t>
      </w:r>
      <w:proofErr w:type="spellEnd"/>
      <w:r w:rsidRPr="008D1D1E">
        <w:rPr>
          <w:lang w:val="en-US"/>
        </w:rPr>
        <w:t>&gt;</w:t>
      </w:r>
    </w:p>
    <w:p w14:paraId="6E28B690" w14:textId="77777777" w:rsidR="008D1D1E" w:rsidRPr="008D1D1E" w:rsidRDefault="008D1D1E" w:rsidP="008D1D1E">
      <w:pPr>
        <w:rPr>
          <w:lang w:val="en-US"/>
        </w:rPr>
      </w:pPr>
    </w:p>
    <w:p w14:paraId="2AF0A46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&lt;/table&gt;</w:t>
      </w:r>
    </w:p>
    <w:p w14:paraId="6CE0DC03" w14:textId="77777777" w:rsidR="008D1D1E" w:rsidRPr="008D1D1E" w:rsidRDefault="008D1D1E" w:rsidP="008D1D1E">
      <w:r w:rsidRPr="008D1D1E">
        <w:rPr>
          <w:lang w:val="en-US"/>
        </w:rPr>
        <w:t xml:space="preserve">    </w:t>
      </w:r>
      <w:r w:rsidRPr="008D1D1E">
        <w:t>&lt;/</w:t>
      </w:r>
      <w:proofErr w:type="spellStart"/>
      <w:r w:rsidRPr="008D1D1E">
        <w:t>div</w:t>
      </w:r>
      <w:proofErr w:type="spellEnd"/>
      <w:r w:rsidRPr="008D1D1E">
        <w:t>&gt;</w:t>
      </w:r>
    </w:p>
    <w:p w14:paraId="096546F2" w14:textId="77777777" w:rsidR="008D1D1E" w:rsidRPr="008D1D1E" w:rsidRDefault="008D1D1E" w:rsidP="008D1D1E"/>
    <w:p w14:paraId="0D5F5C1A" w14:textId="77777777" w:rsidR="008D1D1E" w:rsidRPr="008D1D1E" w:rsidRDefault="008D1D1E" w:rsidP="008D1D1E">
      <w:r w:rsidRPr="008D1D1E">
        <w:t>&lt;/</w:t>
      </w:r>
      <w:proofErr w:type="spellStart"/>
      <w:r w:rsidRPr="008D1D1E">
        <w:t>div</w:t>
      </w:r>
      <w:proofErr w:type="spellEnd"/>
      <w:r w:rsidRPr="008D1D1E">
        <w:t>&gt;</w:t>
      </w:r>
    </w:p>
    <w:p w14:paraId="1E5D0F0A" w14:textId="77777777" w:rsidR="008D1D1E" w:rsidRPr="008D1D1E" w:rsidRDefault="008D1D1E" w:rsidP="008D1D1E">
      <w:proofErr w:type="gramStart"/>
      <w:r w:rsidRPr="008D1D1E">
        <w:t>&lt;!--</w:t>
      </w:r>
      <w:proofErr w:type="gramEnd"/>
      <w:r w:rsidRPr="008D1D1E">
        <w:t xml:space="preserve"> MODAL PARA AGREGAR NUEVO USUARIO--&gt; </w:t>
      </w:r>
    </w:p>
    <w:p w14:paraId="7316B1F2" w14:textId="77777777" w:rsidR="008D1D1E" w:rsidRPr="008D1D1E" w:rsidRDefault="008D1D1E" w:rsidP="008D1D1E">
      <w:pPr>
        <w:rPr>
          <w:lang w:val="en-US"/>
        </w:rPr>
      </w:pP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&lt;div class="modal fade" id="</w:t>
      </w:r>
      <w:proofErr w:type="spellStart"/>
      <w:r w:rsidRPr="008D1D1E">
        <w:rPr>
          <w:lang w:val="en-US"/>
        </w:rPr>
        <w:t>modalAgregarUsuario</w:t>
      </w:r>
      <w:proofErr w:type="spellEnd"/>
      <w:r w:rsidRPr="008D1D1E">
        <w:rPr>
          <w:lang w:val="en-US"/>
        </w:rPr>
        <w:t xml:space="preserve">" </w:t>
      </w:r>
      <w:proofErr w:type="spellStart"/>
      <w:r w:rsidRPr="008D1D1E">
        <w:rPr>
          <w:lang w:val="en-US"/>
        </w:rPr>
        <w:t>tabindex</w:t>
      </w:r>
      <w:proofErr w:type="spellEnd"/>
      <w:r w:rsidRPr="008D1D1E">
        <w:rPr>
          <w:lang w:val="en-US"/>
        </w:rPr>
        <w:t>="-1" data-bs-backdrop="static"&gt;</w:t>
      </w:r>
    </w:p>
    <w:p w14:paraId="48B57D6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&lt;div class="modal-dialog modal-lg"&gt;</w:t>
      </w:r>
    </w:p>
    <w:p w14:paraId="7598FF9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&lt;div class="modal-content"&gt;</w:t>
      </w:r>
    </w:p>
    <w:p w14:paraId="0991DA3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&lt;div class="modal-header 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>-primary text-white"&gt;</w:t>
      </w:r>
    </w:p>
    <w:p w14:paraId="3B6C1C0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&lt;h5 class="modal-title"&gt;</w:t>
      </w:r>
    </w:p>
    <w:p w14:paraId="3D7B57E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fa-user-plus"&gt;&lt;/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Agregar</w:t>
      </w:r>
      <w:proofErr w:type="spellEnd"/>
      <w:r w:rsidRPr="008D1D1E">
        <w:rPr>
          <w:lang w:val="en-US"/>
        </w:rPr>
        <w:t xml:space="preserve"> Nuevo </w:t>
      </w:r>
      <w:proofErr w:type="spellStart"/>
      <w:r w:rsidRPr="008D1D1E">
        <w:rPr>
          <w:lang w:val="en-US"/>
        </w:rPr>
        <w:t>Usuario</w:t>
      </w:r>
      <w:proofErr w:type="spellEnd"/>
    </w:p>
    <w:p w14:paraId="3FE76D2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            &lt;/h5&gt;</w:t>
      </w:r>
    </w:p>
    <w:p w14:paraId="2C53CBF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&lt;button type="button"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-close 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>-close-white" data-bs-dismiss="modal"&gt;&lt;/button&gt;</w:t>
      </w:r>
    </w:p>
    <w:p w14:paraId="25C45ED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7976C94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&lt;form id="</w:t>
      </w:r>
      <w:proofErr w:type="spellStart"/>
      <w:r w:rsidRPr="008D1D1E">
        <w:rPr>
          <w:lang w:val="en-US"/>
        </w:rPr>
        <w:t>formAgregarUsuario</w:t>
      </w:r>
      <w:proofErr w:type="spellEnd"/>
      <w:r w:rsidRPr="008D1D1E">
        <w:rPr>
          <w:lang w:val="en-US"/>
        </w:rPr>
        <w:t>" method="post" action="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</w:t>
      </w:r>
      <w:proofErr w:type="spellStart"/>
      <w:r w:rsidRPr="008D1D1E">
        <w:rPr>
          <w:lang w:val="en-US"/>
        </w:rPr>
        <w:t>agregar</w:t>
      </w:r>
      <w:proofErr w:type="spellEnd"/>
      <w:r w:rsidRPr="008D1D1E">
        <w:rPr>
          <w:lang w:val="en-US"/>
        </w:rPr>
        <w:t>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5D146F9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class="modal-body"&gt;</w:t>
      </w:r>
    </w:p>
    <w:p w14:paraId="740A337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&lt;div class="row"&gt;</w:t>
      </w:r>
    </w:p>
    <w:p w14:paraId="466487B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&lt;div class="col-md-6 mb-3"&gt;</w:t>
      </w:r>
    </w:p>
    <w:p w14:paraId="19B72F2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</w:t>
      </w:r>
    </w:p>
    <w:p w14:paraId="2398C37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&lt;div class="col-md-6 mb-3"&gt;</w:t>
      </w:r>
    </w:p>
    <w:p w14:paraId="368E521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    &lt;label class="form-label"&gt;Correo </w:t>
      </w:r>
      <w:proofErr w:type="spellStart"/>
      <w:r w:rsidRPr="008D1D1E">
        <w:rPr>
          <w:lang w:val="en-US"/>
        </w:rPr>
        <w:t>electrónico</w:t>
      </w:r>
      <w:proofErr w:type="spellEnd"/>
      <w:r w:rsidRPr="008D1D1E">
        <w:rPr>
          <w:lang w:val="en-US"/>
        </w:rPr>
        <w:t xml:space="preserve"> *&lt;/label&gt;</w:t>
      </w:r>
    </w:p>
    <w:p w14:paraId="0CF105B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&lt;input type="email" class="form-control" name="</w:t>
      </w:r>
      <w:proofErr w:type="spellStart"/>
      <w:r w:rsidRPr="008D1D1E">
        <w:rPr>
          <w:lang w:val="en-US"/>
        </w:rPr>
        <w:t>correo</w:t>
      </w:r>
      <w:proofErr w:type="spellEnd"/>
      <w:r w:rsidRPr="008D1D1E">
        <w:rPr>
          <w:lang w:val="en-US"/>
        </w:rPr>
        <w:t xml:space="preserve">" required </w:t>
      </w:r>
    </w:p>
    <w:p w14:paraId="1576106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      placeholder="ejemplo@empresa.com"&gt;</w:t>
      </w:r>
    </w:p>
    <w:p w14:paraId="6D5F489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&lt;/div&gt;</w:t>
      </w:r>
    </w:p>
    <w:p w14:paraId="7B7052D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</w:t>
      </w:r>
    </w:p>
    <w:p w14:paraId="1F26224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</w:t>
      </w:r>
    </w:p>
    <w:p w14:paraId="14FDA52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class="modal-footer"&gt;</w:t>
      </w:r>
    </w:p>
    <w:p w14:paraId="61B4CAB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&lt;button type="button"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btn-secondary" data-bs-dismiss="modal"&gt;</w:t>
      </w:r>
    </w:p>
    <w:p w14:paraId="6FD0AAC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fa-times"&gt;&lt;/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Cancelar</w:t>
      </w:r>
      <w:proofErr w:type="spellEnd"/>
    </w:p>
    <w:p w14:paraId="3333D91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&lt;/button&gt;</w:t>
      </w:r>
    </w:p>
    <w:p w14:paraId="671C816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&lt;button type="submit"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btn-primary" id="</w:t>
      </w:r>
      <w:proofErr w:type="spellStart"/>
      <w:r w:rsidRPr="008D1D1E">
        <w:rPr>
          <w:lang w:val="en-US"/>
        </w:rPr>
        <w:t>btnGuardar</w:t>
      </w:r>
      <w:proofErr w:type="spellEnd"/>
      <w:r w:rsidRPr="008D1D1E">
        <w:rPr>
          <w:lang w:val="en-US"/>
        </w:rPr>
        <w:t>"&gt;</w:t>
      </w:r>
    </w:p>
    <w:p w14:paraId="4B9D26C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fa-save"&gt;&lt;/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Guardar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Usuario</w:t>
      </w:r>
      <w:proofErr w:type="spellEnd"/>
    </w:p>
    <w:p w14:paraId="66E5A2B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&lt;/button&gt;</w:t>
      </w:r>
    </w:p>
    <w:p w14:paraId="12A135E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&lt;/div&gt;</w:t>
      </w:r>
    </w:p>
    <w:p w14:paraId="4D9EBC4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&lt;/form&gt;</w:t>
      </w:r>
    </w:p>
    <w:p w14:paraId="5DAAFC2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&lt;/div&gt;</w:t>
      </w:r>
    </w:p>
    <w:p w14:paraId="0398AC7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&lt;/div&gt;</w:t>
      </w:r>
    </w:p>
    <w:p w14:paraId="131CA5C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&lt;/div&gt; --&gt;</w:t>
      </w:r>
    </w:p>
    <w:p w14:paraId="4D106948" w14:textId="77777777" w:rsidR="008D1D1E" w:rsidRPr="008D1D1E" w:rsidRDefault="008D1D1E" w:rsidP="008D1D1E">
      <w:pPr>
        <w:rPr>
          <w:lang w:val="en-US"/>
        </w:rPr>
      </w:pPr>
    </w:p>
    <w:p w14:paraId="09A3CC8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&lt;div class="modal fade" id="</w:t>
      </w:r>
      <w:proofErr w:type="spellStart"/>
      <w:r w:rsidRPr="008D1D1E">
        <w:rPr>
          <w:lang w:val="en-US"/>
        </w:rPr>
        <w:t>modalAgregarUsuario</w:t>
      </w:r>
      <w:proofErr w:type="spellEnd"/>
      <w:r w:rsidRPr="008D1D1E">
        <w:rPr>
          <w:lang w:val="en-US"/>
        </w:rPr>
        <w:t xml:space="preserve">" </w:t>
      </w:r>
      <w:proofErr w:type="spellStart"/>
      <w:r w:rsidRPr="008D1D1E">
        <w:rPr>
          <w:lang w:val="en-US"/>
        </w:rPr>
        <w:t>tabindex</w:t>
      </w:r>
      <w:proofErr w:type="spellEnd"/>
      <w:r w:rsidRPr="008D1D1E">
        <w:rPr>
          <w:lang w:val="en-US"/>
        </w:rPr>
        <w:t>="-1" data-bs-backdrop="static"&gt;</w:t>
      </w:r>
    </w:p>
    <w:p w14:paraId="6BE9CA3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&lt;div class="modal-dialog modal-dialog-centered"&gt; &lt;div class="modal-content shadow-lg border-0"&gt; &lt;div class="modal-header 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>-primary text-white"&gt;</w:t>
      </w:r>
    </w:p>
    <w:p w14:paraId="030010F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&lt;h5 class="modal-title"&gt;</w:t>
      </w:r>
    </w:p>
    <w:p w14:paraId="34971A1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fa-user-plus me-2"&gt;&lt;/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Agregar</w:t>
      </w:r>
      <w:proofErr w:type="spellEnd"/>
      <w:r w:rsidRPr="008D1D1E">
        <w:rPr>
          <w:lang w:val="en-US"/>
        </w:rPr>
        <w:t xml:space="preserve"> Nuevo </w:t>
      </w:r>
      <w:proofErr w:type="spellStart"/>
      <w:r w:rsidRPr="008D1D1E">
        <w:rPr>
          <w:lang w:val="en-US"/>
        </w:rPr>
        <w:t>Usuario</w:t>
      </w:r>
      <w:proofErr w:type="spellEnd"/>
    </w:p>
    <w:p w14:paraId="23D18A3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&lt;/h5&gt;</w:t>
      </w:r>
    </w:p>
    <w:p w14:paraId="38B0ACA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&lt;button type="button"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-close 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>-close-white" data-bs-dismiss="modal"&gt;&lt;/button&gt;</w:t>
      </w:r>
    </w:p>
    <w:p w14:paraId="6CDD98B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0C38172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&lt;form id="</w:t>
      </w:r>
      <w:proofErr w:type="spellStart"/>
      <w:r w:rsidRPr="008D1D1E">
        <w:rPr>
          <w:lang w:val="en-US"/>
        </w:rPr>
        <w:t>formAgregarUsuario</w:t>
      </w:r>
      <w:proofErr w:type="spellEnd"/>
      <w:r w:rsidRPr="008D1D1E">
        <w:rPr>
          <w:lang w:val="en-US"/>
        </w:rPr>
        <w:t>" method="post" action="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</w:t>
      </w:r>
      <w:proofErr w:type="spellStart"/>
      <w:r w:rsidRPr="008D1D1E">
        <w:rPr>
          <w:lang w:val="en-US"/>
        </w:rPr>
        <w:t>agregar</w:t>
      </w:r>
      <w:proofErr w:type="spellEnd"/>
      <w:r w:rsidRPr="008D1D1E">
        <w:rPr>
          <w:lang w:val="en-US"/>
        </w:rPr>
        <w:t>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5EDCB3B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class="modal-body p-4"&gt;</w:t>
      </w:r>
    </w:p>
    <w:p w14:paraId="53E6718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&lt;div class="mb-3"&gt;</w:t>
      </w:r>
    </w:p>
    <w:p w14:paraId="4A9F2FC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&lt;label class="form-label </w:t>
      </w:r>
      <w:proofErr w:type="spellStart"/>
      <w:r w:rsidRPr="008D1D1E">
        <w:rPr>
          <w:lang w:val="en-US"/>
        </w:rPr>
        <w:t>fw</w:t>
      </w:r>
      <w:proofErr w:type="spellEnd"/>
      <w:r w:rsidRPr="008D1D1E">
        <w:rPr>
          <w:lang w:val="en-US"/>
        </w:rPr>
        <w:t xml:space="preserve">-bold"&gt;Correo </w:t>
      </w:r>
      <w:proofErr w:type="spellStart"/>
      <w:r w:rsidRPr="008D1D1E">
        <w:rPr>
          <w:lang w:val="en-US"/>
        </w:rPr>
        <w:t>electrónico</w:t>
      </w:r>
      <w:proofErr w:type="spellEnd"/>
      <w:r w:rsidRPr="008D1D1E">
        <w:rPr>
          <w:lang w:val="en-US"/>
        </w:rPr>
        <w:t xml:space="preserve"> *&lt;/label&gt;</w:t>
      </w:r>
    </w:p>
    <w:p w14:paraId="57F89AF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&lt;div class="input-group"&gt;</w:t>
      </w:r>
    </w:p>
    <w:p w14:paraId="775CEB7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    &lt;span class="input-group-text 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>-light"&gt;&lt;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fa-envelope text-muted"&gt;&lt;/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&gt;&lt;/span&gt;</w:t>
      </w:r>
    </w:p>
    <w:p w14:paraId="42C2EF6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&lt;input type="email" class="form-control" name="</w:t>
      </w:r>
      <w:proofErr w:type="spellStart"/>
      <w:r w:rsidRPr="008D1D1E">
        <w:rPr>
          <w:lang w:val="en-US"/>
        </w:rPr>
        <w:t>correo</w:t>
      </w:r>
      <w:proofErr w:type="spellEnd"/>
      <w:r w:rsidRPr="008D1D1E">
        <w:rPr>
          <w:lang w:val="en-US"/>
        </w:rPr>
        <w:t xml:space="preserve">" required </w:t>
      </w:r>
    </w:p>
    <w:p w14:paraId="4B66357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           placeholder="ejemplo@empresa.com"&gt;</w:t>
      </w:r>
    </w:p>
    <w:p w14:paraId="2B1E6FF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&lt;/div&gt;</w:t>
      </w:r>
    </w:p>
    <w:p w14:paraId="49BA7774" w14:textId="77777777" w:rsidR="008D1D1E" w:rsidRPr="008D1D1E" w:rsidRDefault="008D1D1E" w:rsidP="008D1D1E">
      <w:r w:rsidRPr="008D1D1E">
        <w:rPr>
          <w:lang w:val="en-US"/>
        </w:rPr>
        <w:t xml:space="preserve">                        </w:t>
      </w:r>
      <w:r w:rsidRPr="008D1D1E">
        <w:t>&lt;</w:t>
      </w:r>
      <w:proofErr w:type="spellStart"/>
      <w:r w:rsidRPr="008D1D1E">
        <w:t>div</w:t>
      </w:r>
      <w:proofErr w:type="spellEnd"/>
      <w:r w:rsidRPr="008D1D1E">
        <w:t xml:space="preserve"> </w:t>
      </w:r>
      <w:proofErr w:type="spellStart"/>
      <w:r w:rsidRPr="008D1D1E">
        <w:t>class</w:t>
      </w:r>
      <w:proofErr w:type="spellEnd"/>
      <w:r w:rsidRPr="008D1D1E">
        <w:t>="</w:t>
      </w:r>
      <w:proofErr w:type="spellStart"/>
      <w:r w:rsidRPr="008D1D1E">
        <w:t>form-text</w:t>
      </w:r>
      <w:proofErr w:type="spellEnd"/>
      <w:r w:rsidRPr="008D1D1E">
        <w:t xml:space="preserve">"&gt;Se enviará una invitación a este </w:t>
      </w:r>
      <w:proofErr w:type="gramStart"/>
      <w:r w:rsidRPr="008D1D1E">
        <w:t>correo.&lt;</w:t>
      </w:r>
      <w:proofErr w:type="gramEnd"/>
      <w:r w:rsidRPr="008D1D1E">
        <w:t>/</w:t>
      </w:r>
      <w:proofErr w:type="spellStart"/>
      <w:r w:rsidRPr="008D1D1E">
        <w:t>div</w:t>
      </w:r>
      <w:proofErr w:type="spellEnd"/>
      <w:r w:rsidRPr="008D1D1E">
        <w:t>&gt;</w:t>
      </w:r>
    </w:p>
    <w:p w14:paraId="1185685F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            </w:t>
      </w:r>
      <w:r w:rsidRPr="008D1D1E">
        <w:rPr>
          <w:lang w:val="en-US"/>
        </w:rPr>
        <w:t>&lt;/div&gt;</w:t>
      </w:r>
    </w:p>
    <w:p w14:paraId="4601C61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&lt;/div&gt;</w:t>
      </w:r>
    </w:p>
    <w:p w14:paraId="4D189E4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&lt;div class="modal-footer border-0 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>-light"&gt;</w:t>
      </w:r>
    </w:p>
    <w:p w14:paraId="447C8EF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                &lt;button type="button"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btn-secondary px-4" data-bs-dismiss="modal"&gt;</w:t>
      </w:r>
    </w:p>
    <w:p w14:paraId="798561A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fa-times me-2"&gt;&lt;/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Cancelar</w:t>
      </w:r>
      <w:proofErr w:type="spellEnd"/>
    </w:p>
    <w:p w14:paraId="0D0078A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&lt;/button&gt;</w:t>
      </w:r>
    </w:p>
    <w:p w14:paraId="662038B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&lt;button type="submit" class="</w:t>
      </w:r>
      <w:proofErr w:type="spellStart"/>
      <w:r w:rsidRPr="008D1D1E">
        <w:rPr>
          <w:lang w:val="en-US"/>
        </w:rPr>
        <w:t>btn</w:t>
      </w:r>
      <w:proofErr w:type="spellEnd"/>
      <w:r w:rsidRPr="008D1D1E">
        <w:rPr>
          <w:lang w:val="en-US"/>
        </w:rPr>
        <w:t xml:space="preserve"> btn-primary px-4" id="</w:t>
      </w:r>
      <w:proofErr w:type="spellStart"/>
      <w:r w:rsidRPr="008D1D1E">
        <w:rPr>
          <w:lang w:val="en-US"/>
        </w:rPr>
        <w:t>btnGuardar</w:t>
      </w:r>
      <w:proofErr w:type="spellEnd"/>
      <w:r w:rsidRPr="008D1D1E">
        <w:rPr>
          <w:lang w:val="en-US"/>
        </w:rPr>
        <w:t>"&gt;</w:t>
      </w:r>
    </w:p>
    <w:p w14:paraId="7D2C8CD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fa-save me-2"&gt;&lt;/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Guardar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Usuario</w:t>
      </w:r>
      <w:proofErr w:type="spellEnd"/>
    </w:p>
    <w:p w14:paraId="3124BF98" w14:textId="77777777" w:rsidR="008D1D1E" w:rsidRPr="000062B9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</w:t>
      </w:r>
      <w:r w:rsidRPr="000062B9">
        <w:rPr>
          <w:lang w:val="en-US"/>
        </w:rPr>
        <w:t>&lt;/button&gt;</w:t>
      </w:r>
    </w:p>
    <w:p w14:paraId="69D704CE" w14:textId="77777777" w:rsidR="008D1D1E" w:rsidRPr="000062B9" w:rsidRDefault="008D1D1E" w:rsidP="008D1D1E">
      <w:pPr>
        <w:rPr>
          <w:lang w:val="en-US"/>
        </w:rPr>
      </w:pPr>
      <w:r w:rsidRPr="000062B9">
        <w:rPr>
          <w:lang w:val="en-US"/>
        </w:rPr>
        <w:t>                &lt;/div&gt;</w:t>
      </w:r>
    </w:p>
    <w:p w14:paraId="78E043D3" w14:textId="77777777" w:rsidR="008D1D1E" w:rsidRPr="000062B9" w:rsidRDefault="008D1D1E" w:rsidP="008D1D1E">
      <w:pPr>
        <w:rPr>
          <w:lang w:val="en-US"/>
        </w:rPr>
      </w:pPr>
      <w:r w:rsidRPr="000062B9">
        <w:rPr>
          <w:lang w:val="en-US"/>
        </w:rPr>
        <w:t>            &lt;/form&gt;</w:t>
      </w:r>
    </w:p>
    <w:p w14:paraId="4E96F28F" w14:textId="77777777" w:rsidR="008D1D1E" w:rsidRPr="000062B9" w:rsidRDefault="008D1D1E" w:rsidP="008D1D1E">
      <w:pPr>
        <w:rPr>
          <w:lang w:val="en-US"/>
        </w:rPr>
      </w:pPr>
      <w:r w:rsidRPr="000062B9">
        <w:rPr>
          <w:lang w:val="en-US"/>
        </w:rPr>
        <w:t>        &lt;/div&gt;</w:t>
      </w:r>
    </w:p>
    <w:p w14:paraId="0FE42A00" w14:textId="77777777" w:rsidR="008D1D1E" w:rsidRPr="000062B9" w:rsidRDefault="008D1D1E" w:rsidP="008D1D1E">
      <w:pPr>
        <w:rPr>
          <w:lang w:val="en-US"/>
        </w:rPr>
      </w:pPr>
      <w:r w:rsidRPr="000062B9">
        <w:rPr>
          <w:lang w:val="en-US"/>
        </w:rPr>
        <w:t>    &lt;/div&gt;</w:t>
      </w:r>
    </w:p>
    <w:p w14:paraId="3F2BF181" w14:textId="77777777" w:rsidR="008D1D1E" w:rsidRPr="008D1D1E" w:rsidRDefault="008D1D1E" w:rsidP="008D1D1E">
      <w:r w:rsidRPr="008D1D1E">
        <w:t>&lt;/</w:t>
      </w:r>
      <w:proofErr w:type="spellStart"/>
      <w:r w:rsidRPr="008D1D1E">
        <w:t>div</w:t>
      </w:r>
      <w:proofErr w:type="spellEnd"/>
      <w:r w:rsidRPr="008D1D1E">
        <w:t>&gt;</w:t>
      </w:r>
    </w:p>
    <w:p w14:paraId="13DCC1D9" w14:textId="77777777" w:rsidR="008D1D1E" w:rsidRPr="008D1D1E" w:rsidRDefault="008D1D1E" w:rsidP="008D1D1E">
      <w:proofErr w:type="gramStart"/>
      <w:r w:rsidRPr="008D1D1E">
        <w:t>&lt;!--</w:t>
      </w:r>
      <w:proofErr w:type="gramEnd"/>
      <w:r w:rsidRPr="008D1D1E">
        <w:t xml:space="preserve"> Script para validar y enviar el formulario --&gt;</w:t>
      </w:r>
    </w:p>
    <w:p w14:paraId="17056F7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&lt;script src="https://cdn.jsdelivr.net/npm/bootstrap@5.3.0/dist/js/bootstrap.bundle.min.js"&gt;&lt;/script&gt;</w:t>
      </w:r>
    </w:p>
    <w:p w14:paraId="4691BC3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&lt;script </w:t>
      </w:r>
      <w:proofErr w:type="spellStart"/>
      <w:r w:rsidRPr="008D1D1E">
        <w:rPr>
          <w:lang w:val="en-US"/>
        </w:rPr>
        <w:t>src</w:t>
      </w:r>
      <w:proofErr w:type="spellEnd"/>
      <w:r w:rsidRPr="008D1D1E">
        <w:rPr>
          <w:lang w:val="en-US"/>
        </w:rPr>
        <w:t>="https://code.jquery.com/jquery-3.6.0.min.js"&gt;&lt;/script&gt;</w:t>
      </w:r>
    </w:p>
    <w:p w14:paraId="5FEF36BE" w14:textId="77777777" w:rsidR="008D1D1E" w:rsidRPr="008D1D1E" w:rsidRDefault="008D1D1E" w:rsidP="008D1D1E">
      <w:pPr>
        <w:rPr>
          <w:lang w:val="en-US"/>
        </w:rPr>
      </w:pPr>
    </w:p>
    <w:p w14:paraId="7713F4E8" w14:textId="77777777" w:rsidR="008D1D1E" w:rsidRPr="008D1D1E" w:rsidRDefault="008D1D1E" w:rsidP="008D1D1E">
      <w:r w:rsidRPr="008D1D1E">
        <w:t>&lt;script&gt;</w:t>
      </w:r>
    </w:p>
    <w:p w14:paraId="53A758F9" w14:textId="77777777" w:rsidR="008D1D1E" w:rsidRPr="008D1D1E" w:rsidRDefault="008D1D1E" w:rsidP="008D1D1E">
      <w:r w:rsidRPr="008D1D1E">
        <w:t>$(</w:t>
      </w:r>
      <w:proofErr w:type="spellStart"/>
      <w:r w:rsidRPr="008D1D1E">
        <w:t>document</w:t>
      </w:r>
      <w:proofErr w:type="spellEnd"/>
      <w:proofErr w:type="gramStart"/>
      <w:r w:rsidRPr="008D1D1E">
        <w:t>).</w:t>
      </w:r>
      <w:proofErr w:type="spellStart"/>
      <w:r w:rsidRPr="008D1D1E">
        <w:t>ready</w:t>
      </w:r>
      <w:proofErr w:type="spellEnd"/>
      <w:proofErr w:type="gramEnd"/>
      <w:r w:rsidRPr="008D1D1E">
        <w:t>(</w:t>
      </w:r>
      <w:proofErr w:type="spellStart"/>
      <w:proofErr w:type="gramStart"/>
      <w:r w:rsidRPr="008D1D1E">
        <w:t>function</w:t>
      </w:r>
      <w:proofErr w:type="spellEnd"/>
      <w:r w:rsidRPr="008D1D1E">
        <w:t>(</w:t>
      </w:r>
      <w:proofErr w:type="gramEnd"/>
      <w:r w:rsidRPr="008D1D1E">
        <w:t>) {</w:t>
      </w:r>
    </w:p>
    <w:p w14:paraId="560D297D" w14:textId="77777777" w:rsidR="008D1D1E" w:rsidRPr="008D1D1E" w:rsidRDefault="008D1D1E" w:rsidP="008D1D1E">
      <w:r w:rsidRPr="008D1D1E">
        <w:t xml:space="preserve">    </w:t>
      </w:r>
    </w:p>
    <w:p w14:paraId="51FD82DD" w14:textId="77777777" w:rsidR="008D1D1E" w:rsidRPr="008D1D1E" w:rsidRDefault="008D1D1E" w:rsidP="008D1D1E">
      <w:r w:rsidRPr="008D1D1E">
        <w:t>    // Limpiar formulario cuando se cierra el modal</w:t>
      </w:r>
    </w:p>
    <w:p w14:paraId="05924C0E" w14:textId="77777777" w:rsidR="008D1D1E" w:rsidRPr="008D1D1E" w:rsidRDefault="008D1D1E" w:rsidP="008D1D1E">
      <w:pPr>
        <w:rPr>
          <w:lang w:val="en-US"/>
        </w:rPr>
      </w:pPr>
      <w:r w:rsidRPr="008D1D1E">
        <w:t xml:space="preserve">    </w:t>
      </w:r>
      <w:r w:rsidRPr="008D1D1E">
        <w:rPr>
          <w:lang w:val="en-US"/>
        </w:rPr>
        <w:t>$('#</w:t>
      </w:r>
      <w:proofErr w:type="spellStart"/>
      <w:r w:rsidRPr="008D1D1E">
        <w:rPr>
          <w:lang w:val="en-US"/>
        </w:rPr>
        <w:t>modalAgregarUsuario</w:t>
      </w:r>
      <w:proofErr w:type="spellEnd"/>
      <w:r w:rsidRPr="008D1D1E">
        <w:rPr>
          <w:lang w:val="en-US"/>
        </w:rPr>
        <w:t>'</w:t>
      </w:r>
      <w:proofErr w:type="gramStart"/>
      <w:r w:rsidRPr="008D1D1E">
        <w:rPr>
          <w:lang w:val="en-US"/>
        </w:rPr>
        <w:t>).on</w:t>
      </w:r>
      <w:proofErr w:type="gramEnd"/>
      <w:r w:rsidRPr="008D1D1E">
        <w:rPr>
          <w:lang w:val="en-US"/>
        </w:rPr>
        <w:t>('</w:t>
      </w:r>
      <w:proofErr w:type="spellStart"/>
      <w:proofErr w:type="gramStart"/>
      <w:r w:rsidRPr="008D1D1E">
        <w:rPr>
          <w:lang w:val="en-US"/>
        </w:rPr>
        <w:t>hidden.bs.modal</w:t>
      </w:r>
      <w:proofErr w:type="spellEnd"/>
      <w:proofErr w:type="gramEnd"/>
      <w:r w:rsidRPr="008D1D1E">
        <w:rPr>
          <w:lang w:val="en-US"/>
        </w:rPr>
        <w:t xml:space="preserve">', </w:t>
      </w:r>
      <w:proofErr w:type="gramStart"/>
      <w:r w:rsidRPr="008D1D1E">
        <w:rPr>
          <w:lang w:val="en-US"/>
        </w:rPr>
        <w:t>function(</w:t>
      </w:r>
      <w:proofErr w:type="gramEnd"/>
      <w:r w:rsidRPr="008D1D1E">
        <w:rPr>
          <w:lang w:val="en-US"/>
        </w:rPr>
        <w:t>) {</w:t>
      </w:r>
    </w:p>
    <w:p w14:paraId="587C5A8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$('#</w:t>
      </w:r>
      <w:proofErr w:type="spellStart"/>
      <w:r w:rsidRPr="008D1D1E">
        <w:rPr>
          <w:lang w:val="en-US"/>
        </w:rPr>
        <w:t>formAgregarUsuario</w:t>
      </w:r>
      <w:proofErr w:type="spellEnd"/>
      <w:proofErr w:type="gramStart"/>
      <w:r w:rsidRPr="008D1D1E">
        <w:rPr>
          <w:lang w:val="en-US"/>
        </w:rPr>
        <w:t>')[</w:t>
      </w:r>
      <w:proofErr w:type="gramEnd"/>
      <w:r w:rsidRPr="008D1D1E">
        <w:rPr>
          <w:lang w:val="en-US"/>
        </w:rPr>
        <w:t>0</w:t>
      </w:r>
      <w:proofErr w:type="gramStart"/>
      <w:r w:rsidRPr="008D1D1E">
        <w:rPr>
          <w:lang w:val="en-US"/>
        </w:rPr>
        <w:t>].reset</w:t>
      </w:r>
      <w:proofErr w:type="gramEnd"/>
      <w:r w:rsidRPr="008D1D1E">
        <w:rPr>
          <w:lang w:val="en-US"/>
        </w:rPr>
        <w:t>();</w:t>
      </w:r>
    </w:p>
    <w:p w14:paraId="35AAA62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$('#</w:t>
      </w:r>
      <w:proofErr w:type="spellStart"/>
      <w:r w:rsidRPr="008D1D1E">
        <w:rPr>
          <w:lang w:val="en-US"/>
        </w:rPr>
        <w:t>btnGuardar</w:t>
      </w:r>
      <w:proofErr w:type="spellEnd"/>
      <w:r w:rsidRPr="008D1D1E">
        <w:rPr>
          <w:lang w:val="en-US"/>
        </w:rPr>
        <w:t>').</w:t>
      </w:r>
      <w:proofErr w:type="gramStart"/>
      <w:r w:rsidRPr="008D1D1E">
        <w:rPr>
          <w:lang w:val="en-US"/>
        </w:rPr>
        <w:t>html(</w:t>
      </w:r>
      <w:proofErr w:type="gramEnd"/>
      <w:r w:rsidRPr="008D1D1E">
        <w:rPr>
          <w:lang w:val="en-US"/>
        </w:rPr>
        <w:t>'&lt;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fa-save"&gt;&lt;/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Guardar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Usuario</w:t>
      </w:r>
      <w:proofErr w:type="spellEnd"/>
      <w:r w:rsidRPr="008D1D1E">
        <w:rPr>
          <w:lang w:val="en-US"/>
        </w:rPr>
        <w:t>');</w:t>
      </w:r>
    </w:p>
    <w:p w14:paraId="6EB59C6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$('#</w:t>
      </w:r>
      <w:proofErr w:type="spellStart"/>
      <w:r w:rsidRPr="008D1D1E">
        <w:rPr>
          <w:lang w:val="en-US"/>
        </w:rPr>
        <w:t>btnGuardar</w:t>
      </w:r>
      <w:proofErr w:type="spellEnd"/>
      <w:r w:rsidRPr="008D1D1E">
        <w:rPr>
          <w:lang w:val="en-US"/>
        </w:rPr>
        <w:t>'</w:t>
      </w:r>
      <w:proofErr w:type="gramStart"/>
      <w:r w:rsidRPr="008D1D1E">
        <w:rPr>
          <w:lang w:val="en-US"/>
        </w:rPr>
        <w:t>).prop</w:t>
      </w:r>
      <w:proofErr w:type="gramEnd"/>
      <w:r w:rsidRPr="008D1D1E">
        <w:rPr>
          <w:lang w:val="en-US"/>
        </w:rPr>
        <w:t>('disabled', false);</w:t>
      </w:r>
    </w:p>
    <w:p w14:paraId="483D307F" w14:textId="77777777" w:rsidR="008D1D1E" w:rsidRPr="000062B9" w:rsidRDefault="008D1D1E" w:rsidP="008D1D1E">
      <w:r w:rsidRPr="008D1D1E">
        <w:rPr>
          <w:lang w:val="en-US"/>
        </w:rPr>
        <w:t xml:space="preserve">    </w:t>
      </w:r>
      <w:r w:rsidRPr="000062B9">
        <w:t>});</w:t>
      </w:r>
    </w:p>
    <w:p w14:paraId="6E7A4A55" w14:textId="77777777" w:rsidR="008D1D1E" w:rsidRPr="000062B9" w:rsidRDefault="008D1D1E" w:rsidP="008D1D1E">
      <w:r w:rsidRPr="000062B9">
        <w:t>});</w:t>
      </w:r>
    </w:p>
    <w:p w14:paraId="648282AE" w14:textId="77777777" w:rsidR="008D1D1E" w:rsidRPr="000062B9" w:rsidRDefault="008D1D1E" w:rsidP="008D1D1E">
      <w:r w:rsidRPr="000062B9">
        <w:lastRenderedPageBreak/>
        <w:t>&lt;/script&gt;</w:t>
      </w:r>
    </w:p>
    <w:p w14:paraId="7DDC4B50" w14:textId="77777777" w:rsidR="008D1D1E" w:rsidRPr="000062B9" w:rsidRDefault="008D1D1E" w:rsidP="008D1D1E">
      <w:r w:rsidRPr="000062B9">
        <w:t>&lt;script&gt;</w:t>
      </w:r>
    </w:p>
    <w:p w14:paraId="074230CE" w14:textId="77777777" w:rsidR="008D1D1E" w:rsidRPr="000062B9" w:rsidRDefault="008D1D1E" w:rsidP="008D1D1E">
      <w:r w:rsidRPr="000062B9">
        <w:t>$(</w:t>
      </w:r>
      <w:proofErr w:type="spellStart"/>
      <w:r w:rsidRPr="000062B9">
        <w:t>document</w:t>
      </w:r>
      <w:proofErr w:type="spellEnd"/>
      <w:proofErr w:type="gramStart"/>
      <w:r w:rsidRPr="000062B9">
        <w:t>).</w:t>
      </w:r>
      <w:proofErr w:type="spellStart"/>
      <w:r w:rsidRPr="000062B9">
        <w:t>ready</w:t>
      </w:r>
      <w:proofErr w:type="spellEnd"/>
      <w:proofErr w:type="gramEnd"/>
      <w:r w:rsidRPr="000062B9">
        <w:t>(</w:t>
      </w:r>
      <w:proofErr w:type="spellStart"/>
      <w:proofErr w:type="gramStart"/>
      <w:r w:rsidRPr="000062B9">
        <w:t>function</w:t>
      </w:r>
      <w:proofErr w:type="spellEnd"/>
      <w:r w:rsidRPr="000062B9">
        <w:t>(</w:t>
      </w:r>
      <w:proofErr w:type="gramEnd"/>
      <w:r w:rsidRPr="000062B9">
        <w:t>) {</w:t>
      </w:r>
    </w:p>
    <w:p w14:paraId="11570251" w14:textId="77777777" w:rsidR="008D1D1E" w:rsidRPr="000062B9" w:rsidRDefault="008D1D1E" w:rsidP="008D1D1E"/>
    <w:p w14:paraId="520088BC" w14:textId="77777777" w:rsidR="008D1D1E" w:rsidRPr="008D1D1E" w:rsidRDefault="008D1D1E" w:rsidP="008D1D1E">
      <w:r w:rsidRPr="000062B9">
        <w:t xml:space="preserve">    </w:t>
      </w:r>
      <w:r w:rsidRPr="008D1D1E">
        <w:t xml:space="preserve">// Cuando cambie cualquier </w:t>
      </w:r>
      <w:proofErr w:type="spellStart"/>
      <w:r w:rsidRPr="008D1D1E">
        <w:t>checkbox</w:t>
      </w:r>
      <w:proofErr w:type="spellEnd"/>
      <w:r w:rsidRPr="008D1D1E">
        <w:t xml:space="preserve"> de activo</w:t>
      </w:r>
    </w:p>
    <w:p w14:paraId="798A6DAF" w14:textId="77777777" w:rsidR="008D1D1E" w:rsidRPr="008D1D1E" w:rsidRDefault="008D1D1E" w:rsidP="008D1D1E">
      <w:pPr>
        <w:rPr>
          <w:lang w:val="en-US"/>
        </w:rPr>
      </w:pPr>
      <w:r w:rsidRPr="008D1D1E">
        <w:t xml:space="preserve">    </w:t>
      </w:r>
      <w:r w:rsidRPr="008D1D1E">
        <w:rPr>
          <w:lang w:val="en-US"/>
        </w:rPr>
        <w:t>$('input[name="</w:t>
      </w:r>
      <w:proofErr w:type="spellStart"/>
      <w:proofErr w:type="gramStart"/>
      <w:r w:rsidRPr="008D1D1E">
        <w:rPr>
          <w:lang w:val="en-US"/>
        </w:rPr>
        <w:t>activo</w:t>
      </w:r>
      <w:proofErr w:type="spellEnd"/>
      <w:r w:rsidRPr="008D1D1E">
        <w:rPr>
          <w:lang w:val="en-US"/>
        </w:rPr>
        <w:t>[</w:t>
      </w:r>
      <w:proofErr w:type="gramEnd"/>
      <w:r w:rsidRPr="008D1D1E">
        <w:rPr>
          <w:lang w:val="en-US"/>
        </w:rPr>
        <w:t>]"]'</w:t>
      </w:r>
      <w:proofErr w:type="gramStart"/>
      <w:r w:rsidRPr="008D1D1E">
        <w:rPr>
          <w:lang w:val="en-US"/>
        </w:rPr>
        <w:t>).on</w:t>
      </w:r>
      <w:proofErr w:type="gramEnd"/>
      <w:r w:rsidRPr="008D1D1E">
        <w:rPr>
          <w:lang w:val="en-US"/>
        </w:rPr>
        <w:t xml:space="preserve">('change', </w:t>
      </w:r>
      <w:proofErr w:type="gramStart"/>
      <w:r w:rsidRPr="008D1D1E">
        <w:rPr>
          <w:lang w:val="en-US"/>
        </w:rPr>
        <w:t>function(</w:t>
      </w:r>
      <w:proofErr w:type="gramEnd"/>
      <w:r w:rsidRPr="008D1D1E">
        <w:rPr>
          <w:lang w:val="en-US"/>
        </w:rPr>
        <w:t>) {</w:t>
      </w:r>
    </w:p>
    <w:p w14:paraId="4E9EC72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$(this</w:t>
      </w:r>
      <w:proofErr w:type="gramStart"/>
      <w:r w:rsidRPr="008D1D1E">
        <w:rPr>
          <w:lang w:val="en-US"/>
        </w:rPr>
        <w:t>).closest</w:t>
      </w:r>
      <w:proofErr w:type="gramEnd"/>
      <w:r w:rsidRPr="008D1D1E">
        <w:rPr>
          <w:lang w:val="en-US"/>
        </w:rPr>
        <w:t>('form'</w:t>
      </w:r>
      <w:proofErr w:type="gramStart"/>
      <w:r w:rsidRPr="008D1D1E">
        <w:rPr>
          <w:lang w:val="en-US"/>
        </w:rPr>
        <w:t>).submit</w:t>
      </w:r>
      <w:proofErr w:type="gramEnd"/>
      <w:r w:rsidRPr="008D1D1E">
        <w:rPr>
          <w:lang w:val="en-US"/>
        </w:rPr>
        <w:t>();</w:t>
      </w:r>
    </w:p>
    <w:p w14:paraId="3C4B620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});</w:t>
      </w:r>
    </w:p>
    <w:p w14:paraId="32FBD911" w14:textId="77777777" w:rsidR="008D1D1E" w:rsidRPr="008D1D1E" w:rsidRDefault="008D1D1E" w:rsidP="008D1D1E">
      <w:pPr>
        <w:rPr>
          <w:lang w:val="en-US"/>
        </w:rPr>
      </w:pPr>
    </w:p>
    <w:p w14:paraId="02C3421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});</w:t>
      </w:r>
    </w:p>
    <w:p w14:paraId="17CA0DF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&lt;/script&gt;</w:t>
      </w:r>
    </w:p>
    <w:p w14:paraId="3D86B8B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&lt;/body&gt;</w:t>
      </w:r>
    </w:p>
    <w:p w14:paraId="746A0CB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&lt;/html&gt;</w:t>
      </w:r>
    </w:p>
    <w:p w14:paraId="2377A5F3" w14:textId="77777777" w:rsidR="008D1D1E" w:rsidRPr="008D1D1E" w:rsidRDefault="008D1D1E" w:rsidP="008D1D1E">
      <w:pPr>
        <w:rPr>
          <w:lang w:val="en-US"/>
        </w:rPr>
      </w:pPr>
    </w:p>
    <w:p w14:paraId="36ECBC26" w14:textId="77777777" w:rsidR="008D1D1E" w:rsidRPr="000062B9" w:rsidRDefault="008D1D1E" w:rsidP="008D1D1E">
      <w:pPr>
        <w:rPr>
          <w:lang w:val="en-US"/>
        </w:rPr>
      </w:pPr>
    </w:p>
    <w:p w14:paraId="042F5E3E" w14:textId="7EC41FF3" w:rsidR="00CD0A54" w:rsidRPr="000062B9" w:rsidRDefault="00CD0A54" w:rsidP="00CD0A54">
      <w:pPr>
        <w:pStyle w:val="Ttulo5"/>
        <w:rPr>
          <w:lang w:val="en-US"/>
        </w:rPr>
      </w:pPr>
      <w:r w:rsidRPr="000062B9">
        <w:rPr>
          <w:lang w:val="en-US"/>
        </w:rPr>
        <w:t>2.1.10.1.2</w:t>
      </w:r>
      <w:r w:rsidR="001C716A" w:rsidRPr="000062B9">
        <w:rPr>
          <w:lang w:val="en-US"/>
        </w:rPr>
        <w:t xml:space="preserve"> </w:t>
      </w:r>
      <w:proofErr w:type="spellStart"/>
      <w:r w:rsidR="001C716A" w:rsidRPr="000062B9">
        <w:rPr>
          <w:lang w:val="en-US"/>
        </w:rPr>
        <w:t>dashboard.php</w:t>
      </w:r>
      <w:proofErr w:type="spellEnd"/>
    </w:p>
    <w:p w14:paraId="6E2069A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&lt;!DOCTYPE html&gt;</w:t>
      </w:r>
    </w:p>
    <w:p w14:paraId="6C8156F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&lt;html lang="</w:t>
      </w:r>
      <w:proofErr w:type="spellStart"/>
      <w:r w:rsidRPr="008D1D1E">
        <w:rPr>
          <w:lang w:val="en-US"/>
        </w:rPr>
        <w:t>en</w:t>
      </w:r>
      <w:proofErr w:type="spellEnd"/>
      <w:r w:rsidRPr="008D1D1E">
        <w:rPr>
          <w:lang w:val="en-US"/>
        </w:rPr>
        <w:t>"&gt;</w:t>
      </w:r>
    </w:p>
    <w:p w14:paraId="38F36B4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&lt;head&gt;</w:t>
      </w:r>
    </w:p>
    <w:p w14:paraId="6D663E6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&lt;meta charset="UTF-8"&gt;</w:t>
      </w:r>
    </w:p>
    <w:p w14:paraId="0674F28D" w14:textId="77777777" w:rsidR="008D1D1E" w:rsidRPr="000062B9" w:rsidRDefault="008D1D1E" w:rsidP="008D1D1E">
      <w:r w:rsidRPr="008D1D1E">
        <w:rPr>
          <w:lang w:val="en-US"/>
        </w:rPr>
        <w:t xml:space="preserve">    </w:t>
      </w:r>
      <w:r w:rsidRPr="000062B9">
        <w:t>&lt;</w:t>
      </w:r>
      <w:proofErr w:type="spellStart"/>
      <w:r w:rsidRPr="000062B9">
        <w:t>title</w:t>
      </w:r>
      <w:proofErr w:type="spellEnd"/>
      <w:r w:rsidRPr="000062B9">
        <w:t>&gt;Servicio de Certificados&lt;/</w:t>
      </w:r>
      <w:proofErr w:type="spellStart"/>
      <w:r w:rsidRPr="000062B9">
        <w:t>title</w:t>
      </w:r>
      <w:proofErr w:type="spellEnd"/>
      <w:r w:rsidRPr="000062B9">
        <w:t>&gt;</w:t>
      </w:r>
    </w:p>
    <w:p w14:paraId="4F89CBE3" w14:textId="77777777" w:rsidR="008D1D1E" w:rsidRPr="000062B9" w:rsidRDefault="008D1D1E" w:rsidP="008D1D1E"/>
    <w:p w14:paraId="745F93EF" w14:textId="77777777" w:rsidR="008D1D1E" w:rsidRPr="008D1D1E" w:rsidRDefault="008D1D1E" w:rsidP="008D1D1E">
      <w:pPr>
        <w:rPr>
          <w:lang w:val="en-US"/>
        </w:rPr>
      </w:pPr>
      <w:r w:rsidRPr="000062B9">
        <w:t xml:space="preserve">    </w:t>
      </w:r>
      <w:r w:rsidRPr="008D1D1E">
        <w:rPr>
          <w:lang w:val="en-US"/>
        </w:rPr>
        <w:t xml:space="preserve">&lt;link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 xml:space="preserve">="icon"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 xml:space="preserve">="&lt;?=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('template/images/logoshort.png')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11BB3B2D" w14:textId="77777777" w:rsidR="008D1D1E" w:rsidRPr="008D1D1E" w:rsidRDefault="008D1D1E" w:rsidP="008D1D1E">
      <w:pPr>
        <w:rPr>
          <w:lang w:val="en-US"/>
        </w:rPr>
      </w:pPr>
    </w:p>
    <w:p w14:paraId="56D9F0D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&lt;link href="https://cdn.jsdelivr.net/npm/bootstrap@5.3.0/dist/css/bootstrap.min.css"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>="stylesheet"&gt;</w:t>
      </w:r>
    </w:p>
    <w:p w14:paraId="01F9F4A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 xml:space="preserve">    &lt;link href="https://cdnjs.cloudflare.com/ajax/libs/font-awesome/6.5.0/css/all.min.css"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>="stylesheet"&gt;</w:t>
      </w:r>
    </w:p>
    <w:p w14:paraId="6D2B5E24" w14:textId="77777777" w:rsidR="008D1D1E" w:rsidRPr="008D1D1E" w:rsidRDefault="008D1D1E" w:rsidP="008D1D1E">
      <w:pPr>
        <w:rPr>
          <w:lang w:val="en-US"/>
        </w:rPr>
      </w:pPr>
    </w:p>
    <w:p w14:paraId="33C7831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&lt;link </w:t>
      </w:r>
      <w:proofErr w:type="spellStart"/>
      <w:r w:rsidRPr="008D1D1E">
        <w:rPr>
          <w:lang w:val="en-US"/>
        </w:rPr>
        <w:t>rel</w:t>
      </w:r>
      <w:proofErr w:type="spellEnd"/>
      <w:r w:rsidRPr="008D1D1E">
        <w:rPr>
          <w:lang w:val="en-US"/>
        </w:rPr>
        <w:t xml:space="preserve">="stylesheet"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</w:t>
      </w:r>
      <w:proofErr w:type="spellStart"/>
      <w:r w:rsidRPr="008D1D1E">
        <w:rPr>
          <w:lang w:val="en-US"/>
        </w:rPr>
        <w:t>css</w:t>
      </w:r>
      <w:proofErr w:type="spellEnd"/>
      <w:r w:rsidRPr="008D1D1E">
        <w:rPr>
          <w:lang w:val="en-US"/>
        </w:rPr>
        <w:t>/maps/dashboard.css')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07FDE00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</w:t>
      </w:r>
    </w:p>
    <w:p w14:paraId="3187527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&lt;style&gt;</w:t>
      </w:r>
    </w:p>
    <w:p w14:paraId="2F74743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</w:p>
    <w:p w14:paraId="219BC7B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</w:t>
      </w:r>
      <w:proofErr w:type="gramStart"/>
      <w:r w:rsidRPr="008D1D1E">
        <w:rPr>
          <w:lang w:val="en-US"/>
        </w:rPr>
        <w:t>.dropdown</w:t>
      </w:r>
      <w:proofErr w:type="gramEnd"/>
      <w:r w:rsidRPr="008D1D1E">
        <w:rPr>
          <w:lang w:val="en-US"/>
        </w:rPr>
        <w:t xml:space="preserve"> {</w:t>
      </w:r>
    </w:p>
    <w:p w14:paraId="7049678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position: absolute;</w:t>
      </w:r>
    </w:p>
    <w:p w14:paraId="4B14D0A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top: 10px;</w:t>
      </w:r>
    </w:p>
    <w:p w14:paraId="7894614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right: 20px;</w:t>
      </w:r>
    </w:p>
    <w:p w14:paraId="6F64510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z-index: 1000;</w:t>
      </w:r>
    </w:p>
    <w:p w14:paraId="768680E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</w:p>
    <w:p w14:paraId="210B9FF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}</w:t>
      </w:r>
    </w:p>
    <w:p w14:paraId="5603B6C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&lt;/style&gt;</w:t>
      </w:r>
    </w:p>
    <w:p w14:paraId="6788663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</w:t>
      </w:r>
    </w:p>
    <w:p w14:paraId="76C5DEA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&lt;/head&gt;</w:t>
      </w:r>
    </w:p>
    <w:p w14:paraId="1FFAF5D3" w14:textId="77777777" w:rsidR="008D1D1E" w:rsidRPr="008D1D1E" w:rsidRDefault="008D1D1E" w:rsidP="008D1D1E">
      <w:pPr>
        <w:rPr>
          <w:lang w:val="en-US"/>
        </w:rPr>
      </w:pPr>
    </w:p>
    <w:p w14:paraId="79B554A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&lt;body&gt;</w:t>
      </w:r>
    </w:p>
    <w:p w14:paraId="3C7C6813" w14:textId="77777777" w:rsidR="008D1D1E" w:rsidRPr="008D1D1E" w:rsidRDefault="008D1D1E" w:rsidP="008D1D1E">
      <w:pPr>
        <w:rPr>
          <w:lang w:val="en-US"/>
        </w:rPr>
      </w:pPr>
    </w:p>
    <w:p w14:paraId="0BB174C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&lt;div class="sidebar"&gt;</w:t>
      </w:r>
    </w:p>
    <w:p w14:paraId="31D8A70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&lt;div class="text-center mt-3 mb-4"&gt;</w:t>
      </w:r>
    </w:p>
    <w:p w14:paraId="5F8D1ACD" w14:textId="77777777" w:rsidR="008D1D1E" w:rsidRPr="008D1D1E" w:rsidRDefault="008D1D1E" w:rsidP="008D1D1E">
      <w:r w:rsidRPr="008D1D1E">
        <w:rPr>
          <w:lang w:val="en-US"/>
        </w:rPr>
        <w:t xml:space="preserve">        </w:t>
      </w:r>
      <w:r w:rsidRPr="008D1D1E">
        <w:t>&lt;</w:t>
      </w:r>
      <w:proofErr w:type="spellStart"/>
      <w:r w:rsidRPr="008D1D1E">
        <w:t>img</w:t>
      </w:r>
      <w:proofErr w:type="spellEnd"/>
      <w:r w:rsidRPr="008D1D1E">
        <w:t xml:space="preserve"> </w:t>
      </w:r>
      <w:proofErr w:type="spellStart"/>
      <w:r w:rsidRPr="008D1D1E">
        <w:t>src</w:t>
      </w:r>
      <w:proofErr w:type="spellEnd"/>
      <w:r w:rsidRPr="008D1D1E">
        <w:t>="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base_url</w:t>
      </w:r>
      <w:proofErr w:type="spellEnd"/>
      <w:r w:rsidRPr="008D1D1E">
        <w:t>('</w:t>
      </w:r>
      <w:proofErr w:type="spellStart"/>
      <w:r w:rsidRPr="008D1D1E">
        <w:t>template</w:t>
      </w:r>
      <w:proofErr w:type="spellEnd"/>
      <w:r w:rsidRPr="008D1D1E">
        <w:t>/</w:t>
      </w:r>
      <w:proofErr w:type="spellStart"/>
      <w:r w:rsidRPr="008D1D1E">
        <w:t>images</w:t>
      </w:r>
      <w:proofErr w:type="spellEnd"/>
      <w:r w:rsidRPr="008D1D1E">
        <w:t>/logo_masmetro.png')</w:t>
      </w:r>
      <w:proofErr w:type="gramStart"/>
      <w:r w:rsidRPr="008D1D1E">
        <w:t>; ?</w:t>
      </w:r>
      <w:proofErr w:type="gramEnd"/>
      <w:r w:rsidRPr="008D1D1E">
        <w:t xml:space="preserve">&gt;" </w:t>
      </w:r>
    </w:p>
    <w:p w14:paraId="434A0117" w14:textId="77777777" w:rsidR="008D1D1E" w:rsidRPr="008D1D1E" w:rsidRDefault="008D1D1E" w:rsidP="008D1D1E">
      <w:pPr>
        <w:rPr>
          <w:lang w:val="en-US"/>
        </w:rPr>
      </w:pPr>
      <w:r w:rsidRPr="008D1D1E">
        <w:t>             </w:t>
      </w:r>
      <w:r w:rsidRPr="008D1D1E">
        <w:rPr>
          <w:lang w:val="en-US"/>
        </w:rPr>
        <w:t xml:space="preserve">class="rounded-circle 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>-white" width="70" height="70"&gt;</w:t>
      </w:r>
    </w:p>
    <w:p w14:paraId="0918A84D" w14:textId="77777777" w:rsidR="008D1D1E" w:rsidRPr="008D1D1E" w:rsidRDefault="008D1D1E" w:rsidP="008D1D1E">
      <w:pPr>
        <w:rPr>
          <w:lang w:val="en-US"/>
        </w:rPr>
      </w:pPr>
    </w:p>
    <w:p w14:paraId="11FD366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&lt;!--  --&gt;</w:t>
      </w:r>
    </w:p>
    <w:p w14:paraId="3A1C587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 xml:space="preserve">        &lt;p class="mt-2 mb-0" style="font-size: 13px; 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cbd5f5;"&gt;</w:t>
      </w:r>
    </w:p>
    <w:p w14:paraId="6C79D724" w14:textId="77777777" w:rsidR="008D1D1E" w:rsidRPr="008D1D1E" w:rsidRDefault="008D1D1E" w:rsidP="008D1D1E">
      <w:r w:rsidRPr="008D1D1E">
        <w:rPr>
          <w:lang w:val="en-US"/>
        </w:rPr>
        <w:t xml:space="preserve">            </w:t>
      </w:r>
      <w:r w:rsidRPr="008D1D1E">
        <w:t xml:space="preserve">Bienvenido a Masmetrología certificados </w:t>
      </w:r>
    </w:p>
    <w:p w14:paraId="193F7618" w14:textId="77777777" w:rsidR="008D1D1E" w:rsidRPr="008D1D1E" w:rsidRDefault="008D1D1E" w:rsidP="008D1D1E">
      <w:r w:rsidRPr="008D1D1E">
        <w:t>            &lt;!--  --&gt;</w:t>
      </w:r>
    </w:p>
    <w:p w14:paraId="32A22D7E" w14:textId="77777777" w:rsidR="008D1D1E" w:rsidRPr="008D1D1E" w:rsidRDefault="008D1D1E" w:rsidP="008D1D1E">
      <w:r w:rsidRPr="008D1D1E">
        <w:t xml:space="preserve">            </w:t>
      </w:r>
      <w:proofErr w:type="gramStart"/>
      <w:r w:rsidRPr="008D1D1E">
        <w:t>&lt;!--</w:t>
      </w:r>
      <w:proofErr w:type="gramEnd"/>
      <w:r w:rsidRPr="008D1D1E">
        <w:t xml:space="preserve"> </w:t>
      </w:r>
      <w:proofErr w:type="gramStart"/>
      <w:r w:rsidRPr="008D1D1E">
        <w:t>&lt;?=</w:t>
      </w:r>
      <w:proofErr w:type="gramEnd"/>
      <w:r w:rsidRPr="008D1D1E">
        <w:t xml:space="preserve"> </w:t>
      </w:r>
      <w:proofErr w:type="spellStart"/>
      <w:r w:rsidRPr="008D1D1E">
        <w:t>session</w:t>
      </w:r>
      <w:proofErr w:type="spellEnd"/>
      <w:r w:rsidRPr="008D1D1E">
        <w:t>()-&gt;</w:t>
      </w:r>
      <w:proofErr w:type="spellStart"/>
      <w:r w:rsidRPr="008D1D1E">
        <w:t>get</w:t>
      </w:r>
      <w:proofErr w:type="spellEnd"/>
      <w:r w:rsidRPr="008D1D1E">
        <w:t>('nombre')</w:t>
      </w:r>
      <w:proofErr w:type="gramStart"/>
      <w:r w:rsidRPr="008D1D1E">
        <w:t>; ?</w:t>
      </w:r>
      <w:proofErr w:type="gramEnd"/>
      <w:r w:rsidRPr="008D1D1E">
        <w:t>&gt; --&gt;</w:t>
      </w:r>
    </w:p>
    <w:p w14:paraId="12B80C26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</w:t>
      </w:r>
      <w:r w:rsidRPr="008D1D1E">
        <w:rPr>
          <w:lang w:val="en-US"/>
        </w:rPr>
        <w:t>&lt;/p&gt;</w:t>
      </w:r>
    </w:p>
    <w:p w14:paraId="39B6CB5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</w:p>
    <w:p w14:paraId="34A2E78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&lt;p style="font-size: 12px; 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cbd5f5;"&gt;</w:t>
      </w:r>
    </w:p>
    <w:p w14:paraId="6897E3C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&lt;/p&gt; --&gt;</w:t>
      </w:r>
    </w:p>
    <w:p w14:paraId="26093D2E" w14:textId="77777777" w:rsidR="008D1D1E" w:rsidRPr="008D1D1E" w:rsidRDefault="008D1D1E" w:rsidP="008D1D1E">
      <w:pPr>
        <w:rPr>
          <w:lang w:val="en-US"/>
        </w:rPr>
      </w:pPr>
    </w:p>
    <w:p w14:paraId="4B7CCDE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&lt;strong style="font-size:14px;"&gt;</w:t>
      </w:r>
    </w:p>
    <w:p w14:paraId="0DF4CA2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session()-&gt;get('</w:t>
      </w:r>
      <w:proofErr w:type="spellStart"/>
      <w:r w:rsidRPr="008D1D1E">
        <w:rPr>
          <w:lang w:val="en-US"/>
        </w:rPr>
        <w:t>nombre</w:t>
      </w:r>
      <w:proofErr w:type="spellEnd"/>
      <w:r w:rsidRPr="008D1D1E">
        <w:rPr>
          <w:lang w:val="en-US"/>
        </w:rPr>
        <w:t>'</w:t>
      </w:r>
      <w:proofErr w:type="gramStart"/>
      <w:r w:rsidRPr="008D1D1E">
        <w:rPr>
          <w:lang w:val="en-US"/>
        </w:rPr>
        <w:t>) ??</w:t>
      </w:r>
      <w:proofErr w:type="gramEnd"/>
      <w:r w:rsidRPr="008D1D1E">
        <w:rPr>
          <w:lang w:val="en-US"/>
        </w:rPr>
        <w:t xml:space="preserve"> '</w:t>
      </w:r>
      <w:proofErr w:type="spellStart"/>
      <w:r w:rsidRPr="008D1D1E">
        <w:rPr>
          <w:lang w:val="en-US"/>
        </w:rPr>
        <w:t>Usuario</w:t>
      </w:r>
      <w:proofErr w:type="spellEnd"/>
      <w:r w:rsidRPr="008D1D1E">
        <w:rPr>
          <w:lang w:val="en-US"/>
        </w:rPr>
        <w:t>'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02FAFCF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&lt;/strong&gt;</w:t>
      </w:r>
    </w:p>
    <w:p w14:paraId="71C7C401" w14:textId="77777777" w:rsidR="008D1D1E" w:rsidRPr="008D1D1E" w:rsidRDefault="008D1D1E" w:rsidP="008D1D1E">
      <w:pPr>
        <w:rPr>
          <w:lang w:val="en-US"/>
        </w:rPr>
      </w:pPr>
    </w:p>
    <w:p w14:paraId="17B75B9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&lt;small style="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CBD5F5;"&gt;</w:t>
      </w:r>
    </w:p>
    <w:p w14:paraId="7042938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session()-&gt;get('</w:t>
      </w:r>
      <w:proofErr w:type="spellStart"/>
      <w:r w:rsidRPr="008D1D1E">
        <w:rPr>
          <w:lang w:val="en-US"/>
        </w:rPr>
        <w:t>puesto</w:t>
      </w:r>
      <w:proofErr w:type="spellEnd"/>
      <w:r w:rsidRPr="008D1D1E">
        <w:rPr>
          <w:lang w:val="en-US"/>
        </w:rPr>
        <w:t>'</w:t>
      </w:r>
      <w:proofErr w:type="gramStart"/>
      <w:r w:rsidRPr="008D1D1E">
        <w:rPr>
          <w:lang w:val="en-US"/>
        </w:rPr>
        <w:t>) ??</w:t>
      </w:r>
      <w:proofErr w:type="gramEnd"/>
      <w:r w:rsidRPr="008D1D1E">
        <w:rPr>
          <w:lang w:val="en-US"/>
        </w:rPr>
        <w:t xml:space="preserve"> 'Puesto'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4522F87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&lt;/small&gt;--&gt;</w:t>
      </w:r>
    </w:p>
    <w:p w14:paraId="69A3A7D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&lt;/div&gt;</w:t>
      </w:r>
    </w:p>
    <w:p w14:paraId="466B4B3C" w14:textId="77777777" w:rsidR="008D1D1E" w:rsidRPr="008D1D1E" w:rsidRDefault="008D1D1E" w:rsidP="008D1D1E">
      <w:pPr>
        <w:rPr>
          <w:lang w:val="en-US"/>
        </w:rPr>
      </w:pPr>
    </w:p>
    <w:p w14:paraId="1D320C0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&lt;h6 class="text-center mt-3"&gt;Masmetrología </w:t>
      </w:r>
      <w:proofErr w:type="spellStart"/>
      <w:r w:rsidRPr="008D1D1E">
        <w:rPr>
          <w:lang w:val="en-US"/>
        </w:rPr>
        <w:t>Certificados</w:t>
      </w:r>
      <w:proofErr w:type="spellEnd"/>
      <w:r w:rsidRPr="008D1D1E">
        <w:rPr>
          <w:lang w:val="en-US"/>
        </w:rPr>
        <w:t>&lt;/h6&gt;</w:t>
      </w:r>
    </w:p>
    <w:p w14:paraId="24030F41" w14:textId="77777777" w:rsidR="008D1D1E" w:rsidRPr="008D1D1E" w:rsidRDefault="008D1D1E" w:rsidP="008D1D1E">
      <w:pPr>
        <w:rPr>
          <w:lang w:val="en-US"/>
        </w:rPr>
      </w:pPr>
    </w:p>
    <w:p w14:paraId="246CED6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="#" class=""&gt;</w:t>
      </w:r>
    </w:p>
    <w:p w14:paraId="01DB87F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 fa-home me-2"&gt;&lt;/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Inicio</w:t>
      </w:r>
      <w:proofErr w:type="spellEnd"/>
    </w:p>
    <w:p w14:paraId="5DFCE86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&lt;/a&gt;</w:t>
      </w:r>
    </w:p>
    <w:p w14:paraId="4A6B8132" w14:textId="77777777" w:rsidR="008D1D1E" w:rsidRPr="008D1D1E" w:rsidRDefault="008D1D1E" w:rsidP="008D1D1E">
      <w:pPr>
        <w:rPr>
          <w:lang w:val="en-US"/>
        </w:rPr>
      </w:pPr>
    </w:p>
    <w:p w14:paraId="19482F3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&lt;!--  --&gt;</w:t>
      </w:r>
    </w:p>
    <w:p w14:paraId="0148E2F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</w:t>
      </w:r>
      <w:proofErr w:type="spellStart"/>
      <w:r w:rsidRPr="008D1D1E">
        <w:rPr>
          <w:lang w:val="en-US"/>
        </w:rPr>
        <w:t>usuarios</w:t>
      </w:r>
      <w:proofErr w:type="spellEnd"/>
      <w:r w:rsidRPr="008D1D1E">
        <w:rPr>
          <w:lang w:val="en-US"/>
        </w:rPr>
        <w:t>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64390E1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class="fa-solid fa-user"&gt;&lt;/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Usuarios</w:t>
      </w:r>
      <w:proofErr w:type="spellEnd"/>
    </w:p>
    <w:p w14:paraId="7BDDED0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&lt;/a&gt;</w:t>
      </w:r>
    </w:p>
    <w:p w14:paraId="0BDA3F9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('/admin/logs')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4EC56F6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class="fa-regular fa-clock"&gt;&lt;/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 Logs</w:t>
      </w:r>
    </w:p>
    <w:p w14:paraId="0750629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&lt;/a&gt;</w:t>
      </w:r>
    </w:p>
    <w:p w14:paraId="31E32B5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&lt;/div&gt;</w:t>
      </w:r>
    </w:p>
    <w:p w14:paraId="7301DB47" w14:textId="77777777" w:rsidR="008D1D1E" w:rsidRPr="008D1D1E" w:rsidRDefault="008D1D1E" w:rsidP="008D1D1E">
      <w:pPr>
        <w:rPr>
          <w:lang w:val="en-US"/>
        </w:rPr>
      </w:pPr>
    </w:p>
    <w:p w14:paraId="2946219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&lt;div class="content"&gt;</w:t>
      </w:r>
    </w:p>
    <w:p w14:paraId="02845064" w14:textId="77777777" w:rsidR="008D1D1E" w:rsidRPr="008D1D1E" w:rsidRDefault="008D1D1E" w:rsidP="008D1D1E">
      <w:pPr>
        <w:rPr>
          <w:lang w:val="en-US"/>
        </w:rPr>
      </w:pPr>
    </w:p>
    <w:p w14:paraId="290CC35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&lt;div class="</w:t>
      </w:r>
      <w:proofErr w:type="spellStart"/>
      <w:r w:rsidRPr="008D1D1E">
        <w:rPr>
          <w:lang w:val="en-US"/>
        </w:rPr>
        <w:t>topbar</w:t>
      </w:r>
      <w:proofErr w:type="spellEnd"/>
      <w:r w:rsidRPr="008D1D1E">
        <w:rPr>
          <w:lang w:val="en-US"/>
        </w:rPr>
        <w:t xml:space="preserve"> d-flex justify-content-between mb-3"&gt;</w:t>
      </w:r>
    </w:p>
    <w:p w14:paraId="69AE2D6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>&lt;input class="form-control w-25" placeholder="</w:t>
      </w:r>
      <w:proofErr w:type="spellStart"/>
      <w:r w:rsidRPr="008D1D1E">
        <w:rPr>
          <w:lang w:val="en-US"/>
        </w:rPr>
        <w:t>Buscar</w:t>
      </w:r>
      <w:proofErr w:type="spellEnd"/>
      <w:r w:rsidRPr="008D1D1E">
        <w:rPr>
          <w:lang w:val="en-US"/>
        </w:rPr>
        <w:t>..."&gt;--&gt;</w:t>
      </w:r>
    </w:p>
    <w:p w14:paraId="5A11C37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&lt;div class="top-bar"&gt;</w:t>
      </w:r>
    </w:p>
    <w:p w14:paraId="76851C7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nombre</w:t>
      </w:r>
      <w:proofErr w:type="spellEnd"/>
      <w:r w:rsidRPr="008D1D1E">
        <w:rPr>
          <w:lang w:val="en-US"/>
        </w:rPr>
        <w:t xml:space="preserve"> del </w:t>
      </w:r>
      <w:proofErr w:type="spellStart"/>
      <w:proofErr w:type="gramStart"/>
      <w:r w:rsidRPr="008D1D1E">
        <w:rPr>
          <w:lang w:val="en-US"/>
        </w:rPr>
        <w:t>usuario</w:t>
      </w:r>
      <w:proofErr w:type="spellEnd"/>
      <w:r w:rsidRPr="008D1D1E">
        <w:rPr>
          <w:lang w:val="en-US"/>
        </w:rPr>
        <w:t xml:space="preserve">  --</w:t>
      </w:r>
      <w:proofErr w:type="gramEnd"/>
      <w:r w:rsidRPr="008D1D1E">
        <w:rPr>
          <w:lang w:val="en-US"/>
        </w:rPr>
        <w:t>&gt;</w:t>
      </w:r>
    </w:p>
    <w:p w14:paraId="6BA14EA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</w:p>
    <w:p w14:paraId="265345A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&lt;div class="dropdown"&gt;</w:t>
      </w:r>
    </w:p>
    <w:p w14:paraId="63A390D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</w:p>
    <w:p w14:paraId="14F8C0B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&lt;a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="#" class="d-flex align-items-center text-dark text-decoration-none dropdown-toggle"</w:t>
      </w:r>
    </w:p>
    <w:p w14:paraId="26068EF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data-bs-toggle="dropdown"&gt;</w:t>
      </w:r>
    </w:p>
    <w:p w14:paraId="64A85D92" w14:textId="77777777" w:rsidR="008D1D1E" w:rsidRPr="008D1D1E" w:rsidRDefault="008D1D1E" w:rsidP="008D1D1E">
      <w:pPr>
        <w:rPr>
          <w:lang w:val="en-US"/>
        </w:rPr>
      </w:pPr>
    </w:p>
    <w:p w14:paraId="2A1A85D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&lt;span class="me-2 user-name-</w:t>
      </w:r>
      <w:proofErr w:type="spellStart"/>
      <w:r w:rsidRPr="008D1D1E">
        <w:rPr>
          <w:lang w:val="en-US"/>
        </w:rPr>
        <w:t>topbar</w:t>
      </w:r>
      <w:proofErr w:type="spellEnd"/>
      <w:r w:rsidRPr="008D1D1E">
        <w:rPr>
          <w:lang w:val="en-US"/>
        </w:rPr>
        <w:t>"&gt;</w:t>
      </w:r>
    </w:p>
    <w:p w14:paraId="568CDD0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session()-&gt;get('</w:t>
      </w:r>
      <w:proofErr w:type="spellStart"/>
      <w:r w:rsidRPr="008D1D1E">
        <w:rPr>
          <w:lang w:val="en-US"/>
        </w:rPr>
        <w:t>nombre</w:t>
      </w:r>
      <w:proofErr w:type="spellEnd"/>
      <w:r w:rsidRPr="008D1D1E">
        <w:rPr>
          <w:lang w:val="en-US"/>
        </w:rPr>
        <w:t>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</w:t>
      </w:r>
    </w:p>
    <w:p w14:paraId="7508F6B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&lt;/span&gt;</w:t>
      </w:r>
    </w:p>
    <w:p w14:paraId="73ECBC4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>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class="fa-solid fa-circle-user"&gt;&lt;/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&gt;--&gt;</w:t>
      </w:r>
    </w:p>
    <w:p w14:paraId="5BFF6022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class="fas fa-user fs-4"&gt;&lt;/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</w:p>
    <w:p w14:paraId="6F17D3B0" w14:textId="77777777" w:rsidR="008D1D1E" w:rsidRPr="008D1D1E" w:rsidRDefault="008D1D1E" w:rsidP="008D1D1E">
      <w:pPr>
        <w:rPr>
          <w:lang w:val="en-US"/>
        </w:rPr>
      </w:pPr>
    </w:p>
    <w:p w14:paraId="0020F0E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        &lt;/a&gt;</w:t>
      </w:r>
    </w:p>
    <w:p w14:paraId="0AC6085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</w:p>
    <w:p w14:paraId="6A39A25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&lt;ul class="dropdown-menu dropdown-menu-end"&gt;</w:t>
      </w:r>
    </w:p>
    <w:p w14:paraId="4016553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&lt;li&gt;</w:t>
      </w:r>
    </w:p>
    <w:p w14:paraId="33D0EE1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&lt;a class="dropdown-item text-danger" </w:t>
      </w:r>
      <w:proofErr w:type="spellStart"/>
      <w:r w:rsidRPr="008D1D1E">
        <w:rPr>
          <w:lang w:val="en-US"/>
        </w:rPr>
        <w:t>href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('/logout')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71499AA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   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</w:t>
      </w:r>
      <w:proofErr w:type="spellStart"/>
      <w:r w:rsidRPr="008D1D1E">
        <w:rPr>
          <w:lang w:val="en-US"/>
        </w:rPr>
        <w:t>fas</w:t>
      </w:r>
      <w:proofErr w:type="spellEnd"/>
      <w:r w:rsidRPr="008D1D1E">
        <w:rPr>
          <w:lang w:val="en-US"/>
        </w:rPr>
        <w:t xml:space="preserve"> fa-sign-out-alt"&gt;&lt;/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&gt; </w:t>
      </w:r>
      <w:proofErr w:type="spellStart"/>
      <w:r w:rsidRPr="008D1D1E">
        <w:rPr>
          <w:lang w:val="en-US"/>
        </w:rPr>
        <w:t>Cerrar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sesión</w:t>
      </w:r>
      <w:proofErr w:type="spellEnd"/>
    </w:p>
    <w:p w14:paraId="2FBFC7E6" w14:textId="77777777" w:rsidR="008D1D1E" w:rsidRPr="008D1D1E" w:rsidRDefault="008D1D1E" w:rsidP="008D1D1E">
      <w:r w:rsidRPr="008D1D1E">
        <w:rPr>
          <w:lang w:val="en-US"/>
        </w:rPr>
        <w:t xml:space="preserve">                    </w:t>
      </w:r>
      <w:r w:rsidRPr="008D1D1E">
        <w:t>&lt;/a&gt;</w:t>
      </w:r>
    </w:p>
    <w:p w14:paraId="6B648F81" w14:textId="77777777" w:rsidR="008D1D1E" w:rsidRPr="008D1D1E" w:rsidRDefault="008D1D1E" w:rsidP="008D1D1E">
      <w:r w:rsidRPr="008D1D1E">
        <w:t>                &lt;/</w:t>
      </w:r>
      <w:proofErr w:type="spellStart"/>
      <w:r w:rsidRPr="008D1D1E">
        <w:t>li</w:t>
      </w:r>
      <w:proofErr w:type="spellEnd"/>
      <w:r w:rsidRPr="008D1D1E">
        <w:t>&gt;</w:t>
      </w:r>
    </w:p>
    <w:p w14:paraId="0BE2369C" w14:textId="77777777" w:rsidR="008D1D1E" w:rsidRPr="008D1D1E" w:rsidRDefault="008D1D1E" w:rsidP="008D1D1E">
      <w:r w:rsidRPr="008D1D1E">
        <w:t>            &lt;/</w:t>
      </w:r>
      <w:proofErr w:type="spellStart"/>
      <w:r w:rsidRPr="008D1D1E">
        <w:t>ul</w:t>
      </w:r>
      <w:proofErr w:type="spellEnd"/>
      <w:r w:rsidRPr="008D1D1E">
        <w:t>&gt;</w:t>
      </w:r>
    </w:p>
    <w:p w14:paraId="0055C422" w14:textId="77777777" w:rsidR="008D1D1E" w:rsidRPr="008D1D1E" w:rsidRDefault="008D1D1E" w:rsidP="008D1D1E">
      <w:r w:rsidRPr="008D1D1E">
        <w:t>    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75520E6F" w14:textId="77777777" w:rsidR="008D1D1E" w:rsidRPr="008D1D1E" w:rsidRDefault="008D1D1E" w:rsidP="008D1D1E">
      <w:r w:rsidRPr="008D1D1E">
        <w:t>        &lt;!-- --&gt;</w:t>
      </w:r>
    </w:p>
    <w:p w14:paraId="6800C078" w14:textId="77777777" w:rsidR="008D1D1E" w:rsidRPr="008D1D1E" w:rsidRDefault="008D1D1E" w:rsidP="008D1D1E">
      <w:r w:rsidRPr="008D1D1E">
        <w:t>    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7FE4A577" w14:textId="77777777" w:rsidR="008D1D1E" w:rsidRPr="008D1D1E" w:rsidRDefault="008D1D1E" w:rsidP="008D1D1E">
      <w:pPr>
        <w:rPr>
          <w:lang w:val="en-US"/>
        </w:rPr>
      </w:pPr>
      <w:r w:rsidRPr="008D1D1E">
        <w:t xml:space="preserve">    </w:t>
      </w:r>
      <w:r w:rsidRPr="008D1D1E">
        <w:rPr>
          <w:lang w:val="en-US"/>
        </w:rPr>
        <w:t>&lt;/div&gt;</w:t>
      </w:r>
    </w:p>
    <w:p w14:paraId="01ACB95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 BIENVENIDA --&gt;</w:t>
      </w:r>
    </w:p>
    <w:p w14:paraId="5A4E58A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&lt;div class="card p-5 mb-4 card-welcome" &gt; </w:t>
      </w:r>
    </w:p>
    <w:p w14:paraId="0AAAEA2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>-slider"&gt;</w:t>
      </w:r>
    </w:p>
    <w:p w14:paraId="59E6174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</w:t>
      </w:r>
      <w:proofErr w:type="spellStart"/>
      <w:r w:rsidRPr="008D1D1E">
        <w:rPr>
          <w:lang w:val="en-US"/>
        </w:rPr>
        <w:t>img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src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</w:t>
      </w:r>
      <w:proofErr w:type="spellStart"/>
      <w:r w:rsidRPr="008D1D1E">
        <w:rPr>
          <w:lang w:val="en-US"/>
        </w:rPr>
        <w:t>css</w:t>
      </w:r>
      <w:proofErr w:type="spellEnd"/>
      <w:r w:rsidRPr="008D1D1E">
        <w:rPr>
          <w:lang w:val="en-US"/>
        </w:rPr>
        <w:t>/maps/6img.jpg')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 class="active"&gt;</w:t>
      </w:r>
    </w:p>
    <w:p w14:paraId="6B18370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</w:t>
      </w:r>
      <w:proofErr w:type="spellStart"/>
      <w:r w:rsidRPr="008D1D1E">
        <w:rPr>
          <w:lang w:val="en-US"/>
        </w:rPr>
        <w:t>img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src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</w:t>
      </w:r>
      <w:proofErr w:type="spellStart"/>
      <w:r w:rsidRPr="008D1D1E">
        <w:rPr>
          <w:lang w:val="en-US"/>
        </w:rPr>
        <w:t>css</w:t>
      </w:r>
      <w:proofErr w:type="spellEnd"/>
      <w:r w:rsidRPr="008D1D1E">
        <w:rPr>
          <w:lang w:val="en-US"/>
        </w:rPr>
        <w:t>/maps/5img.jpg')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1B046D9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</w:t>
      </w:r>
      <w:proofErr w:type="spellStart"/>
      <w:r w:rsidRPr="008D1D1E">
        <w:rPr>
          <w:lang w:val="en-US"/>
        </w:rPr>
        <w:t>img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src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</w:t>
      </w:r>
      <w:proofErr w:type="spellStart"/>
      <w:r w:rsidRPr="008D1D1E">
        <w:rPr>
          <w:lang w:val="en-US"/>
        </w:rPr>
        <w:t>css</w:t>
      </w:r>
      <w:proofErr w:type="spellEnd"/>
      <w:r w:rsidRPr="008D1D1E">
        <w:rPr>
          <w:lang w:val="en-US"/>
        </w:rPr>
        <w:t>/maps/3img.jpg')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13EC6C7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</w:t>
      </w:r>
      <w:proofErr w:type="spellStart"/>
      <w:r w:rsidRPr="008D1D1E">
        <w:rPr>
          <w:lang w:val="en-US"/>
        </w:rPr>
        <w:t>img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src</w:t>
      </w:r>
      <w:proofErr w:type="spellEnd"/>
      <w:r w:rsidRPr="008D1D1E">
        <w:rPr>
          <w:lang w:val="en-US"/>
        </w:rPr>
        <w:t>="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base_url</w:t>
      </w:r>
      <w:proofErr w:type="spellEnd"/>
      <w:r w:rsidRPr="008D1D1E">
        <w:rPr>
          <w:lang w:val="en-US"/>
        </w:rPr>
        <w:t>('template/</w:t>
      </w:r>
      <w:proofErr w:type="spellStart"/>
      <w:r w:rsidRPr="008D1D1E">
        <w:rPr>
          <w:lang w:val="en-US"/>
        </w:rPr>
        <w:t>css</w:t>
      </w:r>
      <w:proofErr w:type="spellEnd"/>
      <w:r w:rsidRPr="008D1D1E">
        <w:rPr>
          <w:lang w:val="en-US"/>
        </w:rPr>
        <w:t>/maps/4img.jpg')</w:t>
      </w:r>
      <w:proofErr w:type="gramStart"/>
      <w:r w:rsidRPr="008D1D1E">
        <w:rPr>
          <w:lang w:val="en-US"/>
        </w:rPr>
        <w:t>; ?</w:t>
      </w:r>
      <w:proofErr w:type="gramEnd"/>
      <w:r w:rsidRPr="008D1D1E">
        <w:rPr>
          <w:lang w:val="en-US"/>
        </w:rPr>
        <w:t>&gt;"&gt;</w:t>
      </w:r>
    </w:p>
    <w:p w14:paraId="700985F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386631A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class="content-overlay"&gt;</w:t>
      </w:r>
    </w:p>
    <w:p w14:paraId="438C699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&lt;h1 class="mb-3" style="text-align: center;"&gt;Bienvenido al panel de </w:t>
      </w:r>
      <w:proofErr w:type="spellStart"/>
      <w:r w:rsidRPr="008D1D1E">
        <w:rPr>
          <w:lang w:val="en-US"/>
        </w:rPr>
        <w:t>administracion</w:t>
      </w:r>
      <w:proofErr w:type="spellEnd"/>
      <w:r w:rsidRPr="008D1D1E">
        <w:rPr>
          <w:lang w:val="en-US"/>
        </w:rPr>
        <w:t>&lt;/h1&gt;</w:t>
      </w:r>
    </w:p>
    <w:p w14:paraId="7CBB214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&lt;h3 style="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FFF; text-align: center;"&gt;</w:t>
      </w:r>
    </w:p>
    <w:p w14:paraId="31F8FB83" w14:textId="77777777" w:rsidR="008D1D1E" w:rsidRPr="008D1D1E" w:rsidRDefault="008D1D1E" w:rsidP="008D1D1E">
      <w:r w:rsidRPr="008D1D1E">
        <w:rPr>
          <w:lang w:val="en-US"/>
        </w:rPr>
        <w:t xml:space="preserve">                    </w:t>
      </w:r>
      <w:r w:rsidRPr="008D1D1E">
        <w:t xml:space="preserve">Este sistema te permite consultar y </w:t>
      </w:r>
      <w:proofErr w:type="spellStart"/>
      <w:r w:rsidRPr="008D1D1E">
        <w:t>verifcar</w:t>
      </w:r>
      <w:proofErr w:type="spellEnd"/>
      <w:r w:rsidRPr="008D1D1E">
        <w:t xml:space="preserve"> los usuarios registrados en el sistema de </w:t>
      </w:r>
    </w:p>
    <w:p w14:paraId="37D58C29" w14:textId="77777777" w:rsidR="008D1D1E" w:rsidRPr="008D1D1E" w:rsidRDefault="008D1D1E" w:rsidP="008D1D1E">
      <w:r w:rsidRPr="008D1D1E">
        <w:lastRenderedPageBreak/>
        <w:t xml:space="preserve">                    </w:t>
      </w:r>
      <w:proofErr w:type="spellStart"/>
      <w:r w:rsidRPr="008D1D1E">
        <w:t>gestion</w:t>
      </w:r>
      <w:proofErr w:type="spellEnd"/>
      <w:r w:rsidRPr="008D1D1E">
        <w:t xml:space="preserve"> de certificados &lt;</w:t>
      </w:r>
      <w:proofErr w:type="spellStart"/>
      <w:r w:rsidRPr="008D1D1E">
        <w:t>strong</w:t>
      </w:r>
      <w:proofErr w:type="spellEnd"/>
      <w:r w:rsidRPr="008D1D1E">
        <w:t>&gt;Masmetrología&lt;/</w:t>
      </w:r>
      <w:proofErr w:type="spellStart"/>
      <w:r w:rsidRPr="008D1D1E">
        <w:t>strong</w:t>
      </w:r>
      <w:proofErr w:type="spellEnd"/>
      <w:r w:rsidRPr="008D1D1E">
        <w:t>&gt;.</w:t>
      </w:r>
    </w:p>
    <w:p w14:paraId="166EC3E2" w14:textId="77777777" w:rsidR="008D1D1E" w:rsidRPr="008D1D1E" w:rsidRDefault="008D1D1E" w:rsidP="008D1D1E">
      <w:r w:rsidRPr="008D1D1E">
        <w:t>                &lt;/h3&gt;</w:t>
      </w:r>
    </w:p>
    <w:p w14:paraId="325D776A" w14:textId="77777777" w:rsidR="008D1D1E" w:rsidRPr="008D1D1E" w:rsidRDefault="008D1D1E" w:rsidP="008D1D1E">
      <w:r w:rsidRPr="008D1D1E">
        <w:t>        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46BAEDD5" w14:textId="77777777" w:rsidR="008D1D1E" w:rsidRPr="008D1D1E" w:rsidRDefault="008D1D1E" w:rsidP="008D1D1E">
      <w:r w:rsidRPr="008D1D1E">
        <w:t>    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0C42D36F" w14:textId="77777777" w:rsidR="008D1D1E" w:rsidRPr="008D1D1E" w:rsidRDefault="008D1D1E" w:rsidP="008D1D1E"/>
    <w:p w14:paraId="7AB5EEA3" w14:textId="77777777" w:rsidR="008D1D1E" w:rsidRPr="008D1D1E" w:rsidRDefault="008D1D1E" w:rsidP="008D1D1E">
      <w:r w:rsidRPr="008D1D1E">
        <w:t xml:space="preserve">        </w:t>
      </w:r>
      <w:proofErr w:type="gramStart"/>
      <w:r w:rsidRPr="008D1D1E">
        <w:t>&lt;!--</w:t>
      </w:r>
      <w:proofErr w:type="gramEnd"/>
      <w:r w:rsidRPr="008D1D1E">
        <w:t xml:space="preserve">  INFORMACIÓN GENERAL --&gt;</w:t>
      </w:r>
    </w:p>
    <w:p w14:paraId="3090CE97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</w:t>
      </w:r>
      <w:r w:rsidRPr="008D1D1E">
        <w:rPr>
          <w:lang w:val="en-US"/>
        </w:rPr>
        <w:t>&lt;div class="row"&gt;</w:t>
      </w:r>
    </w:p>
    <w:p w14:paraId="3E523592" w14:textId="77777777" w:rsidR="008D1D1E" w:rsidRPr="008D1D1E" w:rsidRDefault="008D1D1E" w:rsidP="008D1D1E">
      <w:pPr>
        <w:rPr>
          <w:lang w:val="en-US"/>
        </w:rPr>
      </w:pPr>
    </w:p>
    <w:p w14:paraId="72DDFD2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class="col-md-6 mb-3"&gt;</w:t>
      </w:r>
    </w:p>
    <w:p w14:paraId="4945963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class="card p-3"&gt;</w:t>
      </w:r>
    </w:p>
    <w:p w14:paraId="0DA075C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&lt;h6&gt;&lt;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 fa-headset me-2 text-danger"&gt;&lt;/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Soporte</w:t>
      </w:r>
      <w:proofErr w:type="spellEnd"/>
      <w:r w:rsidRPr="008D1D1E">
        <w:rPr>
          <w:lang w:val="en-US"/>
        </w:rPr>
        <w:t>&lt;/h6&gt;</w:t>
      </w:r>
    </w:p>
    <w:p w14:paraId="5FD2225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&lt;p style="font-size:14px; 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475569;"&gt;</w:t>
      </w:r>
    </w:p>
    <w:p w14:paraId="1B7B2F8E" w14:textId="77777777" w:rsidR="008D1D1E" w:rsidRPr="008D1D1E" w:rsidRDefault="008D1D1E" w:rsidP="008D1D1E">
      <w:r w:rsidRPr="008D1D1E">
        <w:rPr>
          <w:lang w:val="en-US"/>
        </w:rPr>
        <w:t xml:space="preserve">                        </w:t>
      </w:r>
      <w:r w:rsidRPr="008D1D1E">
        <w:t xml:space="preserve">Para cualquier duda técnica o ayuda con la gestión de certificados, </w:t>
      </w:r>
    </w:p>
    <w:p w14:paraId="5FDC21EB" w14:textId="77777777" w:rsidR="008D1D1E" w:rsidRPr="008D1D1E" w:rsidRDefault="008D1D1E" w:rsidP="008D1D1E">
      <w:r w:rsidRPr="008D1D1E">
        <w:t>                        por favor comunícate con el administrador del sistema.</w:t>
      </w:r>
    </w:p>
    <w:p w14:paraId="1B0E0B37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                </w:t>
      </w:r>
      <w:r w:rsidRPr="008D1D1E">
        <w:rPr>
          <w:lang w:val="en-US"/>
        </w:rPr>
        <w:t xml:space="preserve">&lt;strong&gt;&lt;/strong&gt;. </w:t>
      </w:r>
    </w:p>
    <w:p w14:paraId="04D1047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&lt;/p&gt;</w:t>
      </w:r>
    </w:p>
    <w:p w14:paraId="61A507A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&lt;/div&gt;</w:t>
      </w:r>
    </w:p>
    <w:p w14:paraId="13232A8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4723FC06" w14:textId="77777777" w:rsidR="008D1D1E" w:rsidRPr="008D1D1E" w:rsidRDefault="008D1D1E" w:rsidP="008D1D1E">
      <w:pPr>
        <w:rPr>
          <w:lang w:val="en-US"/>
        </w:rPr>
      </w:pPr>
    </w:p>
    <w:p w14:paraId="4A8850B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class="col-md-6 mb-3"&gt;</w:t>
      </w:r>
    </w:p>
    <w:p w14:paraId="6A8E455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class="card p-3"&gt;</w:t>
      </w:r>
    </w:p>
    <w:p w14:paraId="6F06FCE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&lt;h6&gt;&lt;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 xml:space="preserve"> class="fa fa-user-shield me-2 text-primary"&gt;&lt;/</w:t>
      </w:r>
      <w:proofErr w:type="spellStart"/>
      <w:r w:rsidRPr="008D1D1E">
        <w:rPr>
          <w:lang w:val="en-US"/>
        </w:rPr>
        <w:t>i</w:t>
      </w:r>
      <w:proofErr w:type="spellEnd"/>
      <w:r w:rsidRPr="008D1D1E">
        <w:rPr>
          <w:lang w:val="en-US"/>
        </w:rPr>
        <w:t>&gt;</w:t>
      </w:r>
      <w:proofErr w:type="spellStart"/>
      <w:r w:rsidRPr="008D1D1E">
        <w:rPr>
          <w:lang w:val="en-US"/>
        </w:rPr>
        <w:t>Seguridad</w:t>
      </w:r>
      <w:proofErr w:type="spellEnd"/>
      <w:r w:rsidRPr="008D1D1E">
        <w:rPr>
          <w:lang w:val="en-US"/>
        </w:rPr>
        <w:t>&lt;/h6&gt;</w:t>
      </w:r>
    </w:p>
    <w:p w14:paraId="7A215C78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&lt;p style="font-size:14px; </w:t>
      </w:r>
      <w:proofErr w:type="gramStart"/>
      <w:r w:rsidRPr="008D1D1E">
        <w:rPr>
          <w:lang w:val="en-US"/>
        </w:rPr>
        <w:t>color:#</w:t>
      </w:r>
      <w:proofErr w:type="gramEnd"/>
      <w:r w:rsidRPr="008D1D1E">
        <w:rPr>
          <w:lang w:val="en-US"/>
        </w:rPr>
        <w:t>475569;"&gt;</w:t>
      </w:r>
    </w:p>
    <w:p w14:paraId="6CE56219" w14:textId="77777777" w:rsidR="008D1D1E" w:rsidRPr="008D1D1E" w:rsidRDefault="008D1D1E" w:rsidP="008D1D1E">
      <w:r w:rsidRPr="008D1D1E">
        <w:rPr>
          <w:lang w:val="en-US"/>
        </w:rPr>
        <w:t xml:space="preserve">                        </w:t>
      </w:r>
      <w:r w:rsidRPr="008D1D1E">
        <w:t xml:space="preserve">Por seguridad, tu contraseña tiene una vigencia de </w:t>
      </w:r>
    </w:p>
    <w:p w14:paraId="36F158B0" w14:textId="77777777" w:rsidR="008D1D1E" w:rsidRPr="008D1D1E" w:rsidRDefault="008D1D1E" w:rsidP="008D1D1E">
      <w:r w:rsidRPr="008D1D1E">
        <w:t>                        &lt;</w:t>
      </w:r>
      <w:proofErr w:type="spellStart"/>
      <w:r w:rsidRPr="008D1D1E">
        <w:t>strong</w:t>
      </w:r>
      <w:proofErr w:type="spellEnd"/>
      <w:r w:rsidRPr="008D1D1E">
        <w:t>&gt;3 meses&lt;/</w:t>
      </w:r>
      <w:proofErr w:type="spellStart"/>
      <w:r w:rsidRPr="008D1D1E">
        <w:t>strong</w:t>
      </w:r>
      <w:proofErr w:type="spellEnd"/>
      <w:r w:rsidRPr="008D1D1E">
        <w:t>&gt;. Te recomendamos actualizarla periódicamente.</w:t>
      </w:r>
    </w:p>
    <w:p w14:paraId="63E4184D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            </w:t>
      </w:r>
      <w:r w:rsidRPr="008D1D1E">
        <w:rPr>
          <w:lang w:val="en-US"/>
        </w:rPr>
        <w:t>&lt;/p&gt;</w:t>
      </w:r>
    </w:p>
    <w:p w14:paraId="40851CF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                    &lt;p&gt;&lt;/p&gt;</w:t>
      </w:r>
    </w:p>
    <w:p w14:paraId="4DB3EA4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&lt;div&gt;&lt;/div&gt;</w:t>
      </w:r>
    </w:p>
    <w:p w14:paraId="0A30278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&lt;/div&gt;</w:t>
      </w:r>
    </w:p>
    <w:p w14:paraId="7469F9B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209D520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</w:t>
      </w:r>
    </w:p>
    <w:p w14:paraId="4E61605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class="col-md-6 mb-3"&gt;</w:t>
      </w:r>
    </w:p>
    <w:p w14:paraId="08B8C19F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class="card p-3 text-center"&gt;</w:t>
      </w:r>
    </w:p>
    <w:p w14:paraId="32E89B1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&lt;h6&gt;&lt;strong&gt;Total </w:t>
      </w:r>
      <w:proofErr w:type="spellStart"/>
      <w:r w:rsidRPr="008D1D1E">
        <w:rPr>
          <w:lang w:val="en-US"/>
        </w:rPr>
        <w:t>Administradores</w:t>
      </w:r>
      <w:proofErr w:type="spellEnd"/>
      <w:r w:rsidRPr="008D1D1E">
        <w:rPr>
          <w:lang w:val="en-US"/>
        </w:rPr>
        <w:t>&lt;/strong&gt;&lt;/h6&gt;</w:t>
      </w:r>
    </w:p>
    <w:p w14:paraId="2092D99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&lt;h4 class="text-primary"&gt;</w:t>
      </w:r>
    </w:p>
    <w:p w14:paraId="3CB3131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 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$</w:t>
      </w:r>
      <w:proofErr w:type="spellStart"/>
      <w:proofErr w:type="gramStart"/>
      <w:r w:rsidRPr="008D1D1E">
        <w:rPr>
          <w:lang w:val="en-US"/>
        </w:rPr>
        <w:t>totalAdmins</w:t>
      </w:r>
      <w:proofErr w:type="spellEnd"/>
      <w:r w:rsidRPr="008D1D1E">
        <w:rPr>
          <w:lang w:val="en-US"/>
        </w:rPr>
        <w:t xml:space="preserve"> ??</w:t>
      </w:r>
      <w:proofErr w:type="gramEnd"/>
      <w:r w:rsidRPr="008D1D1E">
        <w:rPr>
          <w:lang w:val="en-US"/>
        </w:rPr>
        <w:t xml:space="preserve"> </w:t>
      </w:r>
      <w:proofErr w:type="gramStart"/>
      <w:r w:rsidRPr="008D1D1E">
        <w:rPr>
          <w:lang w:val="en-US"/>
        </w:rPr>
        <w:t>0 ?</w:t>
      </w:r>
      <w:proofErr w:type="gramEnd"/>
      <w:r w:rsidRPr="008D1D1E">
        <w:rPr>
          <w:lang w:val="en-US"/>
        </w:rPr>
        <w:t>&gt;</w:t>
      </w:r>
    </w:p>
    <w:p w14:paraId="3CF0E00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&lt;/h4&gt;</w:t>
      </w:r>
    </w:p>
    <w:p w14:paraId="7FD04C7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&lt;/div&gt;</w:t>
      </w:r>
    </w:p>
    <w:p w14:paraId="7512EAE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71CA0F5B" w14:textId="77777777" w:rsidR="008D1D1E" w:rsidRPr="008D1D1E" w:rsidRDefault="008D1D1E" w:rsidP="008D1D1E">
      <w:pPr>
        <w:rPr>
          <w:lang w:val="en-US"/>
        </w:rPr>
      </w:pPr>
    </w:p>
    <w:p w14:paraId="6FBC10D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class="col-md-6 mb-3"&gt;</w:t>
      </w:r>
    </w:p>
    <w:p w14:paraId="1CDFE36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class="card p-3 text-center"&gt;</w:t>
      </w:r>
    </w:p>
    <w:p w14:paraId="5423964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&lt;h6&gt;&lt;strong&gt;Total </w:t>
      </w:r>
      <w:proofErr w:type="spellStart"/>
      <w:r w:rsidRPr="008D1D1E">
        <w:rPr>
          <w:lang w:val="en-US"/>
        </w:rPr>
        <w:t>Usuarios</w:t>
      </w:r>
      <w:proofErr w:type="spellEnd"/>
      <w:r w:rsidRPr="008D1D1E">
        <w:rPr>
          <w:lang w:val="en-US"/>
        </w:rPr>
        <w:t>&lt;/strong&gt;&lt;/h6&gt;</w:t>
      </w:r>
    </w:p>
    <w:p w14:paraId="7449BE1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&lt;h4 class="text-success"&gt;</w:t>
      </w:r>
    </w:p>
    <w:p w14:paraId="4C0D97EC" w14:textId="77777777" w:rsidR="008D1D1E" w:rsidRPr="000062B9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$</w:t>
      </w:r>
      <w:proofErr w:type="spellStart"/>
      <w:proofErr w:type="gramStart"/>
      <w:r w:rsidRPr="008D1D1E">
        <w:rPr>
          <w:lang w:val="en-US"/>
        </w:rPr>
        <w:t>totalUsuarios</w:t>
      </w:r>
      <w:proofErr w:type="spellEnd"/>
      <w:r w:rsidRPr="008D1D1E">
        <w:rPr>
          <w:lang w:val="en-US"/>
        </w:rPr>
        <w:t xml:space="preserve"> ??</w:t>
      </w:r>
      <w:proofErr w:type="gramEnd"/>
      <w:r w:rsidRPr="008D1D1E">
        <w:rPr>
          <w:lang w:val="en-US"/>
        </w:rPr>
        <w:t xml:space="preserve"> </w:t>
      </w:r>
      <w:proofErr w:type="gramStart"/>
      <w:r w:rsidRPr="000062B9">
        <w:rPr>
          <w:lang w:val="en-US"/>
        </w:rPr>
        <w:t>0 ?</w:t>
      </w:r>
      <w:proofErr w:type="gramEnd"/>
      <w:r w:rsidRPr="000062B9">
        <w:rPr>
          <w:lang w:val="en-US"/>
        </w:rPr>
        <w:t>&gt;</w:t>
      </w:r>
    </w:p>
    <w:p w14:paraId="408A1B6A" w14:textId="77777777" w:rsidR="008D1D1E" w:rsidRPr="008D1D1E" w:rsidRDefault="008D1D1E" w:rsidP="008D1D1E">
      <w:r w:rsidRPr="000062B9">
        <w:rPr>
          <w:lang w:val="en-US"/>
        </w:rPr>
        <w:t xml:space="preserve">                    </w:t>
      </w:r>
      <w:r w:rsidRPr="008D1D1E">
        <w:t>&lt;/h4&gt;</w:t>
      </w:r>
    </w:p>
    <w:p w14:paraId="0D4A93D1" w14:textId="77777777" w:rsidR="008D1D1E" w:rsidRPr="008D1D1E" w:rsidRDefault="008D1D1E" w:rsidP="008D1D1E">
      <w:r w:rsidRPr="008D1D1E">
        <w:t>        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01157865" w14:textId="77777777" w:rsidR="008D1D1E" w:rsidRPr="008D1D1E" w:rsidRDefault="008D1D1E" w:rsidP="008D1D1E">
      <w:r w:rsidRPr="008D1D1E">
        <w:t>           &lt;/</w:t>
      </w:r>
      <w:proofErr w:type="spellStart"/>
      <w:r w:rsidRPr="008D1D1E">
        <w:t>div</w:t>
      </w:r>
      <w:proofErr w:type="spellEnd"/>
      <w:r w:rsidRPr="008D1D1E">
        <w:t>&gt;</w:t>
      </w:r>
    </w:p>
    <w:p w14:paraId="2FB86866" w14:textId="77777777" w:rsidR="008D1D1E" w:rsidRPr="008D1D1E" w:rsidRDefault="008D1D1E" w:rsidP="008D1D1E"/>
    <w:p w14:paraId="5089E340" w14:textId="77777777" w:rsidR="008D1D1E" w:rsidRPr="008D1D1E" w:rsidRDefault="008D1D1E" w:rsidP="008D1D1E">
      <w:r w:rsidRPr="008D1D1E">
        <w:t>        &lt;/</w:t>
      </w:r>
      <w:proofErr w:type="spellStart"/>
      <w:r w:rsidRPr="008D1D1E">
        <w:t>div</w:t>
      </w:r>
      <w:proofErr w:type="spellEnd"/>
      <w:r w:rsidRPr="008D1D1E">
        <w:t>&gt;</w:t>
      </w:r>
    </w:p>
    <w:p w14:paraId="54DFFD8E" w14:textId="77777777" w:rsidR="008D1D1E" w:rsidRPr="008D1D1E" w:rsidRDefault="008D1D1E" w:rsidP="008D1D1E">
      <w:r w:rsidRPr="008D1D1E">
        <w:t xml:space="preserve">        </w:t>
      </w:r>
      <w:proofErr w:type="gramStart"/>
      <w:r w:rsidRPr="008D1D1E">
        <w:t>&lt;!--</w:t>
      </w:r>
      <w:proofErr w:type="gramEnd"/>
      <w:r w:rsidRPr="008D1D1E">
        <w:t xml:space="preserve"> nuevos contadores alerta </w:t>
      </w:r>
      <w:proofErr w:type="gramStart"/>
      <w:r w:rsidRPr="008D1D1E">
        <w:t>tabla  --</w:t>
      </w:r>
      <w:proofErr w:type="gramEnd"/>
      <w:r w:rsidRPr="008D1D1E">
        <w:t>&gt;</w:t>
      </w:r>
    </w:p>
    <w:p w14:paraId="300F16F0" w14:textId="77777777" w:rsidR="008D1D1E" w:rsidRPr="008D1D1E" w:rsidRDefault="008D1D1E" w:rsidP="008D1D1E">
      <w:pPr>
        <w:rPr>
          <w:lang w:val="en-US"/>
        </w:rPr>
      </w:pPr>
      <w:r w:rsidRPr="008D1D1E">
        <w:t xml:space="preserve">        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 RESUMEN --&gt;</w:t>
      </w:r>
    </w:p>
    <w:p w14:paraId="4DEFD3A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 xml:space="preserve">        </w:t>
      </w:r>
      <w:proofErr w:type="gramStart"/>
      <w:r w:rsidRPr="008D1D1E">
        <w:rPr>
          <w:lang w:val="en-US"/>
        </w:rPr>
        <w:t>&lt;!--</w:t>
      </w:r>
      <w:proofErr w:type="gramEnd"/>
      <w:r w:rsidRPr="008D1D1E">
        <w:rPr>
          <w:lang w:val="en-US"/>
        </w:rPr>
        <w:t xml:space="preserve"> &lt;div class="row mb-4"&gt;</w:t>
      </w:r>
    </w:p>
    <w:p w14:paraId="04984933" w14:textId="77777777" w:rsidR="008D1D1E" w:rsidRPr="008D1D1E" w:rsidRDefault="008D1D1E" w:rsidP="008D1D1E">
      <w:pPr>
        <w:rPr>
          <w:lang w:val="en-US"/>
        </w:rPr>
      </w:pPr>
    </w:p>
    <w:p w14:paraId="613CE99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&lt;div class="col-md-4"&gt;</w:t>
      </w:r>
    </w:p>
    <w:p w14:paraId="78DA2B4E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class="card p-3 text-center"&gt;</w:t>
      </w:r>
    </w:p>
    <w:p w14:paraId="64BC4D4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&lt;h6&gt;</w:t>
      </w:r>
      <w:proofErr w:type="spellStart"/>
      <w:r w:rsidRPr="008D1D1E">
        <w:rPr>
          <w:lang w:val="en-US"/>
        </w:rPr>
        <w:t>Certificados</w:t>
      </w:r>
      <w:proofErr w:type="spellEnd"/>
      <w:r w:rsidRPr="008D1D1E">
        <w:rPr>
          <w:lang w:val="en-US"/>
        </w:rPr>
        <w:t xml:space="preserve"> </w:t>
      </w:r>
      <w:proofErr w:type="spellStart"/>
      <w:r w:rsidRPr="008D1D1E">
        <w:rPr>
          <w:lang w:val="en-US"/>
        </w:rPr>
        <w:t>Vigentes</w:t>
      </w:r>
      <w:proofErr w:type="spellEnd"/>
      <w:r w:rsidRPr="008D1D1E">
        <w:rPr>
          <w:lang w:val="en-US"/>
        </w:rPr>
        <w:t>&lt;/h6&gt;</w:t>
      </w:r>
    </w:p>
    <w:p w14:paraId="26EDF6C3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&lt;h3 class="text-primary"&gt;</w:t>
      </w:r>
    </w:p>
    <w:p w14:paraId="1220596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    </w:t>
      </w:r>
      <w:proofErr w:type="gramStart"/>
      <w:r w:rsidRPr="008D1D1E">
        <w:rPr>
          <w:lang w:val="en-US"/>
        </w:rPr>
        <w:t>&lt;?=</w:t>
      </w:r>
      <w:proofErr w:type="gramEnd"/>
      <w:r w:rsidRPr="008D1D1E">
        <w:rPr>
          <w:lang w:val="en-US"/>
        </w:rPr>
        <w:t xml:space="preserve"> $</w:t>
      </w:r>
      <w:proofErr w:type="spellStart"/>
      <w:proofErr w:type="gramStart"/>
      <w:r w:rsidRPr="008D1D1E">
        <w:rPr>
          <w:lang w:val="en-US"/>
        </w:rPr>
        <w:t>vigentes</w:t>
      </w:r>
      <w:proofErr w:type="spellEnd"/>
      <w:r w:rsidRPr="008D1D1E">
        <w:rPr>
          <w:lang w:val="en-US"/>
        </w:rPr>
        <w:t xml:space="preserve"> ??</w:t>
      </w:r>
      <w:proofErr w:type="gramEnd"/>
      <w:r w:rsidRPr="008D1D1E">
        <w:rPr>
          <w:lang w:val="en-US"/>
        </w:rPr>
        <w:t xml:space="preserve"> </w:t>
      </w:r>
      <w:proofErr w:type="gramStart"/>
      <w:r w:rsidRPr="008D1D1E">
        <w:rPr>
          <w:lang w:val="en-US"/>
        </w:rPr>
        <w:t>0 ?</w:t>
      </w:r>
      <w:proofErr w:type="gramEnd"/>
      <w:r w:rsidRPr="008D1D1E">
        <w:rPr>
          <w:lang w:val="en-US"/>
        </w:rPr>
        <w:t>&gt;</w:t>
      </w:r>
    </w:p>
    <w:p w14:paraId="7E119D1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&lt;/h3&gt;</w:t>
      </w:r>
    </w:p>
    <w:p w14:paraId="04C4D78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&lt;/div&gt;</w:t>
      </w:r>
    </w:p>
    <w:p w14:paraId="0E8BF017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&lt;/div&gt;</w:t>
      </w:r>
    </w:p>
    <w:p w14:paraId="29866ABD" w14:textId="77777777" w:rsidR="008D1D1E" w:rsidRPr="008D1D1E" w:rsidRDefault="008D1D1E" w:rsidP="008D1D1E">
      <w:pPr>
        <w:rPr>
          <w:lang w:val="en-US"/>
        </w:rPr>
      </w:pPr>
    </w:p>
    <w:p w14:paraId="24B999F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&lt;div class="col-md-4"&gt;</w:t>
      </w:r>
    </w:p>
    <w:p w14:paraId="7F54999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&lt;div class="card p-3 text-center"&gt;</w:t>
      </w:r>
    </w:p>
    <w:p w14:paraId="6B95B95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                &lt;h6&gt;Por </w:t>
      </w:r>
      <w:proofErr w:type="spellStart"/>
      <w:r w:rsidRPr="008D1D1E">
        <w:rPr>
          <w:lang w:val="en-US"/>
        </w:rPr>
        <w:t>Vencer</w:t>
      </w:r>
      <w:proofErr w:type="spellEnd"/>
      <w:r w:rsidRPr="008D1D1E">
        <w:rPr>
          <w:lang w:val="en-US"/>
        </w:rPr>
        <w:t>&lt;/h6&gt;</w:t>
      </w:r>
    </w:p>
    <w:p w14:paraId="69F3CC9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                &lt;h3 class="text-danger"&gt;</w:t>
      </w:r>
    </w:p>
    <w:p w14:paraId="48FDA20A" w14:textId="77777777" w:rsidR="008D1D1E" w:rsidRPr="000062B9" w:rsidRDefault="008D1D1E" w:rsidP="008D1D1E">
      <w:r w:rsidRPr="008D1D1E">
        <w:rPr>
          <w:lang w:val="en-US"/>
        </w:rPr>
        <w:t xml:space="preserve">                        </w:t>
      </w:r>
      <w:proofErr w:type="gramStart"/>
      <w:r w:rsidRPr="000062B9">
        <w:t>&lt;?=</w:t>
      </w:r>
      <w:proofErr w:type="gramEnd"/>
      <w:r w:rsidRPr="000062B9">
        <w:t xml:space="preserve"> $</w:t>
      </w:r>
      <w:proofErr w:type="spellStart"/>
      <w:r w:rsidRPr="000062B9">
        <w:t>por_</w:t>
      </w:r>
      <w:proofErr w:type="gramStart"/>
      <w:r w:rsidRPr="000062B9">
        <w:t>vencer</w:t>
      </w:r>
      <w:proofErr w:type="spellEnd"/>
      <w:r w:rsidRPr="000062B9">
        <w:t xml:space="preserve"> ??</w:t>
      </w:r>
      <w:proofErr w:type="gramEnd"/>
      <w:r w:rsidRPr="000062B9">
        <w:t xml:space="preserve"> </w:t>
      </w:r>
      <w:proofErr w:type="gramStart"/>
      <w:r w:rsidRPr="000062B9">
        <w:t>0 ?</w:t>
      </w:r>
      <w:proofErr w:type="gramEnd"/>
      <w:r w:rsidRPr="000062B9">
        <w:t>&gt;</w:t>
      </w:r>
    </w:p>
    <w:p w14:paraId="453E2EE7" w14:textId="77777777" w:rsidR="008D1D1E" w:rsidRPr="000062B9" w:rsidRDefault="008D1D1E" w:rsidP="008D1D1E">
      <w:r w:rsidRPr="000062B9">
        <w:t>                    &lt;/h3&gt;</w:t>
      </w:r>
    </w:p>
    <w:p w14:paraId="7D9A2284" w14:textId="77777777" w:rsidR="008D1D1E" w:rsidRPr="000062B9" w:rsidRDefault="008D1D1E" w:rsidP="008D1D1E">
      <w:r w:rsidRPr="000062B9">
        <w:t>                &lt;/</w:t>
      </w:r>
      <w:proofErr w:type="spellStart"/>
      <w:r w:rsidRPr="000062B9">
        <w:t>div</w:t>
      </w:r>
      <w:proofErr w:type="spellEnd"/>
      <w:r w:rsidRPr="000062B9">
        <w:t>&gt;</w:t>
      </w:r>
    </w:p>
    <w:p w14:paraId="1D2B108D" w14:textId="77777777" w:rsidR="008D1D1E" w:rsidRPr="000062B9" w:rsidRDefault="008D1D1E" w:rsidP="008D1D1E">
      <w:r w:rsidRPr="000062B9">
        <w:t>            &lt;/</w:t>
      </w:r>
      <w:proofErr w:type="spellStart"/>
      <w:r w:rsidRPr="000062B9">
        <w:t>div</w:t>
      </w:r>
      <w:proofErr w:type="spellEnd"/>
      <w:r w:rsidRPr="000062B9">
        <w:t>&gt; --&gt;</w:t>
      </w:r>
    </w:p>
    <w:p w14:paraId="1826A899" w14:textId="77777777" w:rsidR="008D1D1E" w:rsidRPr="000062B9" w:rsidRDefault="008D1D1E" w:rsidP="008D1D1E"/>
    <w:p w14:paraId="1E1EB1FA" w14:textId="77777777" w:rsidR="008D1D1E" w:rsidRPr="008D1D1E" w:rsidRDefault="008D1D1E" w:rsidP="008D1D1E">
      <w:pPr>
        <w:rPr>
          <w:lang w:val="en-US"/>
        </w:rPr>
      </w:pPr>
      <w:r w:rsidRPr="000062B9">
        <w:t xml:space="preserve">        </w:t>
      </w:r>
      <w:r w:rsidRPr="008D1D1E">
        <w:rPr>
          <w:lang w:val="en-US"/>
        </w:rPr>
        <w:t>&lt;/div&gt;</w:t>
      </w:r>
    </w:p>
    <w:p w14:paraId="1A9E86BC" w14:textId="77777777" w:rsidR="008D1D1E" w:rsidRPr="008D1D1E" w:rsidRDefault="008D1D1E" w:rsidP="008D1D1E">
      <w:pPr>
        <w:rPr>
          <w:lang w:val="en-US"/>
        </w:rPr>
      </w:pPr>
    </w:p>
    <w:p w14:paraId="4EA395A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&lt;/div&gt;</w:t>
      </w:r>
    </w:p>
    <w:p w14:paraId="74B08905" w14:textId="77777777" w:rsidR="008D1D1E" w:rsidRPr="008D1D1E" w:rsidRDefault="008D1D1E" w:rsidP="008D1D1E">
      <w:pPr>
        <w:rPr>
          <w:lang w:val="en-US"/>
        </w:rPr>
      </w:pPr>
    </w:p>
    <w:p w14:paraId="338579DB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&lt;script src="https://cdn.jsdelivr.net/npm/bootstrap@5.3.0/dist/js/bootstrap.bundle.min.js"&gt;&lt;/script&gt;</w:t>
      </w:r>
    </w:p>
    <w:p w14:paraId="22A095E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lastRenderedPageBreak/>
        <w:t>&lt;script&gt;</w:t>
      </w:r>
    </w:p>
    <w:p w14:paraId="05A3CCD6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const slides = </w:t>
      </w:r>
      <w:proofErr w:type="spellStart"/>
      <w:proofErr w:type="gramStart"/>
      <w:r w:rsidRPr="008D1D1E">
        <w:rPr>
          <w:lang w:val="en-US"/>
        </w:rPr>
        <w:t>document.querySelectorAll</w:t>
      </w:r>
      <w:proofErr w:type="spellEnd"/>
      <w:proofErr w:type="gramEnd"/>
      <w:r w:rsidRPr="008D1D1E">
        <w:rPr>
          <w:lang w:val="en-US"/>
        </w:rPr>
        <w:t>('.</w:t>
      </w:r>
      <w:proofErr w:type="spellStart"/>
      <w:r w:rsidRPr="008D1D1E">
        <w:rPr>
          <w:lang w:val="en-US"/>
        </w:rPr>
        <w:t>bg</w:t>
      </w:r>
      <w:proofErr w:type="spellEnd"/>
      <w:r w:rsidRPr="008D1D1E">
        <w:rPr>
          <w:lang w:val="en-US"/>
        </w:rPr>
        <w:t xml:space="preserve">-slider </w:t>
      </w:r>
      <w:proofErr w:type="spellStart"/>
      <w:r w:rsidRPr="008D1D1E">
        <w:rPr>
          <w:lang w:val="en-US"/>
        </w:rPr>
        <w:t>img</w:t>
      </w:r>
      <w:proofErr w:type="spellEnd"/>
      <w:r w:rsidRPr="008D1D1E">
        <w:rPr>
          <w:lang w:val="en-US"/>
        </w:rPr>
        <w:t>');</w:t>
      </w:r>
    </w:p>
    <w:p w14:paraId="77F5E24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let index = 0;</w:t>
      </w:r>
    </w:p>
    <w:p w14:paraId="2EF63135" w14:textId="77777777" w:rsidR="008D1D1E" w:rsidRPr="008D1D1E" w:rsidRDefault="008D1D1E" w:rsidP="008D1D1E">
      <w:pPr>
        <w:rPr>
          <w:lang w:val="en-US"/>
        </w:rPr>
      </w:pPr>
    </w:p>
    <w:p w14:paraId="35CA8450" w14:textId="77777777" w:rsidR="008D1D1E" w:rsidRPr="008D1D1E" w:rsidRDefault="008D1D1E" w:rsidP="008D1D1E">
      <w:pPr>
        <w:rPr>
          <w:lang w:val="en-US"/>
        </w:rPr>
      </w:pPr>
      <w:proofErr w:type="spellStart"/>
      <w:proofErr w:type="gramStart"/>
      <w:r w:rsidRPr="008D1D1E">
        <w:rPr>
          <w:lang w:val="en-US"/>
        </w:rPr>
        <w:t>setInterval</w:t>
      </w:r>
      <w:proofErr w:type="spellEnd"/>
      <w:r w:rsidRPr="008D1D1E">
        <w:rPr>
          <w:lang w:val="en-US"/>
        </w:rPr>
        <w:t>(</w:t>
      </w:r>
      <w:proofErr w:type="gramEnd"/>
      <w:r w:rsidRPr="008D1D1E">
        <w:rPr>
          <w:lang w:val="en-US"/>
        </w:rPr>
        <w:t>() =&gt; {</w:t>
      </w:r>
    </w:p>
    <w:p w14:paraId="3542C489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slides[index</w:t>
      </w:r>
      <w:proofErr w:type="gramStart"/>
      <w:r w:rsidRPr="008D1D1E">
        <w:rPr>
          <w:lang w:val="en-US"/>
        </w:rPr>
        <w:t>].</w:t>
      </w:r>
      <w:proofErr w:type="spellStart"/>
      <w:r w:rsidRPr="008D1D1E">
        <w:rPr>
          <w:lang w:val="en-US"/>
        </w:rPr>
        <w:t>classList.remove</w:t>
      </w:r>
      <w:proofErr w:type="spellEnd"/>
      <w:proofErr w:type="gramEnd"/>
      <w:r w:rsidRPr="008D1D1E">
        <w:rPr>
          <w:lang w:val="en-US"/>
        </w:rPr>
        <w:t>('active');</w:t>
      </w:r>
    </w:p>
    <w:p w14:paraId="5D7A7C95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 xml:space="preserve">    index = (index + 1) % </w:t>
      </w:r>
      <w:proofErr w:type="spellStart"/>
      <w:proofErr w:type="gramStart"/>
      <w:r w:rsidRPr="008D1D1E">
        <w:rPr>
          <w:lang w:val="en-US"/>
        </w:rPr>
        <w:t>slides.length</w:t>
      </w:r>
      <w:proofErr w:type="spellEnd"/>
      <w:proofErr w:type="gramEnd"/>
      <w:r w:rsidRPr="008D1D1E">
        <w:rPr>
          <w:lang w:val="en-US"/>
        </w:rPr>
        <w:t>;</w:t>
      </w:r>
    </w:p>
    <w:p w14:paraId="3F0A3E8A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    slides[index</w:t>
      </w:r>
      <w:proofErr w:type="gramStart"/>
      <w:r w:rsidRPr="008D1D1E">
        <w:rPr>
          <w:lang w:val="en-US"/>
        </w:rPr>
        <w:t>].</w:t>
      </w:r>
      <w:proofErr w:type="spellStart"/>
      <w:r w:rsidRPr="008D1D1E">
        <w:rPr>
          <w:lang w:val="en-US"/>
        </w:rPr>
        <w:t>classList.add</w:t>
      </w:r>
      <w:proofErr w:type="spellEnd"/>
      <w:proofErr w:type="gramEnd"/>
      <w:r w:rsidRPr="008D1D1E">
        <w:rPr>
          <w:lang w:val="en-US"/>
        </w:rPr>
        <w:t>('active');</w:t>
      </w:r>
    </w:p>
    <w:p w14:paraId="070E08E1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}, 4000);</w:t>
      </w:r>
    </w:p>
    <w:p w14:paraId="407763EC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&lt;/script&gt;</w:t>
      </w:r>
    </w:p>
    <w:p w14:paraId="3F4139D0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&lt;/body&gt;</w:t>
      </w:r>
    </w:p>
    <w:p w14:paraId="4453BBAD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&lt;/body&gt;</w:t>
      </w:r>
    </w:p>
    <w:p w14:paraId="5B53B0E4" w14:textId="77777777" w:rsidR="008D1D1E" w:rsidRPr="008D1D1E" w:rsidRDefault="008D1D1E" w:rsidP="008D1D1E">
      <w:pPr>
        <w:rPr>
          <w:lang w:val="en-US"/>
        </w:rPr>
      </w:pPr>
      <w:r w:rsidRPr="008D1D1E">
        <w:rPr>
          <w:lang w:val="en-US"/>
        </w:rPr>
        <w:t>&lt;/html&gt;</w:t>
      </w:r>
    </w:p>
    <w:p w14:paraId="34B5FAE3" w14:textId="77777777" w:rsidR="008D1D1E" w:rsidRPr="008D1D1E" w:rsidRDefault="008D1D1E" w:rsidP="008D1D1E">
      <w:pPr>
        <w:rPr>
          <w:lang w:val="en-US"/>
        </w:rPr>
      </w:pPr>
    </w:p>
    <w:p w14:paraId="631733EF" w14:textId="77777777" w:rsidR="008D1D1E" w:rsidRPr="000062B9" w:rsidRDefault="008D1D1E" w:rsidP="008D1D1E">
      <w:pPr>
        <w:rPr>
          <w:lang w:val="en-US"/>
        </w:rPr>
      </w:pPr>
    </w:p>
    <w:p w14:paraId="2DFE509D" w14:textId="70BE7487" w:rsidR="003C67D2" w:rsidRPr="00491555" w:rsidRDefault="00CD0A54" w:rsidP="00CD0A54">
      <w:pPr>
        <w:pStyle w:val="Ttulo5"/>
        <w:rPr>
          <w:lang w:val="en-US"/>
        </w:rPr>
      </w:pPr>
      <w:r w:rsidRPr="00491555">
        <w:rPr>
          <w:lang w:val="en-US"/>
        </w:rPr>
        <w:t>2.1.10.1.3</w:t>
      </w:r>
      <w:r w:rsidR="001C716A" w:rsidRPr="00491555">
        <w:rPr>
          <w:lang w:val="en-US"/>
        </w:rPr>
        <w:t xml:space="preserve"> </w:t>
      </w:r>
      <w:proofErr w:type="spellStart"/>
      <w:r w:rsidR="001C716A" w:rsidRPr="00491555">
        <w:rPr>
          <w:lang w:val="en-US"/>
        </w:rPr>
        <w:t>registros_logs.php</w:t>
      </w:r>
      <w:proofErr w:type="spellEnd"/>
    </w:p>
    <w:p w14:paraId="60299B48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&lt;!DOCTYPE html&gt;</w:t>
      </w:r>
    </w:p>
    <w:p w14:paraId="37370C1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&lt;html lang="</w:t>
      </w:r>
      <w:proofErr w:type="spellStart"/>
      <w:r w:rsidRPr="00047BB0">
        <w:rPr>
          <w:lang w:val="en-US"/>
        </w:rPr>
        <w:t>en</w:t>
      </w:r>
      <w:proofErr w:type="spellEnd"/>
      <w:r w:rsidRPr="00047BB0">
        <w:rPr>
          <w:lang w:val="en-US"/>
        </w:rPr>
        <w:t>"&gt;</w:t>
      </w:r>
    </w:p>
    <w:p w14:paraId="55D7E6F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&lt;head&gt;</w:t>
      </w:r>
    </w:p>
    <w:p w14:paraId="56C52B7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&lt;title&gt;</w:t>
      </w:r>
      <w:proofErr w:type="spellStart"/>
      <w:r w:rsidRPr="00047BB0">
        <w:rPr>
          <w:lang w:val="en-US"/>
        </w:rPr>
        <w:t>Historial</w:t>
      </w:r>
      <w:proofErr w:type="spellEnd"/>
      <w:r w:rsidRPr="00047BB0">
        <w:rPr>
          <w:lang w:val="en-US"/>
        </w:rPr>
        <w:t xml:space="preserve"> de Logs&lt;/title&gt;</w:t>
      </w:r>
    </w:p>
    <w:p w14:paraId="65212681" w14:textId="77777777" w:rsidR="00047BB0" w:rsidRPr="00047BB0" w:rsidRDefault="00047BB0" w:rsidP="00047BB0">
      <w:pPr>
        <w:rPr>
          <w:lang w:val="en-US"/>
        </w:rPr>
      </w:pPr>
    </w:p>
    <w:p w14:paraId="43CF1E7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 xml:space="preserve">="icon"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('template/images/logoshort.png')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7BD1BCBC" w14:textId="77777777" w:rsidR="00047BB0" w:rsidRPr="00047BB0" w:rsidRDefault="00047BB0" w:rsidP="00047BB0">
      <w:pPr>
        <w:rPr>
          <w:lang w:val="en-US"/>
        </w:rPr>
      </w:pPr>
    </w:p>
    <w:p w14:paraId="384266E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href="https://cdn.jsdelivr.net/npm/bootstrap@5.3.0/dist/css/bootstrap.min.css"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66721690" w14:textId="77777777" w:rsidR="00047BB0" w:rsidRPr="00047BB0" w:rsidRDefault="00047BB0" w:rsidP="00047BB0">
      <w:pPr>
        <w:rPr>
          <w:lang w:val="en-US"/>
        </w:rPr>
      </w:pPr>
    </w:p>
    <w:p w14:paraId="41D8751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 xml:space="preserve">    &lt;link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 xml:space="preserve">="stylesheet"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('template/</w:t>
      </w:r>
      <w:proofErr w:type="spellStart"/>
      <w:r w:rsidRPr="00047BB0">
        <w:rPr>
          <w:lang w:val="en-US"/>
        </w:rPr>
        <w:t>css</w:t>
      </w:r>
      <w:proofErr w:type="spellEnd"/>
      <w:r w:rsidRPr="00047BB0">
        <w:rPr>
          <w:lang w:val="en-US"/>
        </w:rPr>
        <w:t>/maps/certifiaciones.css')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280FF674" w14:textId="77777777" w:rsidR="00047BB0" w:rsidRPr="00047BB0" w:rsidRDefault="00047BB0" w:rsidP="00047BB0">
      <w:pPr>
        <w:rPr>
          <w:lang w:val="en-US"/>
        </w:rPr>
      </w:pPr>
    </w:p>
    <w:p w14:paraId="076E7B7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 href="https://cdnjs.cloudflare.com/ajax/libs/font-awesome/6.0.0/css/all.min.css"&gt;</w:t>
      </w:r>
    </w:p>
    <w:p w14:paraId="3484187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&lt;/head&gt;</w:t>
      </w:r>
    </w:p>
    <w:p w14:paraId="4AAC6873" w14:textId="77777777" w:rsidR="00047BB0" w:rsidRPr="00047BB0" w:rsidRDefault="00047BB0" w:rsidP="00047BB0">
      <w:pPr>
        <w:rPr>
          <w:lang w:val="en-US"/>
        </w:rPr>
      </w:pPr>
    </w:p>
    <w:p w14:paraId="532FD2F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&lt;body&gt;</w:t>
      </w:r>
    </w:p>
    <w:p w14:paraId="6CBD9A6F" w14:textId="77777777" w:rsidR="00047BB0" w:rsidRPr="00047BB0" w:rsidRDefault="00047BB0" w:rsidP="00047BB0">
      <w:pPr>
        <w:rPr>
          <w:lang w:val="en-US"/>
        </w:rPr>
      </w:pPr>
    </w:p>
    <w:p w14:paraId="40DA777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&lt;!--  --&gt;</w:t>
      </w:r>
    </w:p>
    <w:p w14:paraId="182582F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&lt;div class="sidebar"&gt;</w:t>
      </w:r>
    </w:p>
    <w:p w14:paraId="721E382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&lt;div class="text-center mt-3 mb-4"&gt;</w:t>
      </w:r>
    </w:p>
    <w:p w14:paraId="0C5D757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</w:t>
      </w:r>
      <w:proofErr w:type="spellStart"/>
      <w:r w:rsidRPr="00047BB0">
        <w:rPr>
          <w:lang w:val="en-US"/>
        </w:rPr>
        <w:t>img</w:t>
      </w:r>
      <w:proofErr w:type="spellEnd"/>
      <w:r w:rsidRPr="00047BB0">
        <w:rPr>
          <w:lang w:val="en-US"/>
        </w:rPr>
        <w:t xml:space="preserve"> class="rounded-circle </w:t>
      </w:r>
      <w:proofErr w:type="spellStart"/>
      <w:r w:rsidRPr="00047BB0">
        <w:rPr>
          <w:lang w:val="en-US"/>
        </w:rPr>
        <w:t>bg</w:t>
      </w:r>
      <w:proofErr w:type="spellEnd"/>
      <w:r w:rsidRPr="00047BB0">
        <w:rPr>
          <w:lang w:val="en-US"/>
        </w:rPr>
        <w:t>-white" width="70" height="70"</w:t>
      </w:r>
    </w:p>
    <w:p w14:paraId="786FC704" w14:textId="77777777" w:rsidR="00047BB0" w:rsidRPr="00047BB0" w:rsidRDefault="00047BB0" w:rsidP="00047BB0">
      <w:r w:rsidRPr="00047BB0">
        <w:rPr>
          <w:lang w:val="en-US"/>
        </w:rPr>
        <w:t>             </w:t>
      </w:r>
      <w:proofErr w:type="spellStart"/>
      <w:r w:rsidRPr="00047BB0">
        <w:t>src</w:t>
      </w:r>
      <w:proofErr w:type="spellEnd"/>
      <w:r w:rsidRPr="00047BB0">
        <w:t>="</w:t>
      </w:r>
      <w:proofErr w:type="gramStart"/>
      <w:r w:rsidRPr="00047BB0">
        <w:t>&lt;?=</w:t>
      </w:r>
      <w:proofErr w:type="gramEnd"/>
      <w:r w:rsidRPr="00047BB0">
        <w:t xml:space="preserve"> </w:t>
      </w:r>
      <w:proofErr w:type="spellStart"/>
      <w:r w:rsidRPr="00047BB0">
        <w:t>base_url</w:t>
      </w:r>
      <w:proofErr w:type="spellEnd"/>
      <w:r w:rsidRPr="00047BB0">
        <w:t>('</w:t>
      </w:r>
      <w:proofErr w:type="spellStart"/>
      <w:r w:rsidRPr="00047BB0">
        <w:t>template</w:t>
      </w:r>
      <w:proofErr w:type="spellEnd"/>
      <w:r w:rsidRPr="00047BB0">
        <w:t>/</w:t>
      </w:r>
      <w:proofErr w:type="spellStart"/>
      <w:r w:rsidRPr="00047BB0">
        <w:t>images</w:t>
      </w:r>
      <w:proofErr w:type="spellEnd"/>
      <w:r w:rsidRPr="00047BB0">
        <w:t>/logo_masmetro.png')</w:t>
      </w:r>
      <w:proofErr w:type="gramStart"/>
      <w:r w:rsidRPr="00047BB0">
        <w:t>; ?</w:t>
      </w:r>
      <w:proofErr w:type="gramEnd"/>
      <w:r w:rsidRPr="00047BB0">
        <w:t>&gt;"&gt;</w:t>
      </w:r>
    </w:p>
    <w:p w14:paraId="7332E986" w14:textId="77777777" w:rsidR="00047BB0" w:rsidRPr="00047BB0" w:rsidRDefault="00047BB0" w:rsidP="00047BB0"/>
    <w:p w14:paraId="0335AA4D" w14:textId="77777777" w:rsidR="00047BB0" w:rsidRPr="00047BB0" w:rsidRDefault="00047BB0" w:rsidP="00047BB0">
      <w:pPr>
        <w:rPr>
          <w:lang w:val="en-US"/>
        </w:rPr>
      </w:pPr>
      <w:r w:rsidRPr="00047BB0">
        <w:t xml:space="preserve">        </w:t>
      </w:r>
      <w:r w:rsidRPr="00047BB0">
        <w:rPr>
          <w:lang w:val="en-US"/>
        </w:rPr>
        <w:t>&lt;!-- --&gt;</w:t>
      </w:r>
    </w:p>
    <w:p w14:paraId="3CD2FFC0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&lt;p class="mt-2 mb-0" style="font-size: 13px; </w:t>
      </w:r>
      <w:proofErr w:type="gramStart"/>
      <w:r w:rsidRPr="00047BB0">
        <w:rPr>
          <w:lang w:val="en-US"/>
        </w:rPr>
        <w:t>color:#</w:t>
      </w:r>
      <w:proofErr w:type="gramEnd"/>
      <w:r w:rsidRPr="00047BB0">
        <w:rPr>
          <w:lang w:val="en-US"/>
        </w:rPr>
        <w:t>cbd5f5;"&gt;</w:t>
      </w:r>
    </w:p>
    <w:p w14:paraId="05AA2FF0" w14:textId="77777777" w:rsidR="00047BB0" w:rsidRPr="00047BB0" w:rsidRDefault="00047BB0" w:rsidP="00047BB0">
      <w:r w:rsidRPr="00047BB0">
        <w:rPr>
          <w:lang w:val="en-US"/>
        </w:rPr>
        <w:t xml:space="preserve">            </w:t>
      </w:r>
      <w:r w:rsidRPr="00047BB0">
        <w:t xml:space="preserve">Bienvenido a Masmetrología certificados </w:t>
      </w:r>
    </w:p>
    <w:p w14:paraId="6CFDC3BB" w14:textId="77777777" w:rsidR="00047BB0" w:rsidRPr="00047BB0" w:rsidRDefault="00047BB0" w:rsidP="00047BB0">
      <w:r w:rsidRPr="00047BB0">
        <w:t xml:space="preserve">            </w:t>
      </w:r>
      <w:proofErr w:type="gramStart"/>
      <w:r w:rsidRPr="00047BB0">
        <w:t>&lt;!--</w:t>
      </w:r>
      <w:proofErr w:type="gramEnd"/>
      <w:r w:rsidRPr="00047BB0">
        <w:t xml:space="preserve"> </w:t>
      </w:r>
      <w:proofErr w:type="gramStart"/>
      <w:r w:rsidRPr="00047BB0">
        <w:t>&lt;?=</w:t>
      </w:r>
      <w:proofErr w:type="gramEnd"/>
      <w:r w:rsidRPr="00047BB0">
        <w:t xml:space="preserve"> </w:t>
      </w:r>
      <w:proofErr w:type="spellStart"/>
      <w:r w:rsidRPr="00047BB0">
        <w:t>session</w:t>
      </w:r>
      <w:proofErr w:type="spellEnd"/>
      <w:r w:rsidRPr="00047BB0">
        <w:t>()-&gt;</w:t>
      </w:r>
      <w:proofErr w:type="spellStart"/>
      <w:r w:rsidRPr="00047BB0">
        <w:t>get</w:t>
      </w:r>
      <w:proofErr w:type="spellEnd"/>
      <w:r w:rsidRPr="00047BB0">
        <w:t>('nombre')</w:t>
      </w:r>
      <w:proofErr w:type="gramStart"/>
      <w:r w:rsidRPr="00047BB0">
        <w:t>; ?</w:t>
      </w:r>
      <w:proofErr w:type="gramEnd"/>
      <w:r w:rsidRPr="00047BB0">
        <w:t>&gt; --&gt;</w:t>
      </w:r>
    </w:p>
    <w:p w14:paraId="5E4AC9F4" w14:textId="77777777" w:rsidR="00047BB0" w:rsidRPr="00047BB0" w:rsidRDefault="00047BB0" w:rsidP="00047BB0">
      <w:r w:rsidRPr="00047BB0">
        <w:t xml:space="preserve">            </w:t>
      </w:r>
    </w:p>
    <w:p w14:paraId="76327A91" w14:textId="77777777" w:rsidR="00047BB0" w:rsidRPr="00047BB0" w:rsidRDefault="00047BB0" w:rsidP="00047BB0">
      <w:pPr>
        <w:rPr>
          <w:lang w:val="en-US"/>
        </w:rPr>
      </w:pPr>
      <w:r w:rsidRPr="00047BB0">
        <w:t xml:space="preserve">        </w:t>
      </w:r>
      <w:r w:rsidRPr="00047BB0">
        <w:rPr>
          <w:lang w:val="en-US"/>
        </w:rPr>
        <w:t>&lt;/p&gt;</w:t>
      </w:r>
    </w:p>
    <w:p w14:paraId="09950038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&lt;p style="font-size: 12px; </w:t>
      </w:r>
      <w:proofErr w:type="gramStart"/>
      <w:r w:rsidRPr="00047BB0">
        <w:rPr>
          <w:lang w:val="en-US"/>
        </w:rPr>
        <w:t>color:#</w:t>
      </w:r>
      <w:proofErr w:type="gramEnd"/>
      <w:r w:rsidRPr="00047BB0">
        <w:rPr>
          <w:lang w:val="en-US"/>
        </w:rPr>
        <w:t>cbd5f5;"&gt;</w:t>
      </w:r>
    </w:p>
    <w:p w14:paraId="34361B6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</w:t>
      </w:r>
    </w:p>
    <w:p w14:paraId="1AC69EC1" w14:textId="77777777" w:rsidR="00047BB0" w:rsidRPr="00047BB0" w:rsidRDefault="00047BB0" w:rsidP="00047BB0">
      <w:r w:rsidRPr="00047BB0">
        <w:rPr>
          <w:lang w:val="en-US"/>
        </w:rPr>
        <w:t xml:space="preserve">        </w:t>
      </w:r>
      <w:r w:rsidRPr="00047BB0">
        <w:t>&lt;/p&gt; --&gt;</w:t>
      </w:r>
    </w:p>
    <w:p w14:paraId="50C52582" w14:textId="77777777" w:rsidR="00047BB0" w:rsidRPr="00047BB0" w:rsidRDefault="00047BB0" w:rsidP="00047BB0">
      <w:r w:rsidRPr="00047BB0">
        <w:t>    &lt;/</w:t>
      </w:r>
      <w:proofErr w:type="spellStart"/>
      <w:r w:rsidRPr="00047BB0">
        <w:t>div</w:t>
      </w:r>
      <w:proofErr w:type="spellEnd"/>
      <w:r w:rsidRPr="00047BB0">
        <w:t>&gt;</w:t>
      </w:r>
    </w:p>
    <w:p w14:paraId="363CCC6F" w14:textId="77777777" w:rsidR="00047BB0" w:rsidRPr="00047BB0" w:rsidRDefault="00047BB0" w:rsidP="00047BB0"/>
    <w:p w14:paraId="557BA0DB" w14:textId="77777777" w:rsidR="00047BB0" w:rsidRPr="00047BB0" w:rsidRDefault="00047BB0" w:rsidP="00047BB0">
      <w:r w:rsidRPr="00047BB0">
        <w:t xml:space="preserve">    &lt;h6 </w:t>
      </w:r>
      <w:proofErr w:type="spellStart"/>
      <w:r w:rsidRPr="00047BB0">
        <w:t>class</w:t>
      </w:r>
      <w:proofErr w:type="spellEnd"/>
      <w:r w:rsidRPr="00047BB0">
        <w:t>="</w:t>
      </w:r>
      <w:proofErr w:type="spellStart"/>
      <w:r w:rsidRPr="00047BB0">
        <w:t>text</w:t>
      </w:r>
      <w:proofErr w:type="spellEnd"/>
      <w:r w:rsidRPr="00047BB0">
        <w:t>-center mt-3"&gt;Masmetrología Certificados&lt;/h6&gt;</w:t>
      </w:r>
    </w:p>
    <w:p w14:paraId="02D6C5EF" w14:textId="77777777" w:rsidR="00047BB0" w:rsidRPr="00047BB0" w:rsidRDefault="00047BB0" w:rsidP="00047BB0">
      <w:r w:rsidRPr="00047BB0">
        <w:lastRenderedPageBreak/>
        <w:t xml:space="preserve">    </w:t>
      </w:r>
    </w:p>
    <w:p w14:paraId="0474032C" w14:textId="77777777" w:rsidR="00047BB0" w:rsidRPr="00047BB0" w:rsidRDefault="00047BB0" w:rsidP="00047BB0"/>
    <w:p w14:paraId="71AA5BF1" w14:textId="77777777" w:rsidR="00047BB0" w:rsidRPr="00047BB0" w:rsidRDefault="00047BB0" w:rsidP="00047BB0">
      <w:pPr>
        <w:rPr>
          <w:lang w:val="en-US"/>
        </w:rPr>
      </w:pPr>
      <w:r w:rsidRPr="00047BB0">
        <w:t xml:space="preserve">    </w:t>
      </w:r>
      <w:r w:rsidRPr="00047BB0">
        <w:rPr>
          <w:lang w:val="en-US"/>
        </w:rPr>
        <w:t xml:space="preserve">&lt;a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('/admin')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2F961CC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class="fa-solid fa-house"&gt;&lt;/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&gt; </w:t>
      </w:r>
      <w:proofErr w:type="spellStart"/>
      <w:r w:rsidRPr="00047BB0">
        <w:rPr>
          <w:lang w:val="en-US"/>
        </w:rPr>
        <w:t>Inicio</w:t>
      </w:r>
      <w:proofErr w:type="spellEnd"/>
    </w:p>
    <w:p w14:paraId="2CDB197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&lt;/a&gt;</w:t>
      </w:r>
    </w:p>
    <w:p w14:paraId="6C6CF140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&lt;a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('/admin/</w:t>
      </w:r>
      <w:proofErr w:type="spellStart"/>
      <w:r w:rsidRPr="00047BB0">
        <w:rPr>
          <w:lang w:val="en-US"/>
        </w:rPr>
        <w:t>usuarios</w:t>
      </w:r>
      <w:proofErr w:type="spellEnd"/>
      <w:r w:rsidRPr="00047BB0">
        <w:rPr>
          <w:lang w:val="en-US"/>
        </w:rPr>
        <w:t>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2A700A3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class="fa-solid fa-user"&gt;&lt;/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&gt; </w:t>
      </w:r>
      <w:proofErr w:type="spellStart"/>
      <w:r w:rsidRPr="00047BB0">
        <w:rPr>
          <w:lang w:val="en-US"/>
        </w:rPr>
        <w:t>Usuarios</w:t>
      </w:r>
      <w:proofErr w:type="spellEnd"/>
    </w:p>
    <w:p w14:paraId="2745352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&lt;/a&gt;</w:t>
      </w:r>
    </w:p>
    <w:p w14:paraId="2514EA18" w14:textId="77777777" w:rsidR="00047BB0" w:rsidRPr="00047BB0" w:rsidRDefault="00047BB0" w:rsidP="00047BB0">
      <w:pPr>
        <w:rPr>
          <w:lang w:val="en-US"/>
        </w:rPr>
      </w:pPr>
    </w:p>
    <w:p w14:paraId="2E6554C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&lt;a class="active</w:t>
      </w:r>
      <w:proofErr w:type="gramStart"/>
      <w:r w:rsidRPr="00047BB0">
        <w:rPr>
          <w:lang w:val="en-US"/>
        </w:rPr>
        <w:t>"  </w:t>
      </w:r>
      <w:proofErr w:type="spellStart"/>
      <w:r w:rsidRPr="00047BB0">
        <w:rPr>
          <w:lang w:val="en-US"/>
        </w:rPr>
        <w:t>href</w:t>
      </w:r>
      <w:proofErr w:type="spellEnd"/>
      <w:proofErr w:type="gram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('/admin/logs')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00729A7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class="fa-regular fa-clock"&gt;&lt;/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>&gt; Logs</w:t>
      </w:r>
    </w:p>
    <w:p w14:paraId="479C428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&lt;/a&gt;</w:t>
      </w:r>
    </w:p>
    <w:p w14:paraId="50B0646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&lt;/div&gt;</w:t>
      </w:r>
    </w:p>
    <w:p w14:paraId="1A095775" w14:textId="77777777" w:rsidR="00047BB0" w:rsidRPr="00047BB0" w:rsidRDefault="00047BB0" w:rsidP="00047BB0">
      <w:pPr>
        <w:rPr>
          <w:lang w:val="en-US"/>
        </w:rPr>
      </w:pPr>
    </w:p>
    <w:p w14:paraId="736CDD4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&lt;div class="content"&gt;</w:t>
      </w:r>
    </w:p>
    <w:p w14:paraId="3271A1FE" w14:textId="77777777" w:rsidR="00047BB0" w:rsidRPr="00047BB0" w:rsidRDefault="00047BB0" w:rsidP="00047BB0">
      <w:pPr>
        <w:rPr>
          <w:lang w:val="en-US"/>
        </w:rPr>
      </w:pPr>
    </w:p>
    <w:p w14:paraId="4C6065E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&lt;div class="</w:t>
      </w:r>
      <w:proofErr w:type="spellStart"/>
      <w:r w:rsidRPr="00047BB0">
        <w:rPr>
          <w:lang w:val="en-US"/>
        </w:rPr>
        <w:t>topbar</w:t>
      </w:r>
      <w:proofErr w:type="spellEnd"/>
      <w:r w:rsidRPr="00047BB0">
        <w:rPr>
          <w:lang w:val="en-US"/>
        </w:rPr>
        <w:t xml:space="preserve"> d-flex justify-content-between align-items-center"&gt;</w:t>
      </w:r>
    </w:p>
    <w:p w14:paraId="29329747" w14:textId="77777777" w:rsidR="00047BB0" w:rsidRPr="00047BB0" w:rsidRDefault="00047BB0" w:rsidP="00047BB0">
      <w:pPr>
        <w:rPr>
          <w:lang w:val="en-US"/>
        </w:rPr>
      </w:pPr>
    </w:p>
    <w:p w14:paraId="14E24D6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&lt;h5&gt;&lt;/h5&gt;</w:t>
      </w:r>
    </w:p>
    <w:p w14:paraId="48BFE3EC" w14:textId="77777777" w:rsidR="00047BB0" w:rsidRPr="00047BB0" w:rsidRDefault="00047BB0" w:rsidP="00047BB0">
      <w:pPr>
        <w:rPr>
          <w:lang w:val="en-US"/>
        </w:rPr>
      </w:pPr>
    </w:p>
    <w:p w14:paraId="0497B27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&lt;form method="get" action="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('/admin/logs')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 class="row g-2 align-items-center"&gt;</w:t>
      </w:r>
    </w:p>
    <w:p w14:paraId="4AA68859" w14:textId="77777777" w:rsidR="00047BB0" w:rsidRPr="00047BB0" w:rsidRDefault="00047BB0" w:rsidP="00047BB0">
      <w:pPr>
        <w:rPr>
          <w:lang w:val="en-US"/>
        </w:rPr>
      </w:pPr>
    </w:p>
    <w:p w14:paraId="71C9A79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&lt;div class="col-auto" style="min-width: 400px;"&gt;</w:t>
      </w:r>
    </w:p>
    <w:p w14:paraId="602FC70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&lt;input type="text" name="</w:t>
      </w:r>
      <w:proofErr w:type="spellStart"/>
      <w:r w:rsidRPr="00047BB0">
        <w:rPr>
          <w:lang w:val="en-US"/>
        </w:rPr>
        <w:t>busqueda</w:t>
      </w:r>
      <w:proofErr w:type="spellEnd"/>
      <w:r w:rsidRPr="00047BB0">
        <w:rPr>
          <w:lang w:val="en-US"/>
        </w:rPr>
        <w:t>"</w:t>
      </w:r>
    </w:p>
    <w:p w14:paraId="23F2B8E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   class="form-control"</w:t>
      </w:r>
    </w:p>
    <w:p w14:paraId="31AC1E3B" w14:textId="77777777" w:rsidR="00047BB0" w:rsidRPr="000062B9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                       value="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esc($_GET['</w:t>
      </w:r>
      <w:proofErr w:type="spellStart"/>
      <w:r w:rsidRPr="00047BB0">
        <w:rPr>
          <w:lang w:val="en-US"/>
        </w:rPr>
        <w:t>busqueda</w:t>
      </w:r>
      <w:proofErr w:type="spellEnd"/>
      <w:r w:rsidRPr="00047BB0">
        <w:rPr>
          <w:lang w:val="en-US"/>
        </w:rPr>
        <w:t>'</w:t>
      </w:r>
      <w:proofErr w:type="gramStart"/>
      <w:r w:rsidRPr="00047BB0">
        <w:rPr>
          <w:lang w:val="en-US"/>
        </w:rPr>
        <w:t>] ??</w:t>
      </w:r>
      <w:proofErr w:type="gramEnd"/>
      <w:r w:rsidRPr="00047BB0">
        <w:rPr>
          <w:lang w:val="en-US"/>
        </w:rPr>
        <w:t xml:space="preserve"> </w:t>
      </w:r>
      <w:r w:rsidRPr="000062B9">
        <w:rPr>
          <w:lang w:val="en-US"/>
        </w:rPr>
        <w:t>'') ?&gt;"</w:t>
      </w:r>
    </w:p>
    <w:p w14:paraId="33108CA2" w14:textId="77777777" w:rsidR="00047BB0" w:rsidRPr="00047BB0" w:rsidRDefault="00047BB0" w:rsidP="00047BB0">
      <w:r w:rsidRPr="000062B9">
        <w:rPr>
          <w:lang w:val="en-US"/>
        </w:rPr>
        <w:t>                       </w:t>
      </w:r>
      <w:proofErr w:type="spellStart"/>
      <w:r w:rsidRPr="00047BB0">
        <w:t>placeholder</w:t>
      </w:r>
      <w:proofErr w:type="spellEnd"/>
      <w:r w:rsidRPr="00047BB0">
        <w:t>="Buscar por usuario, empresa, documento..."&gt;</w:t>
      </w:r>
    </w:p>
    <w:p w14:paraId="1CEFFC78" w14:textId="77777777" w:rsidR="00047BB0" w:rsidRPr="00047BB0" w:rsidRDefault="00047BB0" w:rsidP="00047BB0">
      <w:pPr>
        <w:rPr>
          <w:lang w:val="en-US"/>
        </w:rPr>
      </w:pPr>
      <w:r w:rsidRPr="00047BB0">
        <w:t xml:space="preserve">            </w:t>
      </w:r>
      <w:r w:rsidRPr="00047BB0">
        <w:rPr>
          <w:lang w:val="en-US"/>
        </w:rPr>
        <w:t>&lt;/div&gt;</w:t>
      </w:r>
    </w:p>
    <w:p w14:paraId="3DB5445C" w14:textId="77777777" w:rsidR="00047BB0" w:rsidRPr="00047BB0" w:rsidRDefault="00047BB0" w:rsidP="00047BB0">
      <w:pPr>
        <w:rPr>
          <w:lang w:val="en-US"/>
        </w:rPr>
      </w:pPr>
    </w:p>
    <w:p w14:paraId="6E0C632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&lt;div class="col-auto"&gt;</w:t>
      </w:r>
    </w:p>
    <w:p w14:paraId="6C45827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&lt;button type="submit" class="</w:t>
      </w:r>
      <w:proofErr w:type="spellStart"/>
      <w:r w:rsidRPr="00047BB0">
        <w:rPr>
          <w:lang w:val="en-US"/>
        </w:rPr>
        <w:t>btn</w:t>
      </w:r>
      <w:proofErr w:type="spell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btn</w:t>
      </w:r>
      <w:proofErr w:type="spellEnd"/>
      <w:r w:rsidRPr="00047BB0">
        <w:rPr>
          <w:lang w:val="en-US"/>
        </w:rPr>
        <w:t>-primary"&gt;</w:t>
      </w:r>
    </w:p>
    <w:p w14:paraId="41AA4C2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class="fas fa-search"&gt;&lt;/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&gt; </w:t>
      </w:r>
      <w:proofErr w:type="spellStart"/>
      <w:r w:rsidRPr="00047BB0">
        <w:rPr>
          <w:lang w:val="en-US"/>
        </w:rPr>
        <w:t>Buscar</w:t>
      </w:r>
      <w:proofErr w:type="spellEnd"/>
    </w:p>
    <w:p w14:paraId="3D38F818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&lt;/button&gt;</w:t>
      </w:r>
    </w:p>
    <w:p w14:paraId="4D928ED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&lt;/div&gt;</w:t>
      </w:r>
    </w:p>
    <w:p w14:paraId="0A7E3A41" w14:textId="77777777" w:rsidR="00047BB0" w:rsidRPr="00047BB0" w:rsidRDefault="00047BB0" w:rsidP="00047BB0">
      <w:pPr>
        <w:rPr>
          <w:lang w:val="en-US"/>
        </w:rPr>
      </w:pPr>
    </w:p>
    <w:p w14:paraId="278D7DE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&lt;/form&gt;</w:t>
      </w:r>
    </w:p>
    <w:p w14:paraId="7A2483F3" w14:textId="77777777" w:rsidR="00047BB0" w:rsidRPr="00047BB0" w:rsidRDefault="00047BB0" w:rsidP="00047BB0">
      <w:pPr>
        <w:rPr>
          <w:lang w:val="en-US"/>
        </w:rPr>
      </w:pPr>
    </w:p>
    <w:p w14:paraId="65E6EA7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&lt;div class="dropdown"&gt;</w:t>
      </w:r>
    </w:p>
    <w:p w14:paraId="66BE250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&lt;a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="#" class="d-flex align-items-center text-dark text-decoration-none dropdown-toggle"</w:t>
      </w:r>
    </w:p>
    <w:p w14:paraId="27A0890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data-bs-toggle="dropdown"&gt;</w:t>
      </w:r>
    </w:p>
    <w:p w14:paraId="54B52CC1" w14:textId="77777777" w:rsidR="00047BB0" w:rsidRPr="00047BB0" w:rsidRDefault="00047BB0" w:rsidP="00047BB0">
      <w:pPr>
        <w:rPr>
          <w:lang w:val="en-US"/>
        </w:rPr>
      </w:pPr>
    </w:p>
    <w:p w14:paraId="4582BAD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&lt;span class="me-2 user-name-</w:t>
      </w:r>
      <w:proofErr w:type="spellStart"/>
      <w:r w:rsidRPr="00047BB0">
        <w:rPr>
          <w:lang w:val="en-US"/>
        </w:rPr>
        <w:t>topbar</w:t>
      </w:r>
      <w:proofErr w:type="spellEnd"/>
      <w:r w:rsidRPr="00047BB0">
        <w:rPr>
          <w:lang w:val="en-US"/>
        </w:rPr>
        <w:t>"&gt;</w:t>
      </w:r>
    </w:p>
    <w:p w14:paraId="43466B9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       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session()-&gt;get('</w:t>
      </w:r>
      <w:proofErr w:type="spellStart"/>
      <w:r w:rsidRPr="00047BB0">
        <w:rPr>
          <w:lang w:val="en-US"/>
        </w:rPr>
        <w:t>nombre</w:t>
      </w:r>
      <w:proofErr w:type="spellEnd"/>
      <w:r w:rsidRPr="00047BB0">
        <w:rPr>
          <w:lang w:val="en-US"/>
        </w:rPr>
        <w:t>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</w:t>
      </w:r>
    </w:p>
    <w:p w14:paraId="7F9AADD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&lt;/span&gt;</w:t>
      </w:r>
    </w:p>
    <w:p w14:paraId="6C0BE21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class="fas fa-user fs-4"&gt;&lt;/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>&gt;</w:t>
      </w:r>
    </w:p>
    <w:p w14:paraId="1EEDE6E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&lt;/a&gt;</w:t>
      </w:r>
    </w:p>
    <w:p w14:paraId="27C0BFBB" w14:textId="77777777" w:rsidR="00047BB0" w:rsidRPr="00047BB0" w:rsidRDefault="00047BB0" w:rsidP="00047BB0">
      <w:pPr>
        <w:rPr>
          <w:lang w:val="en-US"/>
        </w:rPr>
      </w:pPr>
    </w:p>
    <w:p w14:paraId="2888342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&lt;ul class="dropdown-menu dropdown-menu-end"&gt;</w:t>
      </w:r>
    </w:p>
    <w:p w14:paraId="0C45F0D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&lt;li&gt;</w:t>
      </w:r>
    </w:p>
    <w:p w14:paraId="72347FA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        &lt;a class="dropdown-item text-danger"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('/logout')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631221E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                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</w:t>
      </w:r>
      <w:proofErr w:type="spellStart"/>
      <w:r w:rsidRPr="00047BB0">
        <w:rPr>
          <w:lang w:val="en-US"/>
        </w:rPr>
        <w:t>fas</w:t>
      </w:r>
      <w:proofErr w:type="spellEnd"/>
      <w:r w:rsidRPr="00047BB0">
        <w:rPr>
          <w:lang w:val="en-US"/>
        </w:rPr>
        <w:t xml:space="preserve"> fa-sign-out-alt"&gt;&lt;/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&gt; </w:t>
      </w:r>
      <w:proofErr w:type="spellStart"/>
      <w:r w:rsidRPr="00047BB0">
        <w:rPr>
          <w:lang w:val="en-US"/>
        </w:rPr>
        <w:t>Cerrar</w:t>
      </w:r>
      <w:proofErr w:type="spell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sesión</w:t>
      </w:r>
      <w:proofErr w:type="spellEnd"/>
    </w:p>
    <w:p w14:paraId="49AC6F77" w14:textId="77777777" w:rsidR="00047BB0" w:rsidRPr="00047BB0" w:rsidRDefault="00047BB0" w:rsidP="00047BB0">
      <w:r w:rsidRPr="00047BB0">
        <w:rPr>
          <w:lang w:val="en-US"/>
        </w:rPr>
        <w:t xml:space="preserve">                    </w:t>
      </w:r>
      <w:r w:rsidRPr="00047BB0">
        <w:t>&lt;/a&gt;</w:t>
      </w:r>
    </w:p>
    <w:p w14:paraId="773D176C" w14:textId="77777777" w:rsidR="00047BB0" w:rsidRPr="00047BB0" w:rsidRDefault="00047BB0" w:rsidP="00047BB0">
      <w:r w:rsidRPr="00047BB0">
        <w:t>                &lt;/</w:t>
      </w:r>
      <w:proofErr w:type="spellStart"/>
      <w:r w:rsidRPr="00047BB0">
        <w:t>li</w:t>
      </w:r>
      <w:proofErr w:type="spellEnd"/>
      <w:r w:rsidRPr="00047BB0">
        <w:t>&gt;</w:t>
      </w:r>
    </w:p>
    <w:p w14:paraId="7DB87959" w14:textId="77777777" w:rsidR="00047BB0" w:rsidRPr="00047BB0" w:rsidRDefault="00047BB0" w:rsidP="00047BB0">
      <w:r w:rsidRPr="00047BB0">
        <w:t>            &lt;/</w:t>
      </w:r>
      <w:proofErr w:type="spellStart"/>
      <w:r w:rsidRPr="00047BB0">
        <w:t>ul</w:t>
      </w:r>
      <w:proofErr w:type="spellEnd"/>
      <w:r w:rsidRPr="00047BB0">
        <w:t>&gt;</w:t>
      </w:r>
    </w:p>
    <w:p w14:paraId="291459EC" w14:textId="77777777" w:rsidR="00047BB0" w:rsidRPr="00047BB0" w:rsidRDefault="00047BB0" w:rsidP="00047BB0">
      <w:r w:rsidRPr="00047BB0">
        <w:t>        &lt;/</w:t>
      </w:r>
      <w:proofErr w:type="spellStart"/>
      <w:r w:rsidRPr="00047BB0">
        <w:t>div</w:t>
      </w:r>
      <w:proofErr w:type="spellEnd"/>
      <w:r w:rsidRPr="00047BB0">
        <w:t>&gt;</w:t>
      </w:r>
    </w:p>
    <w:p w14:paraId="0CCA7FB0" w14:textId="77777777" w:rsidR="00047BB0" w:rsidRPr="00047BB0" w:rsidRDefault="00047BB0" w:rsidP="00047BB0"/>
    <w:p w14:paraId="4F914B51" w14:textId="77777777" w:rsidR="00047BB0" w:rsidRPr="00047BB0" w:rsidRDefault="00047BB0" w:rsidP="00047BB0">
      <w:r w:rsidRPr="00047BB0">
        <w:t>    &lt;/</w:t>
      </w:r>
      <w:proofErr w:type="spellStart"/>
      <w:r w:rsidRPr="00047BB0">
        <w:t>div</w:t>
      </w:r>
      <w:proofErr w:type="spellEnd"/>
      <w:r w:rsidRPr="00047BB0">
        <w:t>&gt;</w:t>
      </w:r>
    </w:p>
    <w:p w14:paraId="14034E1A" w14:textId="77777777" w:rsidR="00047BB0" w:rsidRPr="00047BB0" w:rsidRDefault="00047BB0" w:rsidP="00047BB0"/>
    <w:p w14:paraId="5DD7EF98" w14:textId="77777777" w:rsidR="00047BB0" w:rsidRPr="00047BB0" w:rsidRDefault="00047BB0" w:rsidP="00047BB0">
      <w:pPr>
        <w:rPr>
          <w:lang w:val="en-US"/>
        </w:rPr>
      </w:pPr>
      <w:r w:rsidRPr="00047BB0">
        <w:t xml:space="preserve">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TABLA --&gt;</w:t>
      </w:r>
    </w:p>
    <w:p w14:paraId="400F843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&lt;div class="card mt-3 p-3"&gt;</w:t>
      </w:r>
    </w:p>
    <w:p w14:paraId="2E511930" w14:textId="77777777" w:rsidR="00047BB0" w:rsidRPr="00047BB0" w:rsidRDefault="00047BB0" w:rsidP="00047BB0">
      <w:r w:rsidRPr="00047BB0">
        <w:rPr>
          <w:lang w:val="en-US"/>
        </w:rPr>
        <w:t xml:space="preserve">        </w:t>
      </w:r>
      <w:r w:rsidRPr="00047BB0">
        <w:t>&lt;h5&gt;Registro de Logs&lt;/h5&gt;</w:t>
      </w:r>
    </w:p>
    <w:p w14:paraId="78401808" w14:textId="77777777" w:rsidR="00047BB0" w:rsidRPr="00047BB0" w:rsidRDefault="00047BB0" w:rsidP="00047BB0"/>
    <w:p w14:paraId="4DE6E3B1" w14:textId="77777777" w:rsidR="00047BB0" w:rsidRPr="00047BB0" w:rsidRDefault="00047BB0" w:rsidP="00047BB0">
      <w:pPr>
        <w:rPr>
          <w:lang w:val="en-US"/>
        </w:rPr>
      </w:pPr>
      <w:r w:rsidRPr="00047BB0">
        <w:t xml:space="preserve">        </w:t>
      </w:r>
      <w:r w:rsidRPr="00047BB0">
        <w:rPr>
          <w:lang w:val="en-US"/>
        </w:rPr>
        <w:t>&lt;table class="table"&gt;</w:t>
      </w:r>
    </w:p>
    <w:p w14:paraId="2DB9CFA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</w:t>
      </w:r>
      <w:proofErr w:type="spellStart"/>
      <w:r w:rsidRPr="00047BB0">
        <w:rPr>
          <w:lang w:val="en-US"/>
        </w:rPr>
        <w:t>thead</w:t>
      </w:r>
      <w:proofErr w:type="spellEnd"/>
      <w:r w:rsidRPr="00047BB0">
        <w:rPr>
          <w:lang w:val="en-US"/>
        </w:rPr>
        <w:t>&gt;</w:t>
      </w:r>
    </w:p>
    <w:p w14:paraId="4C5FDEA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&lt;tr&gt;</w:t>
      </w:r>
    </w:p>
    <w:p w14:paraId="14EEAF1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>&lt;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&gt;ID&lt;/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 --&gt;</w:t>
      </w:r>
    </w:p>
    <w:p w14:paraId="23BF3B0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>&lt;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&gt;ID Empresa&lt;/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&gt;--&gt;</w:t>
      </w:r>
    </w:p>
    <w:p w14:paraId="7A484E30" w14:textId="77777777" w:rsidR="00047BB0" w:rsidRPr="00047BB0" w:rsidRDefault="00047BB0" w:rsidP="00047BB0">
      <w:r w:rsidRPr="00047BB0">
        <w:rPr>
          <w:lang w:val="en-US"/>
        </w:rPr>
        <w:t xml:space="preserve">                    </w:t>
      </w:r>
      <w:r w:rsidRPr="00047BB0">
        <w:t>&lt;</w:t>
      </w:r>
      <w:proofErr w:type="spellStart"/>
      <w:r w:rsidRPr="00047BB0">
        <w:t>th</w:t>
      </w:r>
      <w:proofErr w:type="spellEnd"/>
      <w:r w:rsidRPr="00047BB0">
        <w:t>&gt;Nombre del usuario&lt;/</w:t>
      </w:r>
      <w:proofErr w:type="spellStart"/>
      <w:r w:rsidRPr="00047BB0">
        <w:t>th</w:t>
      </w:r>
      <w:proofErr w:type="spellEnd"/>
      <w:r w:rsidRPr="00047BB0">
        <w:t>&gt;</w:t>
      </w:r>
    </w:p>
    <w:p w14:paraId="42EC6EB0" w14:textId="77777777" w:rsidR="00047BB0" w:rsidRPr="00047BB0" w:rsidRDefault="00047BB0" w:rsidP="00047BB0">
      <w:r w:rsidRPr="00047BB0">
        <w:t>                    &lt;</w:t>
      </w:r>
      <w:proofErr w:type="spellStart"/>
      <w:r w:rsidRPr="00047BB0">
        <w:t>th</w:t>
      </w:r>
      <w:proofErr w:type="spellEnd"/>
      <w:r w:rsidRPr="00047BB0">
        <w:t>&gt;Nombre de empresa&lt;/</w:t>
      </w:r>
      <w:proofErr w:type="spellStart"/>
      <w:r w:rsidRPr="00047BB0">
        <w:t>th</w:t>
      </w:r>
      <w:proofErr w:type="spellEnd"/>
      <w:r w:rsidRPr="00047BB0">
        <w:t>&gt;</w:t>
      </w:r>
    </w:p>
    <w:p w14:paraId="035F3B78" w14:textId="77777777" w:rsidR="00047BB0" w:rsidRPr="00047BB0" w:rsidRDefault="00047BB0" w:rsidP="00047BB0">
      <w:pPr>
        <w:rPr>
          <w:lang w:val="en-US"/>
        </w:rPr>
      </w:pPr>
      <w:r w:rsidRPr="00047BB0">
        <w:t xml:space="preserve">                    </w:t>
      </w:r>
      <w:r w:rsidRPr="00047BB0">
        <w:rPr>
          <w:lang w:val="en-US"/>
        </w:rPr>
        <w:t>&lt;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</w:t>
      </w:r>
      <w:proofErr w:type="spellStart"/>
      <w:r w:rsidRPr="00047BB0">
        <w:rPr>
          <w:lang w:val="en-US"/>
        </w:rPr>
        <w:t>Documento</w:t>
      </w:r>
      <w:proofErr w:type="spellEnd"/>
      <w:r w:rsidRPr="00047BB0">
        <w:rPr>
          <w:lang w:val="en-US"/>
        </w:rPr>
        <w:t>&lt;/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</w:t>
      </w:r>
    </w:p>
    <w:p w14:paraId="777922C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&lt;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</w:t>
      </w:r>
      <w:proofErr w:type="spellStart"/>
      <w:r w:rsidRPr="00047BB0">
        <w:rPr>
          <w:lang w:val="en-US"/>
        </w:rPr>
        <w:t>Fecha</w:t>
      </w:r>
      <w:proofErr w:type="spellEnd"/>
      <w:r w:rsidRPr="00047BB0">
        <w:rPr>
          <w:lang w:val="en-US"/>
        </w:rPr>
        <w:t xml:space="preserve"> de </w:t>
      </w:r>
      <w:proofErr w:type="spellStart"/>
      <w:r w:rsidRPr="00047BB0">
        <w:rPr>
          <w:lang w:val="en-US"/>
        </w:rPr>
        <w:t>Actividad</w:t>
      </w:r>
      <w:proofErr w:type="spellEnd"/>
      <w:r w:rsidRPr="00047BB0">
        <w:rPr>
          <w:lang w:val="en-US"/>
        </w:rPr>
        <w:t>&lt;/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</w:t>
      </w:r>
    </w:p>
    <w:p w14:paraId="7D38820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&lt;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class="fas fa-download"&gt;&lt;/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>&gt;&lt;/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</w:t>
      </w:r>
    </w:p>
    <w:p w14:paraId="7BE2823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&lt;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class="fas fa-eye"&gt;&lt;/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>&gt;&lt;/</w:t>
      </w:r>
      <w:proofErr w:type="spellStart"/>
      <w:r w:rsidRPr="00047BB0">
        <w:rPr>
          <w:lang w:val="en-US"/>
        </w:rPr>
        <w:t>th</w:t>
      </w:r>
      <w:proofErr w:type="spellEnd"/>
      <w:r w:rsidRPr="00047BB0">
        <w:rPr>
          <w:lang w:val="en-US"/>
        </w:rPr>
        <w:t>&gt;</w:t>
      </w:r>
    </w:p>
    <w:p w14:paraId="3BA97EA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&lt;/tr&gt;</w:t>
      </w:r>
    </w:p>
    <w:p w14:paraId="706D637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&lt;/</w:t>
      </w:r>
      <w:proofErr w:type="spellStart"/>
      <w:r w:rsidRPr="00047BB0">
        <w:rPr>
          <w:lang w:val="en-US"/>
        </w:rPr>
        <w:t>thead</w:t>
      </w:r>
      <w:proofErr w:type="spellEnd"/>
      <w:r w:rsidRPr="00047BB0">
        <w:rPr>
          <w:lang w:val="en-US"/>
        </w:rPr>
        <w:t>&gt;</w:t>
      </w:r>
    </w:p>
    <w:p w14:paraId="2F8E14BD" w14:textId="77777777" w:rsidR="00047BB0" w:rsidRPr="00047BB0" w:rsidRDefault="00047BB0" w:rsidP="00047BB0">
      <w:pPr>
        <w:rPr>
          <w:lang w:val="en-US"/>
        </w:rPr>
      </w:pPr>
    </w:p>
    <w:p w14:paraId="78BE733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            &lt;</w:t>
      </w:r>
      <w:proofErr w:type="spellStart"/>
      <w:r w:rsidRPr="00047BB0">
        <w:rPr>
          <w:lang w:val="en-US"/>
        </w:rPr>
        <w:t>tbody</w:t>
      </w:r>
      <w:proofErr w:type="spellEnd"/>
      <w:r w:rsidRPr="00047BB0">
        <w:rPr>
          <w:lang w:val="en-US"/>
        </w:rPr>
        <w:t>&gt;</w:t>
      </w:r>
    </w:p>
    <w:p w14:paraId="3D562B8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if </w:t>
      </w:r>
      <w:proofErr w:type="gramStart"/>
      <w:r w:rsidRPr="00047BB0">
        <w:rPr>
          <w:lang w:val="en-US"/>
        </w:rPr>
        <w:t>(!empty</w:t>
      </w:r>
      <w:proofErr w:type="gramEnd"/>
      <w:r w:rsidRPr="00047BB0">
        <w:rPr>
          <w:lang w:val="en-US"/>
        </w:rPr>
        <w:t>($logs))</w:t>
      </w:r>
      <w:proofErr w:type="gramStart"/>
      <w:r w:rsidRPr="00047BB0">
        <w:rPr>
          <w:lang w:val="en-US"/>
        </w:rPr>
        <w:t>: ?</w:t>
      </w:r>
      <w:proofErr w:type="gramEnd"/>
      <w:r w:rsidRPr="00047BB0">
        <w:rPr>
          <w:lang w:val="en-US"/>
        </w:rPr>
        <w:t>&gt;</w:t>
      </w:r>
    </w:p>
    <w:p w14:paraId="2DD0459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foreach ($logs as $log)</w:t>
      </w:r>
      <w:proofErr w:type="gramStart"/>
      <w:r w:rsidRPr="00047BB0">
        <w:rPr>
          <w:lang w:val="en-US"/>
        </w:rPr>
        <w:t>: ?</w:t>
      </w:r>
      <w:proofErr w:type="gramEnd"/>
      <w:r w:rsidRPr="00047BB0">
        <w:rPr>
          <w:lang w:val="en-US"/>
        </w:rPr>
        <w:t>&gt;</w:t>
      </w:r>
    </w:p>
    <w:p w14:paraId="2A0A7525" w14:textId="77777777" w:rsidR="00047BB0" w:rsidRPr="00047BB0" w:rsidRDefault="00047BB0" w:rsidP="00047BB0">
      <w:pPr>
        <w:rPr>
          <w:lang w:val="en-US"/>
        </w:rPr>
      </w:pPr>
    </w:p>
    <w:p w14:paraId="6E3CC44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  &lt;tr&gt;</w:t>
      </w:r>
    </w:p>
    <w:p w14:paraId="2C42248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   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&lt;td&gt;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esc($log['id'])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&gt;&lt;/td&gt; --&gt;</w:t>
      </w:r>
    </w:p>
    <w:p w14:paraId="0080B90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   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&lt;td&gt;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esc($log['</w:t>
      </w:r>
      <w:proofErr w:type="spellStart"/>
      <w:r w:rsidRPr="00047BB0">
        <w:rPr>
          <w:lang w:val="en-US"/>
        </w:rPr>
        <w:t>id_empresa</w:t>
      </w:r>
      <w:proofErr w:type="spellEnd"/>
      <w:r w:rsidRPr="00047BB0">
        <w:rPr>
          <w:lang w:val="en-US"/>
        </w:rPr>
        <w:t>'])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&gt;&lt;/td&gt; --&gt;</w:t>
      </w:r>
    </w:p>
    <w:p w14:paraId="6547BEF3" w14:textId="77777777" w:rsidR="00047BB0" w:rsidRPr="00047BB0" w:rsidRDefault="00047BB0" w:rsidP="00047BB0">
      <w:r w:rsidRPr="00047BB0">
        <w:rPr>
          <w:lang w:val="en-US"/>
        </w:rPr>
        <w:t xml:space="preserve">                        </w:t>
      </w:r>
      <w:r w:rsidRPr="00047BB0">
        <w:t>&lt;</w:t>
      </w:r>
      <w:proofErr w:type="spellStart"/>
      <w:r w:rsidRPr="00047BB0">
        <w:t>td</w:t>
      </w:r>
      <w:proofErr w:type="spellEnd"/>
      <w:r w:rsidRPr="00047BB0">
        <w:t>&gt;</w:t>
      </w:r>
      <w:proofErr w:type="gramStart"/>
      <w:r w:rsidRPr="00047BB0">
        <w:t>&lt;?=</w:t>
      </w:r>
      <w:proofErr w:type="gramEnd"/>
      <w:r w:rsidRPr="00047BB0">
        <w:t xml:space="preserve"> </w:t>
      </w:r>
      <w:proofErr w:type="spellStart"/>
      <w:r w:rsidRPr="00047BB0">
        <w:t>esc</w:t>
      </w:r>
      <w:proofErr w:type="spellEnd"/>
      <w:r w:rsidRPr="00047BB0">
        <w:t>($log['</w:t>
      </w:r>
      <w:proofErr w:type="spellStart"/>
      <w:r w:rsidRPr="00047BB0">
        <w:t>nombre_usuario</w:t>
      </w:r>
      <w:proofErr w:type="spellEnd"/>
      <w:r w:rsidRPr="00047BB0">
        <w:t>'])</w:t>
      </w:r>
      <w:proofErr w:type="gramStart"/>
      <w:r w:rsidRPr="00047BB0">
        <w:t>; ?</w:t>
      </w:r>
      <w:proofErr w:type="gramEnd"/>
      <w:r w:rsidRPr="00047BB0">
        <w:t>&gt;&lt;/</w:t>
      </w:r>
      <w:proofErr w:type="spellStart"/>
      <w:r w:rsidRPr="00047BB0">
        <w:t>td</w:t>
      </w:r>
      <w:proofErr w:type="spellEnd"/>
      <w:r w:rsidRPr="00047BB0">
        <w:t>&gt;</w:t>
      </w:r>
    </w:p>
    <w:p w14:paraId="0C7555F6" w14:textId="77777777" w:rsidR="00047BB0" w:rsidRPr="00047BB0" w:rsidRDefault="00047BB0" w:rsidP="00047BB0">
      <w:r w:rsidRPr="00047BB0">
        <w:t>                        &lt;</w:t>
      </w:r>
      <w:proofErr w:type="spellStart"/>
      <w:r w:rsidRPr="00047BB0">
        <w:t>td</w:t>
      </w:r>
      <w:proofErr w:type="spellEnd"/>
      <w:r w:rsidRPr="00047BB0">
        <w:t>&gt;</w:t>
      </w:r>
      <w:proofErr w:type="gramStart"/>
      <w:r w:rsidRPr="00047BB0">
        <w:t>&lt;?=</w:t>
      </w:r>
      <w:proofErr w:type="gramEnd"/>
      <w:r w:rsidRPr="00047BB0">
        <w:t xml:space="preserve"> </w:t>
      </w:r>
      <w:proofErr w:type="spellStart"/>
      <w:r w:rsidRPr="00047BB0">
        <w:t>esc</w:t>
      </w:r>
      <w:proofErr w:type="spellEnd"/>
      <w:r w:rsidRPr="00047BB0">
        <w:t>($log['</w:t>
      </w:r>
      <w:proofErr w:type="spellStart"/>
      <w:r w:rsidRPr="00047BB0">
        <w:t>nombre_empresa</w:t>
      </w:r>
      <w:proofErr w:type="spellEnd"/>
      <w:r w:rsidRPr="00047BB0">
        <w:t>'])</w:t>
      </w:r>
      <w:proofErr w:type="gramStart"/>
      <w:r w:rsidRPr="00047BB0">
        <w:t>; ?</w:t>
      </w:r>
      <w:proofErr w:type="gramEnd"/>
      <w:r w:rsidRPr="00047BB0">
        <w:t>&gt;&lt;/</w:t>
      </w:r>
      <w:proofErr w:type="spellStart"/>
      <w:r w:rsidRPr="00047BB0">
        <w:t>td</w:t>
      </w:r>
      <w:proofErr w:type="spellEnd"/>
      <w:r w:rsidRPr="00047BB0">
        <w:t>&gt;</w:t>
      </w:r>
    </w:p>
    <w:p w14:paraId="0C6F699B" w14:textId="77777777" w:rsidR="00047BB0" w:rsidRPr="00047BB0" w:rsidRDefault="00047BB0" w:rsidP="00047BB0">
      <w:r w:rsidRPr="00047BB0">
        <w:t>                        &lt;</w:t>
      </w:r>
      <w:proofErr w:type="spellStart"/>
      <w:r w:rsidRPr="00047BB0">
        <w:t>td</w:t>
      </w:r>
      <w:proofErr w:type="spellEnd"/>
      <w:r w:rsidRPr="00047BB0">
        <w:t>&gt;</w:t>
      </w:r>
      <w:proofErr w:type="gramStart"/>
      <w:r w:rsidRPr="00047BB0">
        <w:t>&lt;?=</w:t>
      </w:r>
      <w:proofErr w:type="gramEnd"/>
      <w:r w:rsidRPr="00047BB0">
        <w:t xml:space="preserve"> </w:t>
      </w:r>
      <w:proofErr w:type="spellStart"/>
      <w:r w:rsidRPr="00047BB0">
        <w:t>esc</w:t>
      </w:r>
      <w:proofErr w:type="spellEnd"/>
      <w:r w:rsidRPr="00047BB0">
        <w:t>($log['documento'])</w:t>
      </w:r>
      <w:proofErr w:type="gramStart"/>
      <w:r w:rsidRPr="00047BB0">
        <w:t>; ?</w:t>
      </w:r>
      <w:proofErr w:type="gramEnd"/>
      <w:r w:rsidRPr="00047BB0">
        <w:t>&gt;&lt;/</w:t>
      </w:r>
      <w:proofErr w:type="spellStart"/>
      <w:r w:rsidRPr="00047BB0">
        <w:t>td</w:t>
      </w:r>
      <w:proofErr w:type="spellEnd"/>
      <w:r w:rsidRPr="00047BB0">
        <w:t>&gt;</w:t>
      </w:r>
    </w:p>
    <w:p w14:paraId="29330B5E" w14:textId="77777777" w:rsidR="00047BB0" w:rsidRPr="00047BB0" w:rsidRDefault="00047BB0" w:rsidP="00047BB0">
      <w:r w:rsidRPr="00047BB0">
        <w:t>                        &lt;</w:t>
      </w:r>
      <w:proofErr w:type="spellStart"/>
      <w:r w:rsidRPr="00047BB0">
        <w:t>td</w:t>
      </w:r>
      <w:proofErr w:type="spellEnd"/>
      <w:r w:rsidRPr="00047BB0">
        <w:t>&gt;</w:t>
      </w:r>
      <w:proofErr w:type="gramStart"/>
      <w:r w:rsidRPr="00047BB0">
        <w:t>&lt;?=</w:t>
      </w:r>
      <w:proofErr w:type="gramEnd"/>
      <w:r w:rsidRPr="00047BB0">
        <w:t xml:space="preserve"> </w:t>
      </w:r>
      <w:proofErr w:type="spellStart"/>
      <w:r w:rsidRPr="00047BB0">
        <w:t>esc</w:t>
      </w:r>
      <w:proofErr w:type="spellEnd"/>
      <w:r w:rsidRPr="00047BB0">
        <w:t>($log['fecha'])</w:t>
      </w:r>
      <w:proofErr w:type="gramStart"/>
      <w:r w:rsidRPr="00047BB0">
        <w:t>; ?</w:t>
      </w:r>
      <w:proofErr w:type="gramEnd"/>
      <w:r w:rsidRPr="00047BB0">
        <w:t>&gt;&lt;/</w:t>
      </w:r>
      <w:proofErr w:type="spellStart"/>
      <w:r w:rsidRPr="00047BB0">
        <w:t>td</w:t>
      </w:r>
      <w:proofErr w:type="spellEnd"/>
      <w:r w:rsidRPr="00047BB0">
        <w:t>&gt;</w:t>
      </w:r>
    </w:p>
    <w:p w14:paraId="2647E77F" w14:textId="77777777" w:rsidR="00047BB0" w:rsidRPr="00047BB0" w:rsidRDefault="00047BB0" w:rsidP="00047BB0">
      <w:r w:rsidRPr="00047BB0">
        <w:t>                        &lt;</w:t>
      </w:r>
      <w:proofErr w:type="spellStart"/>
      <w:r w:rsidRPr="00047BB0">
        <w:t>td</w:t>
      </w:r>
      <w:proofErr w:type="spellEnd"/>
      <w:r w:rsidRPr="00047BB0">
        <w:t>&gt;</w:t>
      </w:r>
      <w:proofErr w:type="gramStart"/>
      <w:r w:rsidRPr="00047BB0">
        <w:t>&lt;?=</w:t>
      </w:r>
      <w:proofErr w:type="gramEnd"/>
      <w:r w:rsidRPr="00047BB0">
        <w:t xml:space="preserve"> ($log['</w:t>
      </w:r>
      <w:proofErr w:type="spellStart"/>
      <w:r w:rsidRPr="00047BB0">
        <w:t>accion</w:t>
      </w:r>
      <w:proofErr w:type="spellEnd"/>
      <w:r w:rsidRPr="00047BB0">
        <w:t>'] == 'descargar' || $log['</w:t>
      </w:r>
      <w:proofErr w:type="spellStart"/>
      <w:r w:rsidRPr="00047BB0">
        <w:t>accion</w:t>
      </w:r>
      <w:proofErr w:type="spellEnd"/>
      <w:r w:rsidRPr="00047BB0">
        <w:t>'] == '</w:t>
      </w:r>
      <w:proofErr w:type="spellStart"/>
      <w:r w:rsidRPr="00047BB0">
        <w:t>descarga_multiple</w:t>
      </w:r>
      <w:proofErr w:type="spellEnd"/>
      <w:r w:rsidRPr="00047BB0">
        <w:t>'</w:t>
      </w:r>
      <w:proofErr w:type="gramStart"/>
      <w:r w:rsidRPr="00047BB0">
        <w:t>) ?</w:t>
      </w:r>
      <w:proofErr w:type="gramEnd"/>
      <w:r w:rsidRPr="00047BB0">
        <w:t xml:space="preserve"> '1</w:t>
      </w:r>
      <w:proofErr w:type="gramStart"/>
      <w:r w:rsidRPr="00047BB0">
        <w:t>' :</w:t>
      </w:r>
      <w:proofErr w:type="gramEnd"/>
      <w:r w:rsidRPr="00047BB0">
        <w:t xml:space="preserve"> '0'</w:t>
      </w:r>
      <w:proofErr w:type="gramStart"/>
      <w:r w:rsidRPr="00047BB0">
        <w:t>; ?</w:t>
      </w:r>
      <w:proofErr w:type="gramEnd"/>
      <w:r w:rsidRPr="00047BB0">
        <w:t>&gt;&lt;/</w:t>
      </w:r>
      <w:proofErr w:type="spellStart"/>
      <w:r w:rsidRPr="00047BB0">
        <w:t>td</w:t>
      </w:r>
      <w:proofErr w:type="spellEnd"/>
      <w:r w:rsidRPr="00047BB0">
        <w:t>&gt;</w:t>
      </w:r>
    </w:p>
    <w:p w14:paraId="2F88BE84" w14:textId="77777777" w:rsidR="00047BB0" w:rsidRPr="00047BB0" w:rsidRDefault="00047BB0" w:rsidP="00047BB0">
      <w:r w:rsidRPr="00047BB0">
        <w:t>                       </w:t>
      </w:r>
      <w:proofErr w:type="gramStart"/>
      <w:r w:rsidRPr="00047BB0">
        <w:t>&lt;!--</w:t>
      </w:r>
      <w:proofErr w:type="gramEnd"/>
      <w:r w:rsidRPr="00047BB0">
        <w:t xml:space="preserve"> &lt;</w:t>
      </w:r>
      <w:proofErr w:type="spellStart"/>
      <w:r w:rsidRPr="00047BB0">
        <w:t>td</w:t>
      </w:r>
      <w:proofErr w:type="spellEnd"/>
      <w:r w:rsidRPr="00047BB0">
        <w:t>&gt;</w:t>
      </w:r>
      <w:proofErr w:type="gramStart"/>
      <w:r w:rsidRPr="00047BB0">
        <w:t>&lt;?=</w:t>
      </w:r>
      <w:proofErr w:type="gramEnd"/>
      <w:r w:rsidRPr="00047BB0">
        <w:t xml:space="preserve"> $log['</w:t>
      </w:r>
      <w:proofErr w:type="spellStart"/>
      <w:r w:rsidRPr="00047BB0">
        <w:t>accion</w:t>
      </w:r>
      <w:proofErr w:type="spellEnd"/>
      <w:r w:rsidRPr="00047BB0">
        <w:t>'] == 'descargar</w:t>
      </w:r>
      <w:proofErr w:type="gramStart"/>
      <w:r w:rsidRPr="00047BB0">
        <w:t>' ?</w:t>
      </w:r>
      <w:proofErr w:type="gramEnd"/>
      <w:r w:rsidRPr="00047BB0">
        <w:t xml:space="preserve"> '1</w:t>
      </w:r>
      <w:proofErr w:type="gramStart"/>
      <w:r w:rsidRPr="00047BB0">
        <w:t>' :</w:t>
      </w:r>
      <w:proofErr w:type="gramEnd"/>
      <w:r w:rsidRPr="00047BB0">
        <w:t xml:space="preserve"> '0'</w:t>
      </w:r>
      <w:proofErr w:type="gramStart"/>
      <w:r w:rsidRPr="00047BB0">
        <w:t>; ?</w:t>
      </w:r>
      <w:proofErr w:type="gramEnd"/>
      <w:r w:rsidRPr="00047BB0">
        <w:t>&gt;&lt;/</w:t>
      </w:r>
      <w:proofErr w:type="spellStart"/>
      <w:r w:rsidRPr="00047BB0">
        <w:t>td</w:t>
      </w:r>
      <w:proofErr w:type="spellEnd"/>
      <w:r w:rsidRPr="00047BB0">
        <w:t>&gt;--&gt;</w:t>
      </w:r>
    </w:p>
    <w:p w14:paraId="2C019D74" w14:textId="77777777" w:rsidR="00047BB0" w:rsidRPr="000062B9" w:rsidRDefault="00047BB0" w:rsidP="00047BB0">
      <w:r w:rsidRPr="00047BB0">
        <w:t>                        &lt;</w:t>
      </w:r>
      <w:proofErr w:type="spellStart"/>
      <w:r w:rsidRPr="00047BB0">
        <w:t>td</w:t>
      </w:r>
      <w:proofErr w:type="spellEnd"/>
      <w:r w:rsidRPr="00047BB0">
        <w:t>&gt;</w:t>
      </w:r>
      <w:proofErr w:type="gramStart"/>
      <w:r w:rsidRPr="00047BB0">
        <w:t>&lt;?=</w:t>
      </w:r>
      <w:proofErr w:type="gramEnd"/>
      <w:r w:rsidRPr="00047BB0">
        <w:t xml:space="preserve"> </w:t>
      </w:r>
      <w:r w:rsidRPr="000062B9">
        <w:t>$log['</w:t>
      </w:r>
      <w:proofErr w:type="spellStart"/>
      <w:r w:rsidRPr="000062B9">
        <w:t>accion</w:t>
      </w:r>
      <w:proofErr w:type="spellEnd"/>
      <w:r w:rsidRPr="000062B9">
        <w:t>'] == 'ver</w:t>
      </w:r>
      <w:proofErr w:type="gramStart"/>
      <w:r w:rsidRPr="000062B9">
        <w:t>' ?</w:t>
      </w:r>
      <w:proofErr w:type="gramEnd"/>
      <w:r w:rsidRPr="000062B9">
        <w:t xml:space="preserve"> '1</w:t>
      </w:r>
      <w:proofErr w:type="gramStart"/>
      <w:r w:rsidRPr="000062B9">
        <w:t>' :</w:t>
      </w:r>
      <w:proofErr w:type="gramEnd"/>
      <w:r w:rsidRPr="000062B9">
        <w:t xml:space="preserve"> '0'</w:t>
      </w:r>
      <w:proofErr w:type="gramStart"/>
      <w:r w:rsidRPr="000062B9">
        <w:t>; ?</w:t>
      </w:r>
      <w:proofErr w:type="gramEnd"/>
      <w:r w:rsidRPr="000062B9">
        <w:t>&gt;&lt;/</w:t>
      </w:r>
      <w:proofErr w:type="spellStart"/>
      <w:r w:rsidRPr="000062B9">
        <w:t>td</w:t>
      </w:r>
      <w:proofErr w:type="spellEnd"/>
      <w:r w:rsidRPr="000062B9">
        <w:t>&gt;</w:t>
      </w:r>
    </w:p>
    <w:p w14:paraId="55023A44" w14:textId="77777777" w:rsidR="00047BB0" w:rsidRPr="00047BB0" w:rsidRDefault="00047BB0" w:rsidP="00047BB0">
      <w:pPr>
        <w:rPr>
          <w:lang w:val="en-US"/>
        </w:rPr>
      </w:pPr>
      <w:r w:rsidRPr="000062B9">
        <w:t xml:space="preserve">                      </w:t>
      </w:r>
      <w:r w:rsidRPr="00047BB0">
        <w:rPr>
          <w:lang w:val="en-US"/>
        </w:rPr>
        <w:t>&lt;/tr&gt;</w:t>
      </w:r>
    </w:p>
    <w:p w14:paraId="51821559" w14:textId="77777777" w:rsidR="00047BB0" w:rsidRPr="00047BB0" w:rsidRDefault="00047BB0" w:rsidP="00047BB0">
      <w:pPr>
        <w:rPr>
          <w:lang w:val="en-US"/>
        </w:rPr>
      </w:pPr>
    </w:p>
    <w:p w14:paraId="0679DE9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endforeach</w:t>
      </w:r>
      <w:proofErr w:type="spellEnd"/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</w:t>
      </w:r>
    </w:p>
    <w:p w14:paraId="0C5CDF8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else</w:t>
      </w:r>
      <w:proofErr w:type="gramStart"/>
      <w:r w:rsidRPr="00047BB0">
        <w:rPr>
          <w:lang w:val="en-US"/>
        </w:rPr>
        <w:t>: ?</w:t>
      </w:r>
      <w:proofErr w:type="gramEnd"/>
      <w:r w:rsidRPr="00047BB0">
        <w:rPr>
          <w:lang w:val="en-US"/>
        </w:rPr>
        <w:t>&gt;</w:t>
      </w:r>
    </w:p>
    <w:p w14:paraId="61F74ED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  &lt;tr&gt;</w:t>
      </w:r>
    </w:p>
    <w:p w14:paraId="6798C5C1" w14:textId="77777777" w:rsidR="00047BB0" w:rsidRPr="000062B9" w:rsidRDefault="00047BB0" w:rsidP="00047BB0">
      <w:r w:rsidRPr="00047BB0">
        <w:rPr>
          <w:lang w:val="en-US"/>
        </w:rPr>
        <w:t>                       </w:t>
      </w:r>
      <w:r w:rsidRPr="000062B9">
        <w:t>&lt;</w:t>
      </w:r>
      <w:proofErr w:type="spellStart"/>
      <w:r w:rsidRPr="000062B9">
        <w:t>td</w:t>
      </w:r>
      <w:proofErr w:type="spellEnd"/>
      <w:r w:rsidRPr="000062B9">
        <w:t xml:space="preserve"> </w:t>
      </w:r>
      <w:proofErr w:type="spellStart"/>
      <w:r w:rsidRPr="000062B9">
        <w:t>colspan</w:t>
      </w:r>
      <w:proofErr w:type="spellEnd"/>
      <w:r w:rsidRPr="000062B9">
        <w:t>="8"&gt;No hay registros&lt;/</w:t>
      </w:r>
      <w:proofErr w:type="spellStart"/>
      <w:r w:rsidRPr="000062B9">
        <w:t>td</w:t>
      </w:r>
      <w:proofErr w:type="spellEnd"/>
      <w:r w:rsidRPr="000062B9">
        <w:t>&gt;</w:t>
      </w:r>
    </w:p>
    <w:p w14:paraId="6AE75EAB" w14:textId="77777777" w:rsidR="00047BB0" w:rsidRPr="00047BB0" w:rsidRDefault="00047BB0" w:rsidP="00047BB0">
      <w:pPr>
        <w:rPr>
          <w:lang w:val="en-US"/>
        </w:rPr>
      </w:pPr>
      <w:r w:rsidRPr="000062B9">
        <w:t xml:space="preserve">                    </w:t>
      </w:r>
      <w:r w:rsidRPr="00047BB0">
        <w:rPr>
          <w:lang w:val="en-US"/>
        </w:rPr>
        <w:t>&lt;/tr&gt;</w:t>
      </w:r>
    </w:p>
    <w:p w14:paraId="4927B2F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endif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</w:t>
      </w:r>
    </w:p>
    <w:p w14:paraId="130A914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&lt;/</w:t>
      </w:r>
      <w:proofErr w:type="spellStart"/>
      <w:r w:rsidRPr="00047BB0">
        <w:rPr>
          <w:lang w:val="en-US"/>
        </w:rPr>
        <w:t>tbody</w:t>
      </w:r>
      <w:proofErr w:type="spellEnd"/>
      <w:r w:rsidRPr="00047BB0">
        <w:rPr>
          <w:lang w:val="en-US"/>
        </w:rPr>
        <w:t>&gt;</w:t>
      </w:r>
    </w:p>
    <w:p w14:paraId="1773B320" w14:textId="77777777" w:rsidR="00047BB0" w:rsidRPr="00047BB0" w:rsidRDefault="00047BB0" w:rsidP="00047BB0">
      <w:pPr>
        <w:rPr>
          <w:lang w:val="en-US"/>
        </w:rPr>
      </w:pPr>
    </w:p>
    <w:p w14:paraId="4CAB88C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&lt;/table&gt;</w:t>
      </w:r>
    </w:p>
    <w:p w14:paraId="6BABE07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    &lt;/div&gt;</w:t>
      </w:r>
    </w:p>
    <w:p w14:paraId="3BCEED5A" w14:textId="77777777" w:rsidR="00047BB0" w:rsidRPr="00047BB0" w:rsidRDefault="00047BB0" w:rsidP="00047BB0">
      <w:pPr>
        <w:rPr>
          <w:lang w:val="en-US"/>
        </w:rPr>
      </w:pPr>
    </w:p>
    <w:p w14:paraId="0C74717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&lt;/div&gt;</w:t>
      </w:r>
    </w:p>
    <w:p w14:paraId="6A326914" w14:textId="77777777" w:rsidR="00047BB0" w:rsidRPr="00047BB0" w:rsidRDefault="00047BB0" w:rsidP="00047BB0">
      <w:pPr>
        <w:rPr>
          <w:lang w:val="en-US"/>
        </w:rPr>
      </w:pPr>
    </w:p>
    <w:p w14:paraId="2AF6059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&lt;script src="https://cdn.jsdelivr.net/npm/bootstrap@5.3.0/dist/js/bootstrap.bundle.min.js"&gt;&lt;/script&gt;</w:t>
      </w:r>
    </w:p>
    <w:p w14:paraId="3B41968C" w14:textId="77777777" w:rsidR="00047BB0" w:rsidRPr="00047BB0" w:rsidRDefault="00047BB0" w:rsidP="00047BB0">
      <w:pPr>
        <w:rPr>
          <w:lang w:val="en-US"/>
        </w:rPr>
      </w:pPr>
    </w:p>
    <w:p w14:paraId="5E395C2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&lt;/body&gt;</w:t>
      </w:r>
    </w:p>
    <w:p w14:paraId="59909E6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&lt;/html&gt;</w:t>
      </w:r>
    </w:p>
    <w:p w14:paraId="1C19C0A5" w14:textId="77777777" w:rsidR="00047BB0" w:rsidRPr="00047BB0" w:rsidRDefault="00047BB0" w:rsidP="00047BB0">
      <w:pPr>
        <w:rPr>
          <w:lang w:val="en-US"/>
        </w:rPr>
      </w:pPr>
    </w:p>
    <w:p w14:paraId="1C863D4A" w14:textId="6C82B16A" w:rsidR="003C67D2" w:rsidRPr="00491555" w:rsidRDefault="003C67D2" w:rsidP="2B402B1D">
      <w:pPr>
        <w:rPr>
          <w:lang w:val="en-US"/>
        </w:rPr>
      </w:pPr>
    </w:p>
    <w:p w14:paraId="26017498" w14:textId="2ABA486A" w:rsidR="003C67D2" w:rsidRPr="00491555" w:rsidRDefault="0FDD2072" w:rsidP="2B402B1D">
      <w:pPr>
        <w:pStyle w:val="Ttulo4"/>
        <w:rPr>
          <w:lang w:val="en-US"/>
        </w:rPr>
      </w:pPr>
      <w:r w:rsidRPr="00491555">
        <w:rPr>
          <w:lang w:val="en-US"/>
        </w:rPr>
        <w:t>2.1.1</w:t>
      </w:r>
      <w:r w:rsidR="00491555" w:rsidRPr="00491555">
        <w:rPr>
          <w:lang w:val="en-US"/>
        </w:rPr>
        <w:t>0</w:t>
      </w:r>
      <w:r w:rsidRPr="00491555">
        <w:rPr>
          <w:lang w:val="en-US"/>
        </w:rPr>
        <w:t>.</w:t>
      </w:r>
      <w:r w:rsidR="00491555">
        <w:rPr>
          <w:lang w:val="en-US"/>
        </w:rPr>
        <w:t>2</w:t>
      </w:r>
      <w:r w:rsidRPr="00491555">
        <w:rPr>
          <w:lang w:val="en-US"/>
        </w:rPr>
        <w:t xml:space="preserve"> auth</w:t>
      </w:r>
    </w:p>
    <w:p w14:paraId="6D312DB0" w14:textId="035BA1D4" w:rsidR="003C67D2" w:rsidRDefault="54795266" w:rsidP="7FB394BA">
      <w:pPr>
        <w:pStyle w:val="Ttulo5"/>
        <w:rPr>
          <w:lang w:val="en-US"/>
        </w:rPr>
      </w:pPr>
      <w:r w:rsidRPr="00491555">
        <w:rPr>
          <w:lang w:val="en-US"/>
        </w:rPr>
        <w:t>2.1.1</w:t>
      </w:r>
      <w:r w:rsidR="00491555" w:rsidRPr="00491555">
        <w:rPr>
          <w:lang w:val="en-US"/>
        </w:rPr>
        <w:t>0</w:t>
      </w:r>
      <w:r w:rsidRPr="00491555">
        <w:rPr>
          <w:lang w:val="en-US"/>
        </w:rPr>
        <w:t>.</w:t>
      </w:r>
      <w:r w:rsidR="00491555">
        <w:rPr>
          <w:lang w:val="en-US"/>
        </w:rPr>
        <w:t>2</w:t>
      </w:r>
      <w:r w:rsidRPr="00491555">
        <w:rPr>
          <w:lang w:val="en-US"/>
        </w:rPr>
        <w:t xml:space="preserve">.1 </w:t>
      </w:r>
      <w:proofErr w:type="spellStart"/>
      <w:r w:rsidRPr="00491555">
        <w:rPr>
          <w:lang w:val="en-US"/>
        </w:rPr>
        <w:t>forgot_</w:t>
      </w:r>
      <w:r w:rsidR="7FB394BA" w:rsidRPr="00491555">
        <w:rPr>
          <w:lang w:val="en-US"/>
        </w:rPr>
        <w:t>password.php</w:t>
      </w:r>
      <w:proofErr w:type="spellEnd"/>
      <w:r w:rsidR="7FB394BA" w:rsidRPr="00491555">
        <w:rPr>
          <w:lang w:val="en-US"/>
        </w:rPr>
        <w:t xml:space="preserve"> </w:t>
      </w:r>
    </w:p>
    <w:p w14:paraId="0F534D6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&lt;!DOCTYPE html&gt;</w:t>
      </w:r>
    </w:p>
    <w:p w14:paraId="09CC2F3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&lt;html lang="es"&gt;</w:t>
      </w:r>
    </w:p>
    <w:p w14:paraId="793B6A6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&lt;head&gt;</w:t>
      </w:r>
    </w:p>
    <w:p w14:paraId="776DD81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&lt;meta charset="utf-8"&gt;</w:t>
      </w:r>
    </w:p>
    <w:p w14:paraId="4C06FEA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&lt;meta name="viewport" content="width=device-width, initial-scale=1"&gt;</w:t>
      </w:r>
    </w:p>
    <w:p w14:paraId="436558D0" w14:textId="77777777" w:rsidR="00047BB0" w:rsidRPr="00047BB0" w:rsidRDefault="00047BB0" w:rsidP="00047BB0">
      <w:r w:rsidRPr="00047BB0">
        <w:rPr>
          <w:lang w:val="en-US"/>
        </w:rPr>
        <w:t xml:space="preserve">    </w:t>
      </w:r>
      <w:r w:rsidRPr="00047BB0">
        <w:t>&lt;</w:t>
      </w:r>
      <w:proofErr w:type="spellStart"/>
      <w:r w:rsidRPr="00047BB0">
        <w:t>title</w:t>
      </w:r>
      <w:proofErr w:type="spellEnd"/>
      <w:r w:rsidRPr="00047BB0">
        <w:t>&gt;Recuperar Contraseña | Mas Metrologia&lt;/</w:t>
      </w:r>
      <w:proofErr w:type="spellStart"/>
      <w:r w:rsidRPr="00047BB0">
        <w:t>title</w:t>
      </w:r>
      <w:proofErr w:type="spellEnd"/>
      <w:r w:rsidRPr="00047BB0">
        <w:t>&gt;</w:t>
      </w:r>
    </w:p>
    <w:p w14:paraId="220D0A37" w14:textId="77777777" w:rsidR="00047BB0" w:rsidRPr="00047BB0" w:rsidRDefault="00047BB0" w:rsidP="00047BB0">
      <w:pPr>
        <w:rPr>
          <w:lang w:val="en-US"/>
        </w:rPr>
      </w:pPr>
      <w:r w:rsidRPr="00047BB0">
        <w:t xml:space="preserve">    </w:t>
      </w:r>
      <w:r w:rsidRPr="00047BB0">
        <w:rPr>
          <w:lang w:val="en-US"/>
        </w:rPr>
        <w:t xml:space="preserve">&lt;link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 xml:space="preserve">="icon"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("template/images/logo.ico")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694DB3F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</w:p>
    <w:p w14:paraId="64FE490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href="https://cdnjs.cloudflare.com/ajax/libs/font-awesome/6.5.1/css/all.min.css"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0A45394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href="https://fonts.googleapis.com/css2?family=DM+Sans:wght@400;500;700&amp;display=swap"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1CB37CE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 xml:space="preserve">="stylesheet"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('template/</w:t>
      </w:r>
      <w:proofErr w:type="spellStart"/>
      <w:r w:rsidRPr="00047BB0">
        <w:rPr>
          <w:lang w:val="en-US"/>
        </w:rPr>
        <w:t>css</w:t>
      </w:r>
      <w:proofErr w:type="spellEnd"/>
      <w:r w:rsidRPr="00047BB0">
        <w:rPr>
          <w:lang w:val="en-US"/>
        </w:rPr>
        <w:t>/maps/styloRecuperacion.css')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2CCAE25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</w:t>
      </w:r>
    </w:p>
    <w:p w14:paraId="7E5AD1B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&lt;/head&gt;</w:t>
      </w:r>
    </w:p>
    <w:p w14:paraId="7D2C41B4" w14:textId="77777777" w:rsidR="00047BB0" w:rsidRPr="00047BB0" w:rsidRDefault="00047BB0" w:rsidP="00047BB0">
      <w:pPr>
        <w:rPr>
          <w:lang w:val="en-US"/>
        </w:rPr>
      </w:pPr>
    </w:p>
    <w:p w14:paraId="25E189B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&lt;body&gt;</w:t>
      </w:r>
    </w:p>
    <w:p w14:paraId="586CAD35" w14:textId="77777777" w:rsidR="00047BB0" w:rsidRPr="00047BB0" w:rsidRDefault="00047BB0" w:rsidP="00047BB0">
      <w:pPr>
        <w:rPr>
          <w:lang w:val="en-US"/>
        </w:rPr>
      </w:pPr>
    </w:p>
    <w:p w14:paraId="5C3DBCE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&lt;div class="container"&gt;</w:t>
      </w:r>
    </w:p>
    <w:p w14:paraId="47847395" w14:textId="77777777" w:rsidR="00047BB0" w:rsidRPr="00047BB0" w:rsidRDefault="00047BB0" w:rsidP="00047BB0">
      <w:pPr>
        <w:rPr>
          <w:lang w:val="en-US"/>
        </w:rPr>
      </w:pPr>
    </w:p>
    <w:p w14:paraId="3F53058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&lt;div class="icon-lock"&gt;</w:t>
      </w:r>
    </w:p>
    <w:p w14:paraId="6F07E32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class="fa-solid fa-key"&gt;&lt;/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>&gt;</w:t>
      </w:r>
    </w:p>
    <w:p w14:paraId="1CA3656E" w14:textId="77777777" w:rsidR="00047BB0" w:rsidRPr="00047BB0" w:rsidRDefault="00047BB0" w:rsidP="00047BB0">
      <w:r w:rsidRPr="00047BB0">
        <w:rPr>
          <w:lang w:val="en-US"/>
        </w:rPr>
        <w:t xml:space="preserve">    </w:t>
      </w:r>
      <w:r w:rsidRPr="00047BB0">
        <w:t>&lt;/</w:t>
      </w:r>
      <w:proofErr w:type="spellStart"/>
      <w:r w:rsidRPr="00047BB0">
        <w:t>div</w:t>
      </w:r>
      <w:proofErr w:type="spellEnd"/>
      <w:r w:rsidRPr="00047BB0">
        <w:t>&gt;</w:t>
      </w:r>
    </w:p>
    <w:p w14:paraId="43770168" w14:textId="77777777" w:rsidR="00047BB0" w:rsidRPr="00047BB0" w:rsidRDefault="00047BB0" w:rsidP="00047BB0"/>
    <w:p w14:paraId="477DC175" w14:textId="77777777" w:rsidR="00047BB0" w:rsidRPr="00047BB0" w:rsidRDefault="00047BB0" w:rsidP="00047BB0">
      <w:r w:rsidRPr="00047BB0">
        <w:t>    &lt;h2</w:t>
      </w:r>
      <w:proofErr w:type="gramStart"/>
      <w:r w:rsidRPr="00047BB0">
        <w:t>&gt;¿</w:t>
      </w:r>
      <w:proofErr w:type="gramEnd"/>
      <w:r w:rsidRPr="00047BB0">
        <w:t xml:space="preserve">Olvidaste tu </w:t>
      </w:r>
      <w:proofErr w:type="gramStart"/>
      <w:r w:rsidRPr="00047BB0">
        <w:t>contraseña?&lt;</w:t>
      </w:r>
      <w:proofErr w:type="gramEnd"/>
      <w:r w:rsidRPr="00047BB0">
        <w:t>/h2&gt;</w:t>
      </w:r>
    </w:p>
    <w:p w14:paraId="3E7374B4" w14:textId="77777777" w:rsidR="00047BB0" w:rsidRPr="00047BB0" w:rsidRDefault="00047BB0" w:rsidP="00047BB0">
      <w:r w:rsidRPr="00047BB0">
        <w:t>    &lt;p&gt;</w:t>
      </w:r>
    </w:p>
    <w:p w14:paraId="6E50F701" w14:textId="77777777" w:rsidR="00047BB0" w:rsidRPr="00047BB0" w:rsidRDefault="00047BB0" w:rsidP="00047BB0">
      <w:r w:rsidRPr="00047BB0">
        <w:t xml:space="preserve">        Introduce tu correo electrónico corporativo y te enviaremos </w:t>
      </w:r>
    </w:p>
    <w:p w14:paraId="3320C47F" w14:textId="77777777" w:rsidR="00047BB0" w:rsidRPr="00047BB0" w:rsidRDefault="00047BB0" w:rsidP="00047BB0">
      <w:r w:rsidRPr="00047BB0">
        <w:t>        las instrucciones para restablecerla.</w:t>
      </w:r>
    </w:p>
    <w:p w14:paraId="0B1EFB9B" w14:textId="77777777" w:rsidR="00047BB0" w:rsidRPr="00047BB0" w:rsidRDefault="00047BB0" w:rsidP="00047BB0">
      <w:r w:rsidRPr="00047BB0">
        <w:t>    &lt;/p&gt;</w:t>
      </w:r>
    </w:p>
    <w:p w14:paraId="3EA71704" w14:textId="77777777" w:rsidR="00047BB0" w:rsidRPr="00047BB0" w:rsidRDefault="00047BB0" w:rsidP="00047BB0"/>
    <w:p w14:paraId="2B2AC6A7" w14:textId="77777777" w:rsidR="00047BB0" w:rsidRPr="00047BB0" w:rsidRDefault="00047BB0" w:rsidP="00047BB0">
      <w:pPr>
        <w:rPr>
          <w:lang w:val="en-US"/>
        </w:rPr>
      </w:pPr>
      <w:r w:rsidRPr="00047BB0">
        <w:t xml:space="preserve">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FORMULARIO REAL --&gt;</w:t>
      </w:r>
    </w:p>
    <w:p w14:paraId="2313B21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&lt;form method="POST" action="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('/forgot-password'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&gt;"&gt;</w:t>
      </w:r>
    </w:p>
    <w:p w14:paraId="45A4B3E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csrf_</w:t>
      </w:r>
      <w:proofErr w:type="gramStart"/>
      <w:r w:rsidRPr="00047BB0">
        <w:rPr>
          <w:lang w:val="en-US"/>
        </w:rPr>
        <w:t>field</w:t>
      </w:r>
      <w:proofErr w:type="spellEnd"/>
      <w:r w:rsidRPr="00047BB0">
        <w:rPr>
          <w:lang w:val="en-US"/>
        </w:rPr>
        <w:t>() ?</w:t>
      </w:r>
      <w:proofErr w:type="gramEnd"/>
      <w:r w:rsidRPr="00047BB0">
        <w:rPr>
          <w:lang w:val="en-US"/>
        </w:rPr>
        <w:t>&gt;</w:t>
      </w:r>
    </w:p>
    <w:p w14:paraId="5A96E662" w14:textId="77777777" w:rsidR="00047BB0" w:rsidRPr="00047BB0" w:rsidRDefault="00047BB0" w:rsidP="00047BB0">
      <w:pPr>
        <w:rPr>
          <w:lang w:val="en-US"/>
        </w:rPr>
      </w:pPr>
    </w:p>
    <w:p w14:paraId="6A11174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&lt;div class="form-input"&gt;</w:t>
      </w:r>
    </w:p>
    <w:p w14:paraId="2CB75BF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&lt;input type="email" </w:t>
      </w:r>
    </w:p>
    <w:p w14:paraId="11508DD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name="</w:t>
      </w:r>
      <w:proofErr w:type="spellStart"/>
      <w:r w:rsidRPr="00047BB0">
        <w:rPr>
          <w:lang w:val="en-US"/>
        </w:rPr>
        <w:t>correo</w:t>
      </w:r>
      <w:proofErr w:type="spellEnd"/>
      <w:r w:rsidRPr="00047BB0">
        <w:rPr>
          <w:lang w:val="en-US"/>
        </w:rPr>
        <w:t xml:space="preserve">" </w:t>
      </w:r>
    </w:p>
    <w:p w14:paraId="5A5D586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class="form-control"</w:t>
      </w:r>
    </w:p>
    <w:p w14:paraId="4A153A3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placeholder="</w:t>
      </w:r>
      <w:proofErr w:type="spellStart"/>
      <w:r w:rsidRPr="00047BB0">
        <w:rPr>
          <w:lang w:val="en-US"/>
        </w:rPr>
        <w:t>Ingresa</w:t>
      </w:r>
      <w:proofErr w:type="spell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tu</w:t>
      </w:r>
      <w:proofErr w:type="spell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correo</w:t>
      </w:r>
      <w:proofErr w:type="spellEnd"/>
      <w:r w:rsidRPr="00047BB0">
        <w:rPr>
          <w:lang w:val="en-US"/>
        </w:rPr>
        <w:t xml:space="preserve">" </w:t>
      </w:r>
    </w:p>
    <w:p w14:paraId="2B671EC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required&gt;</w:t>
      </w:r>
    </w:p>
    <w:p w14:paraId="2E15A1F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        &lt;/div&gt;</w:t>
      </w:r>
    </w:p>
    <w:p w14:paraId="0EF39ED5" w14:textId="77777777" w:rsidR="00047BB0" w:rsidRPr="00047BB0" w:rsidRDefault="00047BB0" w:rsidP="00047BB0">
      <w:pPr>
        <w:rPr>
          <w:lang w:val="en-US"/>
        </w:rPr>
      </w:pPr>
    </w:p>
    <w:p w14:paraId="33210EE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&lt;button type="submit" class="</w:t>
      </w:r>
      <w:proofErr w:type="spellStart"/>
      <w:r w:rsidRPr="00047BB0">
        <w:rPr>
          <w:lang w:val="en-US"/>
        </w:rPr>
        <w:t>btn-enviar</w:t>
      </w:r>
      <w:proofErr w:type="spellEnd"/>
      <w:r w:rsidRPr="00047BB0">
        <w:rPr>
          <w:lang w:val="en-US"/>
        </w:rPr>
        <w:t>"&gt;</w:t>
      </w:r>
    </w:p>
    <w:p w14:paraId="164545E7" w14:textId="77777777" w:rsidR="00047BB0" w:rsidRPr="00047BB0" w:rsidRDefault="00047BB0" w:rsidP="00047BB0">
      <w:r w:rsidRPr="00047BB0">
        <w:rPr>
          <w:lang w:val="en-US"/>
        </w:rPr>
        <w:t xml:space="preserve">            </w:t>
      </w:r>
      <w:r w:rsidRPr="00047BB0">
        <w:t>Enviar enlace de recuperación</w:t>
      </w:r>
    </w:p>
    <w:p w14:paraId="7A97792B" w14:textId="77777777" w:rsidR="00047BB0" w:rsidRPr="00047BB0" w:rsidRDefault="00047BB0" w:rsidP="00047BB0">
      <w:r w:rsidRPr="00047BB0">
        <w:t>        &lt;/</w:t>
      </w:r>
      <w:proofErr w:type="spellStart"/>
      <w:r w:rsidRPr="00047BB0">
        <w:t>button</w:t>
      </w:r>
      <w:proofErr w:type="spellEnd"/>
      <w:r w:rsidRPr="00047BB0">
        <w:t>&gt;</w:t>
      </w:r>
    </w:p>
    <w:p w14:paraId="2010670D" w14:textId="77777777" w:rsidR="00047BB0" w:rsidRPr="00047BB0" w:rsidRDefault="00047BB0" w:rsidP="00047BB0"/>
    <w:p w14:paraId="304E1E16" w14:textId="77777777" w:rsidR="00047BB0" w:rsidRPr="00047BB0" w:rsidRDefault="00047BB0" w:rsidP="00047BB0">
      <w:pPr>
        <w:rPr>
          <w:lang w:val="en-US"/>
        </w:rPr>
      </w:pPr>
      <w:r w:rsidRPr="00047BB0">
        <w:t xml:space="preserve">        </w:t>
      </w:r>
      <w:r w:rsidRPr="00047BB0">
        <w:rPr>
          <w:lang w:val="en-US"/>
        </w:rPr>
        <w:t xml:space="preserve">&lt;a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</w:t>
      </w:r>
      <w:proofErr w:type="spellStart"/>
      <w:r w:rsidRPr="00047BB0">
        <w:rPr>
          <w:lang w:val="en-US"/>
        </w:rPr>
        <w:t>login_c</w:t>
      </w:r>
      <w:proofErr w:type="spellEnd"/>
      <w:r w:rsidRPr="00047BB0">
        <w:rPr>
          <w:lang w:val="en-US"/>
        </w:rPr>
        <w:t>'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&gt;" class="</w:t>
      </w:r>
      <w:proofErr w:type="spellStart"/>
      <w:r w:rsidRPr="00047BB0">
        <w:rPr>
          <w:lang w:val="en-US"/>
        </w:rPr>
        <w:t>btn-regresar</w:t>
      </w:r>
      <w:proofErr w:type="spellEnd"/>
      <w:r w:rsidRPr="00047BB0">
        <w:rPr>
          <w:lang w:val="en-US"/>
        </w:rPr>
        <w:t>"&gt;</w:t>
      </w:r>
    </w:p>
    <w:p w14:paraId="3FE50CF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class="fa-solid fa-arrow-left"&gt;&lt;/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&gt; Volver al </w:t>
      </w:r>
      <w:proofErr w:type="spellStart"/>
      <w:r w:rsidRPr="00047BB0">
        <w:rPr>
          <w:lang w:val="en-US"/>
        </w:rPr>
        <w:t>inicio</w:t>
      </w:r>
      <w:proofErr w:type="spellEnd"/>
      <w:r w:rsidRPr="00047BB0">
        <w:rPr>
          <w:lang w:val="en-US"/>
        </w:rPr>
        <w:t xml:space="preserve"> de </w:t>
      </w:r>
      <w:proofErr w:type="spellStart"/>
      <w:r w:rsidRPr="00047BB0">
        <w:rPr>
          <w:lang w:val="en-US"/>
        </w:rPr>
        <w:t>sesión</w:t>
      </w:r>
      <w:proofErr w:type="spellEnd"/>
    </w:p>
    <w:p w14:paraId="512EDA1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&lt;/a&gt;</w:t>
      </w:r>
    </w:p>
    <w:p w14:paraId="0D724C7A" w14:textId="77777777" w:rsidR="00047BB0" w:rsidRPr="00047BB0" w:rsidRDefault="00047BB0" w:rsidP="00047BB0">
      <w:pPr>
        <w:rPr>
          <w:lang w:val="en-US"/>
        </w:rPr>
      </w:pPr>
    </w:p>
    <w:p w14:paraId="74EC91C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&lt;/form&gt;</w:t>
      </w:r>
    </w:p>
    <w:p w14:paraId="32A24921" w14:textId="77777777" w:rsidR="00047BB0" w:rsidRPr="00047BB0" w:rsidRDefault="00047BB0" w:rsidP="00047BB0">
      <w:pPr>
        <w:rPr>
          <w:lang w:val="en-US"/>
        </w:rPr>
      </w:pPr>
    </w:p>
    <w:p w14:paraId="16DC40F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FOOTER --&gt;</w:t>
      </w:r>
    </w:p>
    <w:p w14:paraId="1AB4421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&lt;div style="font-size: 10px; margin-top: 30px; color: #444;"&gt;</w:t>
      </w:r>
    </w:p>
    <w:p w14:paraId="1058D682" w14:textId="77777777" w:rsidR="00047BB0" w:rsidRPr="00047BB0" w:rsidRDefault="00047BB0" w:rsidP="00047BB0">
      <w:r w:rsidRPr="00047BB0">
        <w:rPr>
          <w:lang w:val="en-US"/>
        </w:rPr>
        <w:t xml:space="preserve">        </w:t>
      </w:r>
      <w:r w:rsidRPr="00047BB0">
        <w:t>©2026 Todos los Derechos Reservados | Equipo de Desarrollo</w:t>
      </w:r>
    </w:p>
    <w:p w14:paraId="3B2A04C1" w14:textId="77777777" w:rsidR="00047BB0" w:rsidRPr="00047BB0" w:rsidRDefault="00047BB0" w:rsidP="00047BB0">
      <w:r w:rsidRPr="00047BB0">
        <w:t>    &lt;/</w:t>
      </w:r>
      <w:proofErr w:type="spellStart"/>
      <w:r w:rsidRPr="00047BB0">
        <w:t>div</w:t>
      </w:r>
      <w:proofErr w:type="spellEnd"/>
      <w:r w:rsidRPr="00047BB0">
        <w:t>&gt;</w:t>
      </w:r>
    </w:p>
    <w:p w14:paraId="56053D8C" w14:textId="77777777" w:rsidR="00047BB0" w:rsidRPr="00047BB0" w:rsidRDefault="00047BB0" w:rsidP="00047BB0"/>
    <w:p w14:paraId="2217111B" w14:textId="77777777" w:rsidR="00047BB0" w:rsidRPr="00047BB0" w:rsidRDefault="00047BB0" w:rsidP="00047BB0">
      <w:r w:rsidRPr="00047BB0">
        <w:t>&lt;/</w:t>
      </w:r>
      <w:proofErr w:type="spellStart"/>
      <w:r w:rsidRPr="00047BB0">
        <w:t>div</w:t>
      </w:r>
      <w:proofErr w:type="spellEnd"/>
      <w:r w:rsidRPr="00047BB0">
        <w:t>&gt;</w:t>
      </w:r>
    </w:p>
    <w:p w14:paraId="69F80C34" w14:textId="77777777" w:rsidR="00047BB0" w:rsidRPr="00047BB0" w:rsidRDefault="00047BB0" w:rsidP="00047BB0">
      <w:proofErr w:type="gramStart"/>
      <w:r w:rsidRPr="00047BB0">
        <w:t>&lt;!--</w:t>
      </w:r>
      <w:proofErr w:type="gramEnd"/>
      <w:r w:rsidRPr="00047BB0">
        <w:t xml:space="preserve"> </w:t>
      </w:r>
      <w:proofErr w:type="spellStart"/>
      <w:r w:rsidRPr="00047BB0">
        <w:t>PNotify</w:t>
      </w:r>
      <w:proofErr w:type="spellEnd"/>
      <w:r w:rsidRPr="00047BB0">
        <w:t xml:space="preserve"> CSS y JS --&gt;</w:t>
      </w:r>
    </w:p>
    <w:p w14:paraId="6BF9071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&lt;link href="https://cdnjs.cloudflare.com/ajax/libs/pnotify/3.2.1/pnotify.css"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4B922C9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&lt;link href="https://cdnjs.cloudflare.com/ajax/libs/pnotify/3.2.1/pnotify.brighttheme.css"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41C6577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&lt;script src="https://cdnjs.cloudflare.com/ajax/libs/jquery/3.6.0/jquery.min.js"&gt;&lt;/script&gt;</w:t>
      </w:r>
    </w:p>
    <w:p w14:paraId="7116D85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&lt;script src="https://cdnjs.cloudflare.com/ajax/libs/pnotify/3.2.1/pnotify.js"&gt;&lt;/script&gt;</w:t>
      </w:r>
    </w:p>
    <w:p w14:paraId="147710A0" w14:textId="77777777" w:rsidR="00047BB0" w:rsidRPr="00047BB0" w:rsidRDefault="00047BB0" w:rsidP="00047BB0">
      <w:pPr>
        <w:rPr>
          <w:lang w:val="en-US"/>
        </w:rPr>
      </w:pPr>
    </w:p>
    <w:p w14:paraId="36C57D7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&lt;script&gt;</w:t>
      </w:r>
    </w:p>
    <w:p w14:paraId="516A8EE0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$(document</w:t>
      </w:r>
      <w:proofErr w:type="gramStart"/>
      <w:r w:rsidRPr="00047BB0">
        <w:rPr>
          <w:lang w:val="en-US"/>
        </w:rPr>
        <w:t>).ready</w:t>
      </w:r>
      <w:proofErr w:type="gramEnd"/>
      <w:r w:rsidRPr="00047BB0">
        <w:rPr>
          <w:lang w:val="en-US"/>
        </w:rPr>
        <w:t>(</w:t>
      </w:r>
      <w:proofErr w:type="gramStart"/>
      <w:r w:rsidRPr="00047BB0">
        <w:rPr>
          <w:lang w:val="en-US"/>
        </w:rPr>
        <w:t>function(</w:t>
      </w:r>
      <w:proofErr w:type="gramEnd"/>
      <w:r w:rsidRPr="00047BB0">
        <w:rPr>
          <w:lang w:val="en-US"/>
        </w:rPr>
        <w:t>) {</w:t>
      </w:r>
    </w:p>
    <w:p w14:paraId="7FF8090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var </w:t>
      </w:r>
      <w:proofErr w:type="spell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=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json_encode</w:t>
      </w:r>
      <w:proofErr w:type="spellEnd"/>
      <w:r w:rsidRPr="00047BB0">
        <w:rPr>
          <w:lang w:val="en-US"/>
        </w:rPr>
        <w:t>(session()-&gt;</w:t>
      </w:r>
      <w:proofErr w:type="spellStart"/>
      <w:r w:rsidRPr="00047BB0">
        <w:rPr>
          <w:lang w:val="en-US"/>
        </w:rPr>
        <w:t>getFlashdata</w:t>
      </w:r>
      <w:proofErr w:type="spellEnd"/>
      <w:r w:rsidRPr="00047BB0">
        <w:rPr>
          <w:lang w:val="en-US"/>
        </w:rPr>
        <w:t>('success')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&gt;;</w:t>
      </w:r>
    </w:p>
    <w:p w14:paraId="697E5F3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var </w:t>
      </w:r>
      <w:proofErr w:type="spell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=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json_encode</w:t>
      </w:r>
      <w:proofErr w:type="spellEnd"/>
      <w:r w:rsidRPr="00047BB0">
        <w:rPr>
          <w:lang w:val="en-US"/>
        </w:rPr>
        <w:t>(session()-&gt;</w:t>
      </w:r>
      <w:proofErr w:type="spellStart"/>
      <w:r w:rsidRPr="00047BB0">
        <w:rPr>
          <w:lang w:val="en-US"/>
        </w:rPr>
        <w:t>getFlashdata</w:t>
      </w:r>
      <w:proofErr w:type="spellEnd"/>
      <w:r w:rsidRPr="00047BB0">
        <w:rPr>
          <w:lang w:val="en-US"/>
        </w:rPr>
        <w:t>('error')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&gt;;</w:t>
      </w:r>
    </w:p>
    <w:p w14:paraId="301720D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</w:p>
    <w:p w14:paraId="02538E8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if (</w:t>
      </w:r>
      <w:proofErr w:type="spell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&amp;&amp; </w:t>
      </w:r>
      <w:proofErr w:type="spellStart"/>
      <w:proofErr w:type="gram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 xml:space="preserve">== null &amp;&amp; </w:t>
      </w:r>
      <w:proofErr w:type="spellStart"/>
      <w:proofErr w:type="gram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>== '') {</w:t>
      </w:r>
    </w:p>
    <w:p w14:paraId="5A8EBFC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new </w:t>
      </w:r>
      <w:proofErr w:type="spellStart"/>
      <w:proofErr w:type="gramStart"/>
      <w:r w:rsidRPr="00047BB0">
        <w:rPr>
          <w:lang w:val="en-US"/>
        </w:rPr>
        <w:t>PNotify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{</w:t>
      </w:r>
    </w:p>
    <w:p w14:paraId="315F479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title: '</w:t>
      </w:r>
      <w:proofErr w:type="spellStart"/>
      <w:r w:rsidRPr="00047BB0">
        <w:rPr>
          <w:lang w:val="en-US"/>
        </w:rPr>
        <w:t>Éxito</w:t>
      </w:r>
      <w:proofErr w:type="spellEnd"/>
      <w:r w:rsidRPr="00047BB0">
        <w:rPr>
          <w:lang w:val="en-US"/>
        </w:rPr>
        <w:t>',</w:t>
      </w:r>
    </w:p>
    <w:p w14:paraId="2F4AAC6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text: </w:t>
      </w:r>
      <w:proofErr w:type="spell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>,</w:t>
      </w:r>
    </w:p>
    <w:p w14:paraId="5EC57E0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type: 'success',</w:t>
      </w:r>
    </w:p>
    <w:p w14:paraId="5980C7B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styling: '</w:t>
      </w:r>
      <w:proofErr w:type="spellStart"/>
      <w:r w:rsidRPr="00047BB0">
        <w:rPr>
          <w:lang w:val="en-US"/>
        </w:rPr>
        <w:t>brighttheme</w:t>
      </w:r>
      <w:proofErr w:type="spellEnd"/>
      <w:r w:rsidRPr="00047BB0">
        <w:rPr>
          <w:lang w:val="en-US"/>
        </w:rPr>
        <w:t>',</w:t>
      </w:r>
    </w:p>
    <w:p w14:paraId="3C7B2E1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delay: 5000</w:t>
      </w:r>
    </w:p>
    <w:p w14:paraId="5CA339E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});</w:t>
      </w:r>
    </w:p>
    <w:p w14:paraId="7CF1838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}</w:t>
      </w:r>
    </w:p>
    <w:p w14:paraId="584F8A6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</w:p>
    <w:p w14:paraId="7E7CE89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if (</w:t>
      </w:r>
      <w:proofErr w:type="spell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&amp;&amp; </w:t>
      </w:r>
      <w:proofErr w:type="spellStart"/>
      <w:proofErr w:type="gram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 xml:space="preserve">== null &amp;&amp; </w:t>
      </w:r>
      <w:proofErr w:type="spellStart"/>
      <w:proofErr w:type="gram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>== '') {</w:t>
      </w:r>
    </w:p>
    <w:p w14:paraId="18F3763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new </w:t>
      </w:r>
      <w:proofErr w:type="spellStart"/>
      <w:proofErr w:type="gramStart"/>
      <w:r w:rsidRPr="00047BB0">
        <w:rPr>
          <w:lang w:val="en-US"/>
        </w:rPr>
        <w:t>PNotify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{</w:t>
      </w:r>
    </w:p>
    <w:p w14:paraId="4F0A1C8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title: 'Error',</w:t>
      </w:r>
    </w:p>
    <w:p w14:paraId="51F5420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text: </w:t>
      </w:r>
      <w:proofErr w:type="spell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>,</w:t>
      </w:r>
    </w:p>
    <w:p w14:paraId="48F20DD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type: 'error',</w:t>
      </w:r>
    </w:p>
    <w:p w14:paraId="09098CA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styling: '</w:t>
      </w:r>
      <w:proofErr w:type="spellStart"/>
      <w:r w:rsidRPr="00047BB0">
        <w:rPr>
          <w:lang w:val="en-US"/>
        </w:rPr>
        <w:t>brighttheme</w:t>
      </w:r>
      <w:proofErr w:type="spellEnd"/>
      <w:r w:rsidRPr="00047BB0">
        <w:rPr>
          <w:lang w:val="en-US"/>
        </w:rPr>
        <w:t>',</w:t>
      </w:r>
    </w:p>
    <w:p w14:paraId="4E66C30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delay: 5000</w:t>
      </w:r>
    </w:p>
    <w:p w14:paraId="5755D3B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});</w:t>
      </w:r>
    </w:p>
    <w:p w14:paraId="12A8E9D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}</w:t>
      </w:r>
    </w:p>
    <w:p w14:paraId="751F40A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});</w:t>
      </w:r>
    </w:p>
    <w:p w14:paraId="4AFF5FC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&lt;/script&gt;</w:t>
      </w:r>
    </w:p>
    <w:p w14:paraId="420AB99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&lt;/body&gt;</w:t>
      </w:r>
    </w:p>
    <w:p w14:paraId="307F0E08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&lt;/html&gt;</w:t>
      </w:r>
    </w:p>
    <w:p w14:paraId="154A0E84" w14:textId="77777777" w:rsidR="00047BB0" w:rsidRPr="00047BB0" w:rsidRDefault="00047BB0" w:rsidP="00047BB0">
      <w:pPr>
        <w:rPr>
          <w:lang w:val="en-US"/>
        </w:rPr>
      </w:pPr>
    </w:p>
    <w:p w14:paraId="427DC49D" w14:textId="77777777" w:rsidR="00047BB0" w:rsidRPr="00047BB0" w:rsidRDefault="00047BB0" w:rsidP="00047BB0">
      <w:pPr>
        <w:rPr>
          <w:lang w:val="en-US"/>
        </w:rPr>
      </w:pPr>
    </w:p>
    <w:p w14:paraId="7E0C627B" w14:textId="38270428" w:rsidR="003C67D2" w:rsidRPr="00491555" w:rsidRDefault="7FB394BA" w:rsidP="1A3435FD">
      <w:pPr>
        <w:pStyle w:val="Ttulo5"/>
        <w:rPr>
          <w:lang w:val="en-US"/>
        </w:rPr>
      </w:pPr>
      <w:r w:rsidRPr="00491555">
        <w:rPr>
          <w:lang w:val="en-US"/>
        </w:rPr>
        <w:t>2.1.1</w:t>
      </w:r>
      <w:r w:rsidR="00491555" w:rsidRPr="00491555">
        <w:rPr>
          <w:lang w:val="en-US"/>
        </w:rPr>
        <w:t>0</w:t>
      </w:r>
      <w:r w:rsidRPr="00491555">
        <w:rPr>
          <w:lang w:val="en-US"/>
        </w:rPr>
        <w:t>.</w:t>
      </w:r>
      <w:r w:rsidR="00491555" w:rsidRPr="00491555">
        <w:rPr>
          <w:lang w:val="en-US"/>
        </w:rPr>
        <w:t>2</w:t>
      </w:r>
      <w:r w:rsidRPr="00491555">
        <w:rPr>
          <w:lang w:val="en-US"/>
        </w:rPr>
        <w:t xml:space="preserve">.2 </w:t>
      </w:r>
      <w:proofErr w:type="spellStart"/>
      <w:r w:rsidR="14784866" w:rsidRPr="00491555">
        <w:rPr>
          <w:lang w:val="en-US"/>
        </w:rPr>
        <w:t>reset</w:t>
      </w:r>
      <w:r w:rsidR="1A3435FD" w:rsidRPr="00491555">
        <w:rPr>
          <w:lang w:val="en-US"/>
        </w:rPr>
        <w:t>_password.php</w:t>
      </w:r>
      <w:proofErr w:type="spellEnd"/>
    </w:p>
    <w:p w14:paraId="73619CA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&lt;!DOCTYPE html&gt;</w:t>
      </w:r>
    </w:p>
    <w:p w14:paraId="02C41D4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&lt;html lang="es"&gt;</w:t>
      </w:r>
    </w:p>
    <w:p w14:paraId="38A3AF1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&lt;head&gt;</w:t>
      </w:r>
    </w:p>
    <w:p w14:paraId="7A81DD9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&lt;meta charset="utf-8"&gt;</w:t>
      </w:r>
    </w:p>
    <w:p w14:paraId="631E52C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&lt;meta name="viewport" content="width=device-width, initial-scale=1"&gt;</w:t>
      </w:r>
    </w:p>
    <w:p w14:paraId="1D5A783C" w14:textId="77777777" w:rsidR="00047BB0" w:rsidRPr="00047BB0" w:rsidRDefault="00047BB0" w:rsidP="00047BB0">
      <w:r w:rsidRPr="00047BB0">
        <w:rPr>
          <w:lang w:val="en-US"/>
        </w:rPr>
        <w:t xml:space="preserve">    </w:t>
      </w:r>
      <w:r w:rsidRPr="00047BB0">
        <w:t>&lt;</w:t>
      </w:r>
      <w:proofErr w:type="spellStart"/>
      <w:r w:rsidRPr="00047BB0">
        <w:t>title</w:t>
      </w:r>
      <w:proofErr w:type="spellEnd"/>
      <w:r w:rsidRPr="00047BB0">
        <w:t>&gt;Cambiar Contraseña | Mas Metrologia&lt;/</w:t>
      </w:r>
      <w:proofErr w:type="spellStart"/>
      <w:r w:rsidRPr="00047BB0">
        <w:t>title</w:t>
      </w:r>
      <w:proofErr w:type="spellEnd"/>
      <w:r w:rsidRPr="00047BB0">
        <w:t>&gt;</w:t>
      </w:r>
    </w:p>
    <w:p w14:paraId="32C34467" w14:textId="77777777" w:rsidR="00047BB0" w:rsidRPr="00047BB0" w:rsidRDefault="00047BB0" w:rsidP="00047BB0">
      <w:pPr>
        <w:rPr>
          <w:lang w:val="en-US"/>
        </w:rPr>
      </w:pPr>
      <w:r w:rsidRPr="00047BB0">
        <w:t xml:space="preserve">    </w:t>
      </w:r>
      <w:r w:rsidRPr="00047BB0">
        <w:rPr>
          <w:lang w:val="en-US"/>
        </w:rPr>
        <w:t xml:space="preserve">&lt;link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 xml:space="preserve">="icon"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("template/images/logo.ico")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0823FC8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</w:p>
    <w:p w14:paraId="679ADFF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href="https://cdnjs.cloudflare.com/ajax/libs/font-awesome/6.5.1/css/all.min.css"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3B8DFCC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&lt;link href="https://fonts.googleapis.com/css2?family=DM+Sans:wght@400;500;700&amp;display=swap"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51279BD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&lt;link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 xml:space="preserve">="stylesheet"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('template/</w:t>
      </w:r>
      <w:proofErr w:type="spellStart"/>
      <w:r w:rsidRPr="00047BB0">
        <w:rPr>
          <w:lang w:val="en-US"/>
        </w:rPr>
        <w:t>css</w:t>
      </w:r>
      <w:proofErr w:type="spellEnd"/>
      <w:r w:rsidRPr="00047BB0">
        <w:rPr>
          <w:lang w:val="en-US"/>
        </w:rPr>
        <w:t>/maps/styloRecuperacion.css')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&gt;"&gt;</w:t>
      </w:r>
    </w:p>
    <w:p w14:paraId="779335E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</w:p>
    <w:p w14:paraId="6587460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&lt;/head&gt;</w:t>
      </w:r>
    </w:p>
    <w:p w14:paraId="1196E226" w14:textId="77777777" w:rsidR="00047BB0" w:rsidRPr="00047BB0" w:rsidRDefault="00047BB0" w:rsidP="00047BB0">
      <w:pPr>
        <w:rPr>
          <w:lang w:val="en-US"/>
        </w:rPr>
      </w:pPr>
    </w:p>
    <w:p w14:paraId="646E909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&lt;body&gt;</w:t>
      </w:r>
    </w:p>
    <w:p w14:paraId="00ADC0F5" w14:textId="77777777" w:rsidR="00047BB0" w:rsidRPr="00047BB0" w:rsidRDefault="00047BB0" w:rsidP="00047BB0">
      <w:pPr>
        <w:rPr>
          <w:lang w:val="en-US"/>
        </w:rPr>
      </w:pPr>
    </w:p>
    <w:p w14:paraId="24D0312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&lt;div class="container"&gt;</w:t>
      </w:r>
    </w:p>
    <w:p w14:paraId="61FA56D8" w14:textId="77777777" w:rsidR="00047BB0" w:rsidRPr="00047BB0" w:rsidRDefault="00047BB0" w:rsidP="00047BB0">
      <w:pPr>
        <w:rPr>
          <w:lang w:val="en-US"/>
        </w:rPr>
      </w:pPr>
    </w:p>
    <w:p w14:paraId="5BE29238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ICONO --&gt;</w:t>
      </w:r>
    </w:p>
    <w:p w14:paraId="1E10462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&lt;div class="icon-lock"&gt;</w:t>
      </w:r>
    </w:p>
    <w:p w14:paraId="7160683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class="fa-solid fa-lock"&gt;&lt;/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>&gt;</w:t>
      </w:r>
    </w:p>
    <w:p w14:paraId="1A8BC1BB" w14:textId="77777777" w:rsidR="00047BB0" w:rsidRPr="00047BB0" w:rsidRDefault="00047BB0" w:rsidP="00047BB0">
      <w:r w:rsidRPr="00047BB0">
        <w:rPr>
          <w:lang w:val="en-US"/>
        </w:rPr>
        <w:t xml:space="preserve">    </w:t>
      </w:r>
      <w:r w:rsidRPr="00047BB0">
        <w:t>&lt;/</w:t>
      </w:r>
      <w:proofErr w:type="spellStart"/>
      <w:r w:rsidRPr="00047BB0">
        <w:t>div</w:t>
      </w:r>
      <w:proofErr w:type="spellEnd"/>
      <w:r w:rsidRPr="00047BB0">
        <w:t>&gt;</w:t>
      </w:r>
    </w:p>
    <w:p w14:paraId="7E93E731" w14:textId="77777777" w:rsidR="00047BB0" w:rsidRPr="00047BB0" w:rsidRDefault="00047BB0" w:rsidP="00047BB0"/>
    <w:p w14:paraId="0B192EDA" w14:textId="77777777" w:rsidR="00047BB0" w:rsidRPr="00047BB0" w:rsidRDefault="00047BB0" w:rsidP="00047BB0">
      <w:r w:rsidRPr="00047BB0">
        <w:t>    &lt;h2&gt;Nueva contraseña&lt;/h2&gt;</w:t>
      </w:r>
    </w:p>
    <w:p w14:paraId="602711F9" w14:textId="77777777" w:rsidR="00047BB0" w:rsidRPr="00047BB0" w:rsidRDefault="00047BB0" w:rsidP="00047BB0">
      <w:r w:rsidRPr="00047BB0">
        <w:t>    &lt;p&gt;</w:t>
      </w:r>
    </w:p>
    <w:p w14:paraId="55E960D0" w14:textId="77777777" w:rsidR="00047BB0" w:rsidRPr="00047BB0" w:rsidRDefault="00047BB0" w:rsidP="00047BB0">
      <w:r w:rsidRPr="00047BB0">
        <w:t>        Ingresa tu nueva contraseña para restablecer el acceso a tu cuenta.</w:t>
      </w:r>
    </w:p>
    <w:p w14:paraId="7533DFDB" w14:textId="77777777" w:rsidR="00047BB0" w:rsidRPr="00047BB0" w:rsidRDefault="00047BB0" w:rsidP="00047BB0">
      <w:pPr>
        <w:rPr>
          <w:lang w:val="en-US"/>
        </w:rPr>
      </w:pPr>
      <w:r w:rsidRPr="00047BB0">
        <w:t xml:space="preserve">    </w:t>
      </w:r>
      <w:r w:rsidRPr="00047BB0">
        <w:rPr>
          <w:lang w:val="en-US"/>
        </w:rPr>
        <w:t>&lt;/p&gt;</w:t>
      </w:r>
    </w:p>
    <w:p w14:paraId="621FBBA8" w14:textId="77777777" w:rsidR="00047BB0" w:rsidRPr="00047BB0" w:rsidRDefault="00047BB0" w:rsidP="00047BB0">
      <w:pPr>
        <w:rPr>
          <w:lang w:val="en-US"/>
        </w:rPr>
      </w:pPr>
    </w:p>
    <w:p w14:paraId="766F19D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 FORMULARIO REAL --&gt;</w:t>
      </w:r>
    </w:p>
    <w:p w14:paraId="1F3EFF9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&lt;form method="POST" action="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('/reset-password'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&gt;"&gt;</w:t>
      </w:r>
    </w:p>
    <w:p w14:paraId="4EE0C7A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csrf_</w:t>
      </w:r>
      <w:proofErr w:type="gramStart"/>
      <w:r w:rsidRPr="00047BB0">
        <w:rPr>
          <w:lang w:val="en-US"/>
        </w:rPr>
        <w:t>field</w:t>
      </w:r>
      <w:proofErr w:type="spellEnd"/>
      <w:r w:rsidRPr="00047BB0">
        <w:rPr>
          <w:lang w:val="en-US"/>
        </w:rPr>
        <w:t>() ?</w:t>
      </w:r>
      <w:proofErr w:type="gramEnd"/>
      <w:r w:rsidRPr="00047BB0">
        <w:rPr>
          <w:lang w:val="en-US"/>
        </w:rPr>
        <w:t>&gt;</w:t>
      </w:r>
    </w:p>
    <w:p w14:paraId="20576207" w14:textId="77777777" w:rsidR="00047BB0" w:rsidRPr="00047BB0" w:rsidRDefault="00047BB0" w:rsidP="00047BB0">
      <w:pPr>
        <w:rPr>
          <w:lang w:val="en-US"/>
        </w:rPr>
      </w:pPr>
    </w:p>
    <w:p w14:paraId="535867A8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TOKEN --&gt;</w:t>
      </w:r>
    </w:p>
    <w:p w14:paraId="018D6BF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&lt;input type="hidden" name="token" value="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$</w:t>
      </w:r>
      <w:proofErr w:type="gramStart"/>
      <w:r w:rsidRPr="00047BB0">
        <w:rPr>
          <w:lang w:val="en-US"/>
        </w:rPr>
        <w:t>token ?</w:t>
      </w:r>
      <w:proofErr w:type="gramEnd"/>
      <w:r w:rsidRPr="00047BB0">
        <w:rPr>
          <w:lang w:val="en-US"/>
        </w:rPr>
        <w:t>&gt;"&gt;</w:t>
      </w:r>
    </w:p>
    <w:p w14:paraId="297333E7" w14:textId="77777777" w:rsidR="00047BB0" w:rsidRPr="00047BB0" w:rsidRDefault="00047BB0" w:rsidP="00047BB0">
      <w:pPr>
        <w:rPr>
          <w:lang w:val="en-US"/>
        </w:rPr>
      </w:pPr>
    </w:p>
    <w:p w14:paraId="439AEA9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PASSWORD --&gt;</w:t>
      </w:r>
    </w:p>
    <w:p w14:paraId="2926F87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&lt;div class="form-input"&gt;</w:t>
      </w:r>
    </w:p>
    <w:p w14:paraId="5715C4C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&lt;input type="password" </w:t>
      </w:r>
    </w:p>
    <w:p w14:paraId="792B6CF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       name="password" </w:t>
      </w:r>
    </w:p>
    <w:p w14:paraId="120156E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class="form-control"</w:t>
      </w:r>
    </w:p>
    <w:p w14:paraId="586F442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       placeholder="Nueva </w:t>
      </w:r>
      <w:proofErr w:type="spellStart"/>
      <w:r w:rsidRPr="00047BB0">
        <w:rPr>
          <w:lang w:val="en-US"/>
        </w:rPr>
        <w:t>contraseña</w:t>
      </w:r>
      <w:proofErr w:type="spellEnd"/>
      <w:r w:rsidRPr="00047BB0">
        <w:rPr>
          <w:lang w:val="en-US"/>
        </w:rPr>
        <w:t>"</w:t>
      </w:r>
    </w:p>
    <w:p w14:paraId="3F96E93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required</w:t>
      </w:r>
    </w:p>
    <w:p w14:paraId="1B7D69F4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       pattern="^</w:t>
      </w:r>
      <w:proofErr w:type="gramStart"/>
      <w:r w:rsidRPr="00047BB0">
        <w:rPr>
          <w:lang w:val="en-US"/>
        </w:rPr>
        <w:t>(?=</w:t>
      </w:r>
      <w:proofErr w:type="gramEnd"/>
      <w:r w:rsidRPr="00047BB0">
        <w:rPr>
          <w:lang w:val="en-US"/>
        </w:rPr>
        <w:t>.*[A-Z</w:t>
      </w:r>
      <w:proofErr w:type="gramStart"/>
      <w:r w:rsidRPr="00047BB0">
        <w:rPr>
          <w:lang w:val="en-US"/>
        </w:rPr>
        <w:t>])(</w:t>
      </w:r>
      <w:proofErr w:type="gramEnd"/>
      <w:r w:rsidRPr="00047BB0">
        <w:rPr>
          <w:lang w:val="en-US"/>
        </w:rPr>
        <w:t>?</w:t>
      </w:r>
      <w:proofErr w:type="gramStart"/>
      <w:r w:rsidRPr="00047BB0">
        <w:rPr>
          <w:lang w:val="en-US"/>
        </w:rPr>
        <w:t>=.*</w:t>
      </w:r>
      <w:proofErr w:type="gramEnd"/>
      <w:r w:rsidRPr="00047BB0">
        <w:rPr>
          <w:lang w:val="en-US"/>
        </w:rPr>
        <w:t>\</w:t>
      </w:r>
      <w:proofErr w:type="gramStart"/>
      <w:r w:rsidRPr="00047BB0">
        <w:rPr>
          <w:lang w:val="en-US"/>
        </w:rPr>
        <w:t>d)(</w:t>
      </w:r>
      <w:proofErr w:type="gramEnd"/>
      <w:r w:rsidRPr="00047BB0">
        <w:rPr>
          <w:lang w:val="en-US"/>
        </w:rPr>
        <w:t>?</w:t>
      </w:r>
      <w:proofErr w:type="gramStart"/>
      <w:r w:rsidRPr="00047BB0">
        <w:rPr>
          <w:lang w:val="en-US"/>
        </w:rPr>
        <w:t>=.*</w:t>
      </w:r>
      <w:proofErr w:type="gramEnd"/>
      <w:r w:rsidRPr="00047BB0">
        <w:rPr>
          <w:lang w:val="en-US"/>
        </w:rPr>
        <w:t>[\W_]</w:t>
      </w:r>
      <w:proofErr w:type="gramStart"/>
      <w:r w:rsidRPr="00047BB0">
        <w:rPr>
          <w:lang w:val="en-US"/>
        </w:rPr>
        <w:t>).{</w:t>
      </w:r>
      <w:proofErr w:type="gramEnd"/>
      <w:r w:rsidRPr="00047BB0">
        <w:rPr>
          <w:lang w:val="en-US"/>
        </w:rPr>
        <w:t>8</w:t>
      </w:r>
      <w:proofErr w:type="gramStart"/>
      <w:r w:rsidRPr="00047BB0">
        <w:rPr>
          <w:lang w:val="en-US"/>
        </w:rPr>
        <w:t>,}$</w:t>
      </w:r>
      <w:proofErr w:type="gramEnd"/>
      <w:r w:rsidRPr="00047BB0">
        <w:rPr>
          <w:lang w:val="en-US"/>
        </w:rPr>
        <w:t>"</w:t>
      </w:r>
    </w:p>
    <w:p w14:paraId="355664FF" w14:textId="77777777" w:rsidR="00047BB0" w:rsidRPr="00047BB0" w:rsidRDefault="00047BB0" w:rsidP="00047BB0">
      <w:r w:rsidRPr="00047BB0">
        <w:rPr>
          <w:lang w:val="en-US"/>
        </w:rPr>
        <w:t>                   </w:t>
      </w:r>
      <w:proofErr w:type="spellStart"/>
      <w:r w:rsidRPr="00047BB0">
        <w:t>title</w:t>
      </w:r>
      <w:proofErr w:type="spellEnd"/>
      <w:r w:rsidRPr="00047BB0">
        <w:t>="Mínimo 8 caracteres, una mayúscula, un número y un símbolo"&gt;</w:t>
      </w:r>
    </w:p>
    <w:p w14:paraId="4E6D5CAF" w14:textId="77777777" w:rsidR="00047BB0" w:rsidRPr="00047BB0" w:rsidRDefault="00047BB0" w:rsidP="00047BB0">
      <w:pPr>
        <w:rPr>
          <w:lang w:val="en-US"/>
        </w:rPr>
      </w:pPr>
      <w:r w:rsidRPr="00047BB0">
        <w:t xml:space="preserve">        </w:t>
      </w:r>
      <w:r w:rsidRPr="00047BB0">
        <w:rPr>
          <w:lang w:val="en-US"/>
        </w:rPr>
        <w:t>&lt;/div&gt;</w:t>
      </w:r>
    </w:p>
    <w:p w14:paraId="54897B71" w14:textId="77777777" w:rsidR="00047BB0" w:rsidRPr="00047BB0" w:rsidRDefault="00047BB0" w:rsidP="00047BB0">
      <w:pPr>
        <w:rPr>
          <w:lang w:val="en-US"/>
        </w:rPr>
      </w:pPr>
    </w:p>
    <w:p w14:paraId="39517E0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 xml:space="preserve">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BOTÓN --&gt;</w:t>
      </w:r>
    </w:p>
    <w:p w14:paraId="065CECE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&lt;button type="submit" class="</w:t>
      </w:r>
      <w:proofErr w:type="spellStart"/>
      <w:r w:rsidRPr="00047BB0">
        <w:rPr>
          <w:lang w:val="en-US"/>
        </w:rPr>
        <w:t>btn-enviar</w:t>
      </w:r>
      <w:proofErr w:type="spellEnd"/>
      <w:r w:rsidRPr="00047BB0">
        <w:rPr>
          <w:lang w:val="en-US"/>
        </w:rPr>
        <w:t>"&gt;</w:t>
      </w:r>
    </w:p>
    <w:p w14:paraId="35F8EDE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</w:t>
      </w:r>
      <w:proofErr w:type="spellStart"/>
      <w:r w:rsidRPr="00047BB0">
        <w:rPr>
          <w:lang w:val="en-US"/>
        </w:rPr>
        <w:t>Actualizar</w:t>
      </w:r>
      <w:proofErr w:type="spell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contraseña</w:t>
      </w:r>
      <w:proofErr w:type="spellEnd"/>
    </w:p>
    <w:p w14:paraId="29CC63A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&lt;/button&gt;</w:t>
      </w:r>
    </w:p>
    <w:p w14:paraId="2118E819" w14:textId="77777777" w:rsidR="00047BB0" w:rsidRPr="00047BB0" w:rsidRDefault="00047BB0" w:rsidP="00047BB0">
      <w:pPr>
        <w:rPr>
          <w:lang w:val="en-US"/>
        </w:rPr>
      </w:pPr>
    </w:p>
    <w:p w14:paraId="538CD16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VOLVER --&gt;</w:t>
      </w:r>
    </w:p>
    <w:p w14:paraId="5C4A8A2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&lt;a </w:t>
      </w:r>
      <w:proofErr w:type="spellStart"/>
      <w:r w:rsidRPr="00047BB0">
        <w:rPr>
          <w:lang w:val="en-US"/>
        </w:rPr>
        <w:t>href</w:t>
      </w:r>
      <w:proofErr w:type="spellEnd"/>
      <w:r w:rsidRPr="00047BB0">
        <w:rPr>
          <w:lang w:val="en-US"/>
        </w:rPr>
        <w:t>="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base_url</w:t>
      </w:r>
      <w:proofErr w:type="spellEnd"/>
      <w:r w:rsidRPr="00047BB0">
        <w:rPr>
          <w:lang w:val="en-US"/>
        </w:rPr>
        <w:t>('/</w:t>
      </w:r>
      <w:proofErr w:type="spellStart"/>
      <w:r w:rsidRPr="00047BB0">
        <w:rPr>
          <w:lang w:val="en-US"/>
        </w:rPr>
        <w:t>login_c</w:t>
      </w:r>
      <w:proofErr w:type="spellEnd"/>
      <w:r w:rsidRPr="00047BB0">
        <w:rPr>
          <w:lang w:val="en-US"/>
        </w:rPr>
        <w:t>'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&gt;" class="</w:t>
      </w:r>
      <w:proofErr w:type="spellStart"/>
      <w:r w:rsidRPr="00047BB0">
        <w:rPr>
          <w:lang w:val="en-US"/>
        </w:rPr>
        <w:t>btn-regresar</w:t>
      </w:r>
      <w:proofErr w:type="spellEnd"/>
      <w:r w:rsidRPr="00047BB0">
        <w:rPr>
          <w:lang w:val="en-US"/>
        </w:rPr>
        <w:t>"&gt;</w:t>
      </w:r>
    </w:p>
    <w:p w14:paraId="32A3C2C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&lt;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 class="fa-solid fa-arrow-left"&gt;&lt;/</w:t>
      </w:r>
      <w:proofErr w:type="spellStart"/>
      <w:r w:rsidRPr="00047BB0">
        <w:rPr>
          <w:lang w:val="en-US"/>
        </w:rPr>
        <w:t>i</w:t>
      </w:r>
      <w:proofErr w:type="spellEnd"/>
      <w:r w:rsidRPr="00047BB0">
        <w:rPr>
          <w:lang w:val="en-US"/>
        </w:rPr>
        <w:t xml:space="preserve">&gt; Volver al </w:t>
      </w:r>
      <w:proofErr w:type="spellStart"/>
      <w:r w:rsidRPr="00047BB0">
        <w:rPr>
          <w:lang w:val="en-US"/>
        </w:rPr>
        <w:t>inicio</w:t>
      </w:r>
      <w:proofErr w:type="spellEnd"/>
      <w:r w:rsidRPr="00047BB0">
        <w:rPr>
          <w:lang w:val="en-US"/>
        </w:rPr>
        <w:t xml:space="preserve"> de </w:t>
      </w:r>
      <w:proofErr w:type="spellStart"/>
      <w:r w:rsidRPr="00047BB0">
        <w:rPr>
          <w:lang w:val="en-US"/>
        </w:rPr>
        <w:t>sesión</w:t>
      </w:r>
      <w:proofErr w:type="spellEnd"/>
    </w:p>
    <w:p w14:paraId="4F75263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&lt;/a&gt; --&gt;</w:t>
      </w:r>
    </w:p>
    <w:p w14:paraId="5C48BDFC" w14:textId="77777777" w:rsidR="00047BB0" w:rsidRPr="00047BB0" w:rsidRDefault="00047BB0" w:rsidP="00047BB0">
      <w:pPr>
        <w:rPr>
          <w:lang w:val="en-US"/>
        </w:rPr>
      </w:pPr>
    </w:p>
    <w:p w14:paraId="6DAD65D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&lt;/form&gt;</w:t>
      </w:r>
    </w:p>
    <w:p w14:paraId="30295F52" w14:textId="77777777" w:rsidR="00047BB0" w:rsidRPr="00047BB0" w:rsidRDefault="00047BB0" w:rsidP="00047BB0">
      <w:pPr>
        <w:rPr>
          <w:lang w:val="en-US"/>
        </w:rPr>
      </w:pPr>
    </w:p>
    <w:p w14:paraId="3E3AA1D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  <w:proofErr w:type="gramStart"/>
      <w:r w:rsidRPr="00047BB0">
        <w:rPr>
          <w:lang w:val="en-US"/>
        </w:rPr>
        <w:t>&lt;!--</w:t>
      </w:r>
      <w:proofErr w:type="gramEnd"/>
      <w:r w:rsidRPr="00047BB0">
        <w:rPr>
          <w:lang w:val="en-US"/>
        </w:rPr>
        <w:t xml:space="preserve"> FOOTER --&gt;</w:t>
      </w:r>
    </w:p>
    <w:p w14:paraId="6A5F486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&lt;div style="font-size: 10px; margin-top: 30px; color: #444;"&gt;</w:t>
      </w:r>
    </w:p>
    <w:p w14:paraId="646AC548" w14:textId="77777777" w:rsidR="00047BB0" w:rsidRPr="00047BB0" w:rsidRDefault="00047BB0" w:rsidP="00047BB0">
      <w:r w:rsidRPr="00047BB0">
        <w:rPr>
          <w:lang w:val="en-US"/>
        </w:rPr>
        <w:t xml:space="preserve">        </w:t>
      </w:r>
      <w:r w:rsidRPr="00047BB0">
        <w:t>©2026 Todos los Derechos Reservados | Equipo de Desarrollo</w:t>
      </w:r>
    </w:p>
    <w:p w14:paraId="6F1F37C4" w14:textId="77777777" w:rsidR="00047BB0" w:rsidRPr="00047BB0" w:rsidRDefault="00047BB0" w:rsidP="00047BB0">
      <w:r w:rsidRPr="00047BB0">
        <w:t>    &lt;/</w:t>
      </w:r>
      <w:proofErr w:type="spellStart"/>
      <w:r w:rsidRPr="00047BB0">
        <w:t>div</w:t>
      </w:r>
      <w:proofErr w:type="spellEnd"/>
      <w:r w:rsidRPr="00047BB0">
        <w:t>&gt;</w:t>
      </w:r>
    </w:p>
    <w:p w14:paraId="1BAB4787" w14:textId="77777777" w:rsidR="00047BB0" w:rsidRPr="00047BB0" w:rsidRDefault="00047BB0" w:rsidP="00047BB0"/>
    <w:p w14:paraId="14E3BA1F" w14:textId="77777777" w:rsidR="00047BB0" w:rsidRPr="00047BB0" w:rsidRDefault="00047BB0" w:rsidP="00047BB0">
      <w:r w:rsidRPr="00047BB0">
        <w:t>&lt;/</w:t>
      </w:r>
      <w:proofErr w:type="spellStart"/>
      <w:r w:rsidRPr="00047BB0">
        <w:t>div</w:t>
      </w:r>
      <w:proofErr w:type="spellEnd"/>
      <w:r w:rsidRPr="00047BB0">
        <w:t>&gt;</w:t>
      </w:r>
    </w:p>
    <w:p w14:paraId="7F67F3F3" w14:textId="77777777" w:rsidR="00047BB0" w:rsidRPr="00047BB0" w:rsidRDefault="00047BB0" w:rsidP="00047BB0"/>
    <w:p w14:paraId="5206B66D" w14:textId="77777777" w:rsidR="00047BB0" w:rsidRPr="00047BB0" w:rsidRDefault="00047BB0" w:rsidP="00047BB0">
      <w:proofErr w:type="gramStart"/>
      <w:r w:rsidRPr="00047BB0">
        <w:t>&lt;!--</w:t>
      </w:r>
      <w:proofErr w:type="gramEnd"/>
      <w:r w:rsidRPr="00047BB0">
        <w:t xml:space="preserve"> </w:t>
      </w:r>
      <w:proofErr w:type="spellStart"/>
      <w:r w:rsidRPr="00047BB0">
        <w:t>PNotify</w:t>
      </w:r>
      <w:proofErr w:type="spellEnd"/>
      <w:r w:rsidRPr="00047BB0">
        <w:t xml:space="preserve"> CSS y JS --&gt;</w:t>
      </w:r>
    </w:p>
    <w:p w14:paraId="669144E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&lt;link href="https://cdnjs.cloudflare.com/ajax/libs/pnotify/3.2.1/pnotify.css"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6E0CE21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&lt;link href="https://cdnjs.cloudflare.com/ajax/libs/pnotify/3.2.1/pnotify.brighttheme.css" </w:t>
      </w:r>
      <w:proofErr w:type="spellStart"/>
      <w:r w:rsidRPr="00047BB0">
        <w:rPr>
          <w:lang w:val="en-US"/>
        </w:rPr>
        <w:t>rel</w:t>
      </w:r>
      <w:proofErr w:type="spellEnd"/>
      <w:r w:rsidRPr="00047BB0">
        <w:rPr>
          <w:lang w:val="en-US"/>
        </w:rPr>
        <w:t>="stylesheet"&gt;</w:t>
      </w:r>
    </w:p>
    <w:p w14:paraId="7F4AE24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&lt;script src="https://cdnjs.cloudflare.com/ajax/libs/jquery/3.6.0/jquery.min.js"&gt;&lt;/script&gt;</w:t>
      </w:r>
    </w:p>
    <w:p w14:paraId="76D787B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&lt;script src="https://cdnjs.cloudflare.com/ajax/libs/pnotify/3.2.1/pnotify.js"&gt;&lt;/script&gt;</w:t>
      </w:r>
    </w:p>
    <w:p w14:paraId="457F8F04" w14:textId="77777777" w:rsidR="00047BB0" w:rsidRPr="00047BB0" w:rsidRDefault="00047BB0" w:rsidP="00047BB0">
      <w:pPr>
        <w:rPr>
          <w:lang w:val="en-US"/>
        </w:rPr>
      </w:pPr>
    </w:p>
    <w:p w14:paraId="499E643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&lt;script&gt;</w:t>
      </w:r>
    </w:p>
    <w:p w14:paraId="5C76A08A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$(document</w:t>
      </w:r>
      <w:proofErr w:type="gramStart"/>
      <w:r w:rsidRPr="00047BB0">
        <w:rPr>
          <w:lang w:val="en-US"/>
        </w:rPr>
        <w:t>).ready</w:t>
      </w:r>
      <w:proofErr w:type="gramEnd"/>
      <w:r w:rsidRPr="00047BB0">
        <w:rPr>
          <w:lang w:val="en-US"/>
        </w:rPr>
        <w:t>(</w:t>
      </w:r>
      <w:proofErr w:type="gramStart"/>
      <w:r w:rsidRPr="00047BB0">
        <w:rPr>
          <w:lang w:val="en-US"/>
        </w:rPr>
        <w:t>function(</w:t>
      </w:r>
      <w:proofErr w:type="gramEnd"/>
      <w:r w:rsidRPr="00047BB0">
        <w:rPr>
          <w:lang w:val="en-US"/>
        </w:rPr>
        <w:t>) {</w:t>
      </w:r>
    </w:p>
    <w:p w14:paraId="4DF9A7D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var </w:t>
      </w:r>
      <w:proofErr w:type="spell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=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json_encode</w:t>
      </w:r>
      <w:proofErr w:type="spellEnd"/>
      <w:r w:rsidRPr="00047BB0">
        <w:rPr>
          <w:lang w:val="en-US"/>
        </w:rPr>
        <w:t>(session()-&gt;</w:t>
      </w:r>
      <w:proofErr w:type="spellStart"/>
      <w:r w:rsidRPr="00047BB0">
        <w:rPr>
          <w:lang w:val="en-US"/>
        </w:rPr>
        <w:t>getFlashdata</w:t>
      </w:r>
      <w:proofErr w:type="spellEnd"/>
      <w:r w:rsidRPr="00047BB0">
        <w:rPr>
          <w:lang w:val="en-US"/>
        </w:rPr>
        <w:t>('success')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&gt;;</w:t>
      </w:r>
    </w:p>
    <w:p w14:paraId="7DA80D6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var </w:t>
      </w:r>
      <w:proofErr w:type="spell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=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json_encode</w:t>
      </w:r>
      <w:proofErr w:type="spellEnd"/>
      <w:r w:rsidRPr="00047BB0">
        <w:rPr>
          <w:lang w:val="en-US"/>
        </w:rPr>
        <w:t>(session()-&gt;</w:t>
      </w:r>
      <w:proofErr w:type="spellStart"/>
      <w:r w:rsidRPr="00047BB0">
        <w:rPr>
          <w:lang w:val="en-US"/>
        </w:rPr>
        <w:t>getFlashdata</w:t>
      </w:r>
      <w:proofErr w:type="spellEnd"/>
      <w:r w:rsidRPr="00047BB0">
        <w:rPr>
          <w:lang w:val="en-US"/>
        </w:rPr>
        <w:t>('error')</w:t>
      </w:r>
      <w:proofErr w:type="gramStart"/>
      <w:r w:rsidRPr="00047BB0">
        <w:rPr>
          <w:lang w:val="en-US"/>
        </w:rPr>
        <w:t>) ?</w:t>
      </w:r>
      <w:proofErr w:type="gramEnd"/>
      <w:r w:rsidRPr="00047BB0">
        <w:rPr>
          <w:lang w:val="en-US"/>
        </w:rPr>
        <w:t>&gt;;</w:t>
      </w:r>
    </w:p>
    <w:p w14:paraId="3316709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</w:p>
    <w:p w14:paraId="7EEA6B2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if (</w:t>
      </w:r>
      <w:proofErr w:type="spell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&amp;&amp; </w:t>
      </w:r>
      <w:proofErr w:type="spellStart"/>
      <w:proofErr w:type="gram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 xml:space="preserve">== null &amp;&amp; </w:t>
      </w:r>
      <w:proofErr w:type="spellStart"/>
      <w:proofErr w:type="gram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>== '') {</w:t>
      </w:r>
    </w:p>
    <w:p w14:paraId="021CD11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new </w:t>
      </w:r>
      <w:proofErr w:type="spellStart"/>
      <w:proofErr w:type="gramStart"/>
      <w:r w:rsidRPr="00047BB0">
        <w:rPr>
          <w:lang w:val="en-US"/>
        </w:rPr>
        <w:t>PNotify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{</w:t>
      </w:r>
    </w:p>
    <w:p w14:paraId="268F36C1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title: '</w:t>
      </w:r>
      <w:proofErr w:type="spellStart"/>
      <w:r w:rsidRPr="00047BB0">
        <w:rPr>
          <w:lang w:val="en-US"/>
        </w:rPr>
        <w:t>Éxito</w:t>
      </w:r>
      <w:proofErr w:type="spellEnd"/>
      <w:r w:rsidRPr="00047BB0">
        <w:rPr>
          <w:lang w:val="en-US"/>
        </w:rPr>
        <w:t>',</w:t>
      </w:r>
    </w:p>
    <w:p w14:paraId="5F344F3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text: </w:t>
      </w:r>
      <w:proofErr w:type="spellStart"/>
      <w:r w:rsidRPr="00047BB0">
        <w:rPr>
          <w:lang w:val="en-US"/>
        </w:rPr>
        <w:t>successMsg</w:t>
      </w:r>
      <w:proofErr w:type="spellEnd"/>
      <w:r w:rsidRPr="00047BB0">
        <w:rPr>
          <w:lang w:val="en-US"/>
        </w:rPr>
        <w:t>,</w:t>
      </w:r>
    </w:p>
    <w:p w14:paraId="74CF342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type: 'success',</w:t>
      </w:r>
    </w:p>
    <w:p w14:paraId="4C10100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styling: '</w:t>
      </w:r>
      <w:proofErr w:type="spellStart"/>
      <w:r w:rsidRPr="00047BB0">
        <w:rPr>
          <w:lang w:val="en-US"/>
        </w:rPr>
        <w:t>brighttheme</w:t>
      </w:r>
      <w:proofErr w:type="spellEnd"/>
      <w:r w:rsidRPr="00047BB0">
        <w:rPr>
          <w:lang w:val="en-US"/>
        </w:rPr>
        <w:t>',</w:t>
      </w:r>
    </w:p>
    <w:p w14:paraId="1F4403B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delay: 5000</w:t>
      </w:r>
    </w:p>
    <w:p w14:paraId="0F4F19D0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});</w:t>
      </w:r>
    </w:p>
    <w:p w14:paraId="689DF8F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}</w:t>
      </w:r>
    </w:p>
    <w:p w14:paraId="0F65ACC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</w:t>
      </w:r>
    </w:p>
    <w:p w14:paraId="4AA1D78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if (</w:t>
      </w:r>
      <w:proofErr w:type="spell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&amp;&amp; </w:t>
      </w:r>
      <w:proofErr w:type="spellStart"/>
      <w:proofErr w:type="gram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 xml:space="preserve">== null &amp;&amp; </w:t>
      </w:r>
      <w:proofErr w:type="spellStart"/>
      <w:proofErr w:type="gram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 xml:space="preserve"> !</w:t>
      </w:r>
      <w:proofErr w:type="gramEnd"/>
      <w:r w:rsidRPr="00047BB0">
        <w:rPr>
          <w:lang w:val="en-US"/>
        </w:rPr>
        <w:t>== '') {</w:t>
      </w:r>
    </w:p>
    <w:p w14:paraId="3DD57D2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new </w:t>
      </w:r>
      <w:proofErr w:type="spellStart"/>
      <w:proofErr w:type="gramStart"/>
      <w:r w:rsidRPr="00047BB0">
        <w:rPr>
          <w:lang w:val="en-US"/>
        </w:rPr>
        <w:t>PNotify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{</w:t>
      </w:r>
    </w:p>
    <w:p w14:paraId="4230173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title: 'Error',</w:t>
      </w:r>
    </w:p>
    <w:p w14:paraId="49F77A16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            text: </w:t>
      </w:r>
      <w:proofErr w:type="spellStart"/>
      <w:r w:rsidRPr="00047BB0">
        <w:rPr>
          <w:lang w:val="en-US"/>
        </w:rPr>
        <w:t>errorMsg</w:t>
      </w:r>
      <w:proofErr w:type="spellEnd"/>
      <w:r w:rsidRPr="00047BB0">
        <w:rPr>
          <w:lang w:val="en-US"/>
        </w:rPr>
        <w:t>,</w:t>
      </w:r>
    </w:p>
    <w:p w14:paraId="3613876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type: 'error',</w:t>
      </w:r>
    </w:p>
    <w:p w14:paraId="263EDD2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styling: '</w:t>
      </w:r>
      <w:proofErr w:type="spellStart"/>
      <w:r w:rsidRPr="00047BB0">
        <w:rPr>
          <w:lang w:val="en-US"/>
        </w:rPr>
        <w:t>brighttheme</w:t>
      </w:r>
      <w:proofErr w:type="spellEnd"/>
      <w:r w:rsidRPr="00047BB0">
        <w:rPr>
          <w:lang w:val="en-US"/>
        </w:rPr>
        <w:t>',</w:t>
      </w:r>
    </w:p>
    <w:p w14:paraId="54B6ED5E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    delay: 5000</w:t>
      </w:r>
    </w:p>
    <w:p w14:paraId="08BD24F0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});</w:t>
      </w:r>
    </w:p>
    <w:p w14:paraId="5B3ED358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}</w:t>
      </w:r>
    </w:p>
    <w:p w14:paraId="143EADB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});</w:t>
      </w:r>
    </w:p>
    <w:p w14:paraId="439BEC2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&lt;/script&gt;</w:t>
      </w:r>
    </w:p>
    <w:p w14:paraId="4FC03CE2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>&lt;/body&gt;</w:t>
      </w:r>
    </w:p>
    <w:p w14:paraId="1CEC8F5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&lt;/html&gt;</w:t>
      </w:r>
    </w:p>
    <w:p w14:paraId="3A437291" w14:textId="77777777" w:rsidR="00047BB0" w:rsidRPr="00047BB0" w:rsidRDefault="00047BB0" w:rsidP="00047BB0">
      <w:pPr>
        <w:rPr>
          <w:lang w:val="en-US"/>
        </w:rPr>
      </w:pPr>
    </w:p>
    <w:p w14:paraId="2C65AF5D" w14:textId="77777777" w:rsidR="00047BB0" w:rsidRDefault="00047BB0" w:rsidP="00047BB0">
      <w:pPr>
        <w:rPr>
          <w:lang w:val="en-US"/>
        </w:rPr>
      </w:pPr>
    </w:p>
    <w:p w14:paraId="089DD5D5" w14:textId="78353601" w:rsidR="00491555" w:rsidRPr="00491555" w:rsidRDefault="00491555" w:rsidP="00491555">
      <w:pPr>
        <w:pStyle w:val="Ttulo4"/>
        <w:rPr>
          <w:lang w:val="en-US"/>
        </w:rPr>
      </w:pPr>
      <w:r w:rsidRPr="00491555">
        <w:rPr>
          <w:lang w:val="en-US"/>
        </w:rPr>
        <w:t>2.1.1</w:t>
      </w:r>
      <w:r>
        <w:rPr>
          <w:lang w:val="en-US"/>
        </w:rPr>
        <w:t>0</w:t>
      </w:r>
      <w:r w:rsidRPr="00491555">
        <w:rPr>
          <w:lang w:val="en-US"/>
        </w:rPr>
        <w:t>.</w:t>
      </w:r>
      <w:r>
        <w:rPr>
          <w:lang w:val="en-US"/>
        </w:rPr>
        <w:t>3</w:t>
      </w:r>
      <w:r w:rsidRPr="00491555">
        <w:rPr>
          <w:lang w:val="en-US"/>
        </w:rPr>
        <w:t xml:space="preserve"> </w:t>
      </w:r>
      <w:r w:rsidR="001B369A">
        <w:rPr>
          <w:lang w:val="en-US"/>
        </w:rPr>
        <w:t>errors</w:t>
      </w:r>
    </w:p>
    <w:p w14:paraId="2A2112F7" w14:textId="00084AF4" w:rsidR="00491555" w:rsidRDefault="00491555" w:rsidP="00491555">
      <w:pPr>
        <w:pStyle w:val="Ttulo5"/>
        <w:rPr>
          <w:lang w:val="en-US"/>
        </w:rPr>
      </w:pPr>
      <w:r w:rsidRPr="00491555">
        <w:rPr>
          <w:lang w:val="en-US"/>
        </w:rPr>
        <w:t>2.1.1</w:t>
      </w:r>
      <w:r>
        <w:rPr>
          <w:lang w:val="en-US"/>
        </w:rPr>
        <w:t>0</w:t>
      </w:r>
      <w:r w:rsidRPr="00491555">
        <w:rPr>
          <w:lang w:val="en-US"/>
        </w:rPr>
        <w:t>.</w:t>
      </w:r>
      <w:r>
        <w:rPr>
          <w:lang w:val="en-US"/>
        </w:rPr>
        <w:t>3</w:t>
      </w:r>
      <w:r w:rsidRPr="00491555">
        <w:rPr>
          <w:lang w:val="en-US"/>
        </w:rPr>
        <w:t xml:space="preserve">.1 </w:t>
      </w:r>
      <w:r w:rsidR="00DF120A">
        <w:rPr>
          <w:lang w:val="en-US"/>
        </w:rPr>
        <w:t>cli/error.404.php</w:t>
      </w:r>
      <w:r w:rsidRPr="00491555">
        <w:rPr>
          <w:lang w:val="en-US"/>
        </w:rPr>
        <w:t xml:space="preserve"> </w:t>
      </w:r>
    </w:p>
    <w:p w14:paraId="5267DC8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&lt;?</w:t>
      </w:r>
      <w:proofErr w:type="spellStart"/>
      <w:r w:rsidRPr="00047BB0">
        <w:rPr>
          <w:lang w:val="en-US"/>
        </w:rPr>
        <w:t>php</w:t>
      </w:r>
      <w:proofErr w:type="spellEnd"/>
    </w:p>
    <w:p w14:paraId="7583AE15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use CodeIgniter\CLI\CLI;</w:t>
      </w:r>
    </w:p>
    <w:p w14:paraId="57BA5EAD" w14:textId="77777777" w:rsidR="00047BB0" w:rsidRPr="00047BB0" w:rsidRDefault="00047BB0" w:rsidP="00047BB0">
      <w:pPr>
        <w:rPr>
          <w:lang w:val="en-US"/>
        </w:rPr>
      </w:pPr>
    </w:p>
    <w:p w14:paraId="23CF0737" w14:textId="77777777" w:rsidR="00047BB0" w:rsidRPr="00047BB0" w:rsidRDefault="00047BB0" w:rsidP="00047BB0">
      <w:proofErr w:type="gramStart"/>
      <w:r w:rsidRPr="00047BB0">
        <w:t>CLI::error(</w:t>
      </w:r>
      <w:proofErr w:type="gramEnd"/>
      <w:r w:rsidRPr="00047BB0">
        <w:t xml:space="preserve">'ERROR: </w:t>
      </w:r>
      <w:proofErr w:type="gramStart"/>
      <w:r w:rsidRPr="00047BB0">
        <w:t>' .</w:t>
      </w:r>
      <w:proofErr w:type="gramEnd"/>
      <w:r w:rsidRPr="00047BB0">
        <w:t xml:space="preserve"> $</w:t>
      </w:r>
      <w:proofErr w:type="spellStart"/>
      <w:r w:rsidRPr="00047BB0">
        <w:t>code</w:t>
      </w:r>
      <w:proofErr w:type="spellEnd"/>
      <w:r w:rsidRPr="00047BB0">
        <w:t>);</w:t>
      </w:r>
    </w:p>
    <w:p w14:paraId="58547FD4" w14:textId="77777777" w:rsidR="00047BB0" w:rsidRPr="00047BB0" w:rsidRDefault="00047BB0" w:rsidP="00047BB0">
      <w:pPr>
        <w:rPr>
          <w:lang w:val="en-US"/>
        </w:rPr>
      </w:pPr>
      <w:proofErr w:type="gramStart"/>
      <w:r w:rsidRPr="00047BB0">
        <w:rPr>
          <w:lang w:val="en-US"/>
        </w:rPr>
        <w:t>CLI::</w:t>
      </w:r>
      <w:proofErr w:type="gramEnd"/>
      <w:r w:rsidRPr="00047BB0">
        <w:rPr>
          <w:lang w:val="en-US"/>
        </w:rPr>
        <w:t>write($message);</w:t>
      </w:r>
    </w:p>
    <w:p w14:paraId="3CB8C05B" w14:textId="77777777" w:rsidR="00047BB0" w:rsidRPr="00047BB0" w:rsidRDefault="00047BB0" w:rsidP="00047BB0">
      <w:pPr>
        <w:rPr>
          <w:lang w:val="en-US"/>
        </w:rPr>
      </w:pPr>
      <w:proofErr w:type="gramStart"/>
      <w:r w:rsidRPr="00047BB0">
        <w:rPr>
          <w:lang w:val="en-US"/>
        </w:rPr>
        <w:t>CLI::</w:t>
      </w:r>
      <w:proofErr w:type="spellStart"/>
      <w:r w:rsidRPr="00047BB0">
        <w:rPr>
          <w:lang w:val="en-US"/>
        </w:rPr>
        <w:t>newLine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);</w:t>
      </w:r>
    </w:p>
    <w:p w14:paraId="16B842D2" w14:textId="77777777" w:rsidR="00047BB0" w:rsidRPr="00047BB0" w:rsidRDefault="00047BB0" w:rsidP="00047BB0">
      <w:pPr>
        <w:rPr>
          <w:lang w:val="en-US"/>
        </w:rPr>
      </w:pPr>
    </w:p>
    <w:p w14:paraId="09A66659" w14:textId="77777777" w:rsidR="00047BB0" w:rsidRPr="00047BB0" w:rsidRDefault="00047BB0" w:rsidP="00047BB0">
      <w:pPr>
        <w:rPr>
          <w:lang w:val="en-US"/>
        </w:rPr>
      </w:pPr>
    </w:p>
    <w:p w14:paraId="385D49F4" w14:textId="314A1A17" w:rsidR="00491555" w:rsidRDefault="00491555" w:rsidP="001F740F">
      <w:pPr>
        <w:pStyle w:val="Ttulo5"/>
        <w:rPr>
          <w:lang w:val="en-US"/>
        </w:rPr>
      </w:pPr>
      <w:r w:rsidRPr="00491555">
        <w:rPr>
          <w:lang w:val="en-US"/>
        </w:rPr>
        <w:t>2.1.1</w:t>
      </w:r>
      <w:r>
        <w:rPr>
          <w:lang w:val="en-US"/>
        </w:rPr>
        <w:t>0</w:t>
      </w:r>
      <w:r w:rsidRPr="00491555">
        <w:rPr>
          <w:lang w:val="en-US"/>
        </w:rPr>
        <w:t>.</w:t>
      </w:r>
      <w:r>
        <w:rPr>
          <w:lang w:val="en-US"/>
        </w:rPr>
        <w:t>3</w:t>
      </w:r>
      <w:r w:rsidRPr="00491555">
        <w:rPr>
          <w:lang w:val="en-US"/>
        </w:rPr>
        <w:t xml:space="preserve">.2 </w:t>
      </w:r>
      <w:r w:rsidR="00CF70BC">
        <w:rPr>
          <w:lang w:val="en-US"/>
        </w:rPr>
        <w:t>cli/</w:t>
      </w:r>
      <w:proofErr w:type="spellStart"/>
      <w:r w:rsidR="001F740F">
        <w:rPr>
          <w:lang w:val="en-US"/>
        </w:rPr>
        <w:t>error_exception</w:t>
      </w:r>
      <w:r w:rsidRPr="00491555">
        <w:rPr>
          <w:lang w:val="en-US"/>
        </w:rPr>
        <w:t>.php</w:t>
      </w:r>
      <w:proofErr w:type="spellEnd"/>
    </w:p>
    <w:p w14:paraId="68C6F1E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An uncaught Exception was encountered</w:t>
      </w:r>
    </w:p>
    <w:p w14:paraId="333C3C29" w14:textId="77777777" w:rsidR="00047BB0" w:rsidRPr="00047BB0" w:rsidRDefault="00047BB0" w:rsidP="00047BB0">
      <w:pPr>
        <w:rPr>
          <w:lang w:val="en-US"/>
        </w:rPr>
      </w:pPr>
    </w:p>
    <w:p w14:paraId="28DCBEA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Type:        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</w:t>
      </w:r>
      <w:proofErr w:type="spellStart"/>
      <w:r w:rsidRPr="00047BB0">
        <w:rPr>
          <w:lang w:val="en-US"/>
        </w:rPr>
        <w:t>get_class</w:t>
      </w:r>
      <w:proofErr w:type="spellEnd"/>
      <w:r w:rsidRPr="00047BB0">
        <w:rPr>
          <w:lang w:val="en-US"/>
        </w:rPr>
        <w:t>($exception), "\n"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</w:t>
      </w:r>
    </w:p>
    <w:p w14:paraId="378B94CB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Message:    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$message, "\n"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</w:t>
      </w:r>
    </w:p>
    <w:p w14:paraId="00D7EE1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Filename:    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$exception-&gt;</w:t>
      </w:r>
      <w:proofErr w:type="spellStart"/>
      <w:proofErr w:type="gramStart"/>
      <w:r w:rsidRPr="00047BB0">
        <w:rPr>
          <w:lang w:val="en-US"/>
        </w:rPr>
        <w:t>getFile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), "\n"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</w:t>
      </w:r>
    </w:p>
    <w:p w14:paraId="76D5A0A0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 xml:space="preserve">Line Number: </w:t>
      </w:r>
      <w:proofErr w:type="gramStart"/>
      <w:r w:rsidRPr="00047BB0">
        <w:rPr>
          <w:lang w:val="en-US"/>
        </w:rPr>
        <w:t>&lt;?=</w:t>
      </w:r>
      <w:proofErr w:type="gramEnd"/>
      <w:r w:rsidRPr="00047BB0">
        <w:rPr>
          <w:lang w:val="en-US"/>
        </w:rPr>
        <w:t xml:space="preserve"> $exception-&gt;</w:t>
      </w:r>
      <w:proofErr w:type="spellStart"/>
      <w:proofErr w:type="gramStart"/>
      <w:r w:rsidRPr="00047BB0">
        <w:rPr>
          <w:lang w:val="en-US"/>
        </w:rPr>
        <w:t>getLine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)</w:t>
      </w:r>
      <w:proofErr w:type="gramStart"/>
      <w:r w:rsidRPr="00047BB0">
        <w:rPr>
          <w:lang w:val="en-US"/>
        </w:rPr>
        <w:t>; ?</w:t>
      </w:r>
      <w:proofErr w:type="gramEnd"/>
      <w:r w:rsidRPr="00047BB0">
        <w:rPr>
          <w:lang w:val="en-US"/>
        </w:rPr>
        <w:t>&gt;</w:t>
      </w:r>
    </w:p>
    <w:p w14:paraId="7C8003C6" w14:textId="77777777" w:rsidR="00047BB0" w:rsidRPr="00047BB0" w:rsidRDefault="00047BB0" w:rsidP="00047BB0">
      <w:pPr>
        <w:rPr>
          <w:lang w:val="en-US"/>
        </w:rPr>
      </w:pPr>
    </w:p>
    <w:p w14:paraId="561DACA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if (defined('SHOW_DEBUG_BACKTRACE') &amp;&amp; SHOW_DEBUG_BACKTRACE === true)</w:t>
      </w:r>
      <w:proofErr w:type="gramStart"/>
      <w:r w:rsidRPr="00047BB0">
        <w:rPr>
          <w:lang w:val="en-US"/>
        </w:rPr>
        <w:t>: ?</w:t>
      </w:r>
      <w:proofErr w:type="gramEnd"/>
      <w:r w:rsidRPr="00047BB0">
        <w:rPr>
          <w:lang w:val="en-US"/>
        </w:rPr>
        <w:t>&gt;</w:t>
      </w:r>
    </w:p>
    <w:p w14:paraId="4B7567E5" w14:textId="77777777" w:rsidR="00047BB0" w:rsidRPr="00047BB0" w:rsidRDefault="00047BB0" w:rsidP="00047BB0">
      <w:pPr>
        <w:rPr>
          <w:lang w:val="en-US"/>
        </w:rPr>
      </w:pPr>
    </w:p>
    <w:p w14:paraId="721FA53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Backtrace:</w:t>
      </w:r>
    </w:p>
    <w:p w14:paraId="43130853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foreach ($exception-&gt;</w:t>
      </w:r>
      <w:proofErr w:type="spellStart"/>
      <w:proofErr w:type="gramStart"/>
      <w:r w:rsidRPr="00047BB0">
        <w:rPr>
          <w:lang w:val="en-US"/>
        </w:rPr>
        <w:t>getTrace</w:t>
      </w:r>
      <w:proofErr w:type="spellEnd"/>
      <w:r w:rsidRPr="00047BB0">
        <w:rPr>
          <w:lang w:val="en-US"/>
        </w:rPr>
        <w:t>(</w:t>
      </w:r>
      <w:proofErr w:type="gramEnd"/>
      <w:r w:rsidRPr="00047BB0">
        <w:rPr>
          <w:lang w:val="en-US"/>
        </w:rPr>
        <w:t>) as $error)</w:t>
      </w:r>
      <w:proofErr w:type="gramStart"/>
      <w:r w:rsidRPr="00047BB0">
        <w:rPr>
          <w:lang w:val="en-US"/>
        </w:rPr>
        <w:t>: ?</w:t>
      </w:r>
      <w:proofErr w:type="gramEnd"/>
      <w:r w:rsidRPr="00047BB0">
        <w:rPr>
          <w:lang w:val="en-US"/>
        </w:rPr>
        <w:t>&gt;</w:t>
      </w:r>
    </w:p>
    <w:p w14:paraId="4C33390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if (</w:t>
      </w:r>
      <w:proofErr w:type="spellStart"/>
      <w:r w:rsidRPr="00047BB0">
        <w:rPr>
          <w:lang w:val="en-US"/>
        </w:rPr>
        <w:t>isset</w:t>
      </w:r>
      <w:proofErr w:type="spellEnd"/>
      <w:r w:rsidRPr="00047BB0">
        <w:rPr>
          <w:lang w:val="en-US"/>
        </w:rPr>
        <w:t>($error['file']))</w:t>
      </w:r>
      <w:proofErr w:type="gramStart"/>
      <w:r w:rsidRPr="00047BB0">
        <w:rPr>
          <w:lang w:val="en-US"/>
        </w:rPr>
        <w:t>: ?</w:t>
      </w:r>
      <w:proofErr w:type="gramEnd"/>
      <w:r w:rsidRPr="00047BB0">
        <w:rPr>
          <w:lang w:val="en-US"/>
        </w:rPr>
        <w:t>&gt;</w:t>
      </w:r>
    </w:p>
    <w:p w14:paraId="641FE2C9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lastRenderedPageBreak/>
        <w:t xml:space="preserve">            </w:t>
      </w:r>
      <w:proofErr w:type="gramStart"/>
      <w:r w:rsidRPr="00047BB0">
        <w:t>&lt;?=</w:t>
      </w:r>
      <w:proofErr w:type="gramEnd"/>
      <w:r w:rsidRPr="00047BB0">
        <w:t xml:space="preserve"> </w:t>
      </w:r>
      <w:proofErr w:type="spellStart"/>
      <w:proofErr w:type="gramStart"/>
      <w:r w:rsidRPr="00047BB0">
        <w:t>trim</w:t>
      </w:r>
      <w:proofErr w:type="spellEnd"/>
      <w:r w:rsidRPr="00047BB0">
        <w:t>(</w:t>
      </w:r>
      <w:proofErr w:type="gramEnd"/>
      <w:r w:rsidRPr="00047BB0">
        <w:t>'-</w:t>
      </w:r>
      <w:proofErr w:type="gramStart"/>
      <w:r w:rsidRPr="00047BB0">
        <w:t>' .</w:t>
      </w:r>
      <w:proofErr w:type="gramEnd"/>
      <w:r w:rsidRPr="00047BB0">
        <w:t xml:space="preserve"> $error['line'</w:t>
      </w:r>
      <w:proofErr w:type="gramStart"/>
      <w:r w:rsidRPr="00047BB0">
        <w:t>] .</w:t>
      </w:r>
      <w:proofErr w:type="gramEnd"/>
      <w:r w:rsidRPr="00047BB0">
        <w:t xml:space="preserve"> ' - ' . $error['file'</w:t>
      </w:r>
      <w:proofErr w:type="gramStart"/>
      <w:r w:rsidRPr="00047BB0">
        <w:t>] .</w:t>
      </w:r>
      <w:proofErr w:type="gramEnd"/>
      <w:r w:rsidRPr="00047BB0">
        <w:t xml:space="preserve"> </w:t>
      </w:r>
      <w:r w:rsidRPr="00E424D8">
        <w:rPr>
          <w:lang w:val="en-US"/>
        </w:rPr>
        <w:t xml:space="preserve">'::' . </w:t>
      </w:r>
      <w:r w:rsidRPr="00047BB0">
        <w:rPr>
          <w:lang w:val="en-US"/>
        </w:rPr>
        <w:t>$error['function']</w:t>
      </w:r>
      <w:proofErr w:type="gramStart"/>
      <w:r w:rsidRPr="00047BB0">
        <w:rPr>
          <w:lang w:val="en-US"/>
        </w:rPr>
        <w:t>) .</w:t>
      </w:r>
      <w:proofErr w:type="gramEnd"/>
      <w:r w:rsidRPr="00047BB0">
        <w:rPr>
          <w:lang w:val="en-US"/>
        </w:rPr>
        <w:t xml:space="preserve"> "\n</w:t>
      </w:r>
      <w:proofErr w:type="gramStart"/>
      <w:r w:rsidRPr="00047BB0">
        <w:rPr>
          <w:lang w:val="en-US"/>
        </w:rPr>
        <w:t>" ?</w:t>
      </w:r>
      <w:proofErr w:type="gramEnd"/>
      <w:r w:rsidRPr="00047BB0">
        <w:rPr>
          <w:lang w:val="en-US"/>
        </w:rPr>
        <w:t>&gt;</w:t>
      </w:r>
    </w:p>
    <w:p w14:paraId="364C3507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    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</w:t>
      </w:r>
      <w:proofErr w:type="gramStart"/>
      <w:r w:rsidRPr="00047BB0">
        <w:rPr>
          <w:lang w:val="en-US"/>
        </w:rPr>
        <w:t>endif ?</w:t>
      </w:r>
      <w:proofErr w:type="gramEnd"/>
      <w:r w:rsidRPr="00047BB0">
        <w:rPr>
          <w:lang w:val="en-US"/>
        </w:rPr>
        <w:t>&gt;</w:t>
      </w:r>
    </w:p>
    <w:p w14:paraId="249B18A0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    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</w:t>
      </w:r>
      <w:proofErr w:type="spellStart"/>
      <w:proofErr w:type="gramStart"/>
      <w:r w:rsidRPr="00047BB0">
        <w:rPr>
          <w:lang w:val="en-US"/>
        </w:rPr>
        <w:t>endforeach</w:t>
      </w:r>
      <w:proofErr w:type="spellEnd"/>
      <w:r w:rsidRPr="00047BB0">
        <w:rPr>
          <w:lang w:val="en-US"/>
        </w:rPr>
        <w:t xml:space="preserve"> ?</w:t>
      </w:r>
      <w:proofErr w:type="gramEnd"/>
      <w:r w:rsidRPr="00047BB0">
        <w:rPr>
          <w:lang w:val="en-US"/>
        </w:rPr>
        <w:t>&gt;</w:t>
      </w:r>
    </w:p>
    <w:p w14:paraId="6D0C65C0" w14:textId="77777777" w:rsidR="00047BB0" w:rsidRPr="00047BB0" w:rsidRDefault="00047BB0" w:rsidP="00047BB0">
      <w:pPr>
        <w:rPr>
          <w:lang w:val="en-US"/>
        </w:rPr>
      </w:pPr>
    </w:p>
    <w:p w14:paraId="0FA8565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&lt;?</w:t>
      </w:r>
      <w:proofErr w:type="spellStart"/>
      <w:r w:rsidRPr="00047BB0">
        <w:rPr>
          <w:lang w:val="en-US"/>
        </w:rPr>
        <w:t>php</w:t>
      </w:r>
      <w:proofErr w:type="spellEnd"/>
      <w:r w:rsidRPr="00047BB0">
        <w:rPr>
          <w:lang w:val="en-US"/>
        </w:rPr>
        <w:t xml:space="preserve"> </w:t>
      </w:r>
      <w:proofErr w:type="gramStart"/>
      <w:r w:rsidRPr="00047BB0">
        <w:rPr>
          <w:lang w:val="en-US"/>
        </w:rPr>
        <w:t>endif ?</w:t>
      </w:r>
      <w:proofErr w:type="gramEnd"/>
      <w:r w:rsidRPr="00047BB0">
        <w:rPr>
          <w:lang w:val="en-US"/>
        </w:rPr>
        <w:t>&gt;</w:t>
      </w:r>
    </w:p>
    <w:p w14:paraId="4805D892" w14:textId="77777777" w:rsidR="00047BB0" w:rsidRPr="00047BB0" w:rsidRDefault="00047BB0" w:rsidP="00047BB0">
      <w:pPr>
        <w:rPr>
          <w:lang w:val="en-US"/>
        </w:rPr>
      </w:pPr>
    </w:p>
    <w:p w14:paraId="473498A2" w14:textId="77777777" w:rsidR="00047BB0" w:rsidRPr="00047BB0" w:rsidRDefault="00047BB0" w:rsidP="00047BB0">
      <w:pPr>
        <w:rPr>
          <w:lang w:val="en-US"/>
        </w:rPr>
      </w:pPr>
    </w:p>
    <w:p w14:paraId="59E21F65" w14:textId="6A1EFFA0" w:rsidR="001F740F" w:rsidRDefault="001F740F" w:rsidP="001F740F">
      <w:pPr>
        <w:pStyle w:val="Ttulo5"/>
        <w:rPr>
          <w:lang w:val="en-US"/>
        </w:rPr>
      </w:pPr>
      <w:r w:rsidRPr="00491555">
        <w:rPr>
          <w:lang w:val="en-US"/>
        </w:rPr>
        <w:t>2.1.1</w:t>
      </w:r>
      <w:r>
        <w:rPr>
          <w:lang w:val="en-US"/>
        </w:rPr>
        <w:t>0</w:t>
      </w:r>
      <w:r w:rsidRPr="00491555">
        <w:rPr>
          <w:lang w:val="en-US"/>
        </w:rPr>
        <w:t>.</w:t>
      </w:r>
      <w:r>
        <w:rPr>
          <w:lang w:val="en-US"/>
        </w:rPr>
        <w:t>3</w:t>
      </w:r>
      <w:r w:rsidRPr="00491555">
        <w:rPr>
          <w:lang w:val="en-US"/>
        </w:rPr>
        <w:t>.</w:t>
      </w:r>
      <w:r>
        <w:rPr>
          <w:lang w:val="en-US"/>
        </w:rPr>
        <w:t>3</w:t>
      </w:r>
      <w:r w:rsidRPr="00491555">
        <w:rPr>
          <w:lang w:val="en-US"/>
        </w:rPr>
        <w:t xml:space="preserve"> </w:t>
      </w:r>
      <w:r>
        <w:rPr>
          <w:lang w:val="en-US"/>
        </w:rPr>
        <w:t>cli/</w:t>
      </w:r>
      <w:proofErr w:type="spellStart"/>
      <w:r>
        <w:rPr>
          <w:lang w:val="en-US"/>
        </w:rPr>
        <w:t>production</w:t>
      </w:r>
      <w:r w:rsidRPr="00491555">
        <w:rPr>
          <w:lang w:val="en-US"/>
        </w:rPr>
        <w:t>.php</w:t>
      </w:r>
      <w:proofErr w:type="spellEnd"/>
    </w:p>
    <w:p w14:paraId="43E5684D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&lt;?</w:t>
      </w:r>
      <w:proofErr w:type="spellStart"/>
      <w:r w:rsidRPr="00047BB0">
        <w:rPr>
          <w:lang w:val="en-US"/>
        </w:rPr>
        <w:t>php</w:t>
      </w:r>
      <w:proofErr w:type="spellEnd"/>
    </w:p>
    <w:p w14:paraId="52DF2A89" w14:textId="77777777" w:rsidR="00047BB0" w:rsidRPr="00047BB0" w:rsidRDefault="00047BB0" w:rsidP="00047BB0">
      <w:pPr>
        <w:rPr>
          <w:lang w:val="en-US"/>
        </w:rPr>
      </w:pPr>
    </w:p>
    <w:p w14:paraId="566FBE6F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// On the CLI, we still want errors in productions</w:t>
      </w:r>
    </w:p>
    <w:p w14:paraId="17E97B0C" w14:textId="77777777" w:rsidR="00047BB0" w:rsidRPr="00047BB0" w:rsidRDefault="00047BB0" w:rsidP="00047BB0">
      <w:pPr>
        <w:rPr>
          <w:lang w:val="en-US"/>
        </w:rPr>
      </w:pPr>
      <w:r w:rsidRPr="00047BB0">
        <w:rPr>
          <w:lang w:val="en-US"/>
        </w:rPr>
        <w:t>// so just use the exception template.</w:t>
      </w:r>
    </w:p>
    <w:p w14:paraId="73224336" w14:textId="77777777" w:rsidR="00047BB0" w:rsidRPr="00047BB0" w:rsidRDefault="00047BB0" w:rsidP="00047BB0">
      <w:proofErr w:type="spellStart"/>
      <w:r w:rsidRPr="00047BB0">
        <w:t>include</w:t>
      </w:r>
      <w:proofErr w:type="spellEnd"/>
      <w:r w:rsidRPr="00047BB0">
        <w:t xml:space="preserve"> __DIR_</w:t>
      </w:r>
      <w:proofErr w:type="gramStart"/>
      <w:r w:rsidRPr="00047BB0">
        <w:t>_ .</w:t>
      </w:r>
      <w:proofErr w:type="gramEnd"/>
      <w:r w:rsidRPr="00047BB0">
        <w:t xml:space="preserve"> '/</w:t>
      </w:r>
      <w:proofErr w:type="spellStart"/>
      <w:r w:rsidRPr="00047BB0">
        <w:t>error_exception.php</w:t>
      </w:r>
      <w:proofErr w:type="spellEnd"/>
      <w:r w:rsidRPr="00047BB0">
        <w:t>';</w:t>
      </w:r>
    </w:p>
    <w:p w14:paraId="0479763E" w14:textId="77777777" w:rsidR="00047BB0" w:rsidRPr="00047BB0" w:rsidRDefault="00047BB0" w:rsidP="00047BB0"/>
    <w:p w14:paraId="30FEA9EE" w14:textId="77777777" w:rsidR="00047BB0" w:rsidRPr="00047BB0" w:rsidRDefault="00047BB0" w:rsidP="00047BB0"/>
    <w:p w14:paraId="7BCCDFD5" w14:textId="1E6E48DA" w:rsidR="001F740F" w:rsidRDefault="001F740F" w:rsidP="001F740F">
      <w:pPr>
        <w:pStyle w:val="Ttulo5"/>
        <w:rPr>
          <w:lang w:val="en-US"/>
        </w:rPr>
      </w:pPr>
      <w:r w:rsidRPr="00491555">
        <w:rPr>
          <w:lang w:val="en-US"/>
        </w:rPr>
        <w:t>2.1.1</w:t>
      </w:r>
      <w:r>
        <w:rPr>
          <w:lang w:val="en-US"/>
        </w:rPr>
        <w:t>0</w:t>
      </w:r>
      <w:r w:rsidRPr="00491555">
        <w:rPr>
          <w:lang w:val="en-US"/>
        </w:rPr>
        <w:t>.</w:t>
      </w:r>
      <w:r>
        <w:rPr>
          <w:lang w:val="en-US"/>
        </w:rPr>
        <w:t>3</w:t>
      </w:r>
      <w:r w:rsidRPr="00491555">
        <w:rPr>
          <w:lang w:val="en-US"/>
        </w:rPr>
        <w:t>.</w:t>
      </w:r>
      <w:r>
        <w:rPr>
          <w:lang w:val="en-US"/>
        </w:rPr>
        <w:t>4</w:t>
      </w:r>
      <w:r w:rsidRPr="00491555">
        <w:rPr>
          <w:lang w:val="en-US"/>
        </w:rPr>
        <w:t xml:space="preserve"> </w:t>
      </w:r>
      <w:r>
        <w:rPr>
          <w:lang w:val="en-US"/>
        </w:rPr>
        <w:t>html/</w:t>
      </w:r>
      <w:r w:rsidR="0047109A">
        <w:rPr>
          <w:lang w:val="en-US"/>
        </w:rPr>
        <w:t>debug.css</w:t>
      </w:r>
    </w:p>
    <w:p w14:paraId="184FB39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body {</w:t>
      </w:r>
    </w:p>
    <w:p w14:paraId="44A8977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height: 100%;</w:t>
      </w:r>
    </w:p>
    <w:p w14:paraId="12C7AF9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#fafafa;</w:t>
      </w:r>
    </w:p>
    <w:p w14:paraId="11A8C56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font-family: "Helvetica Neue", Helvetica, Arial, sans-serif;</w:t>
      </w:r>
    </w:p>
    <w:p w14:paraId="12AA7A3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#777;</w:t>
      </w:r>
    </w:p>
    <w:p w14:paraId="311FF38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font-weight: 300;</w:t>
      </w:r>
    </w:p>
    <w:p w14:paraId="31CEC14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margin: 0;</w:t>
      </w:r>
    </w:p>
    <w:p w14:paraId="63D8EFC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padding: 0;</w:t>
      </w:r>
    </w:p>
    <w:p w14:paraId="1474316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4897795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h1 {</w:t>
      </w:r>
    </w:p>
    <w:p w14:paraId="7617827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font-weight: lighter;</w:t>
      </w:r>
    </w:p>
    <w:p w14:paraId="7EF499A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letter-spacing: 0.8;</w:t>
      </w:r>
    </w:p>
    <w:p w14:paraId="08B7326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font-size: 3rem;</w:t>
      </w:r>
    </w:p>
    <w:p w14:paraId="771441D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#222;</w:t>
      </w:r>
    </w:p>
    <w:p w14:paraId="5F2F0BC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margin: 0;</w:t>
      </w:r>
    </w:p>
    <w:p w14:paraId="2AE3CB8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0002D12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h</w:t>
      </w:r>
      <w:proofErr w:type="gramStart"/>
      <w:r w:rsidRPr="0067287C">
        <w:rPr>
          <w:lang w:val="en-US"/>
        </w:rPr>
        <w:t>1.headline</w:t>
      </w:r>
      <w:proofErr w:type="gramEnd"/>
      <w:r w:rsidRPr="0067287C">
        <w:rPr>
          <w:lang w:val="en-US"/>
        </w:rPr>
        <w:t xml:space="preserve"> {</w:t>
      </w:r>
    </w:p>
    <w:p w14:paraId="071EB55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margin-top: 20%;</w:t>
      </w:r>
    </w:p>
    <w:p w14:paraId="401F7AD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font-size: 5rem;</w:t>
      </w:r>
    </w:p>
    <w:p w14:paraId="12B930B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658DF72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.text-center {</w:t>
      </w:r>
    </w:p>
    <w:p w14:paraId="1250636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text-align: center;</w:t>
      </w:r>
    </w:p>
    <w:p w14:paraId="31010E2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089A5F3" w14:textId="77777777" w:rsidR="0067287C" w:rsidRPr="0067287C" w:rsidRDefault="0067287C" w:rsidP="0067287C">
      <w:pPr>
        <w:rPr>
          <w:lang w:val="en-US"/>
        </w:rPr>
      </w:pPr>
      <w:proofErr w:type="spellStart"/>
      <w:proofErr w:type="gramStart"/>
      <w:r w:rsidRPr="0067287C">
        <w:rPr>
          <w:lang w:val="en-US"/>
        </w:rPr>
        <w:t>p.lead</w:t>
      </w:r>
      <w:proofErr w:type="spellEnd"/>
      <w:proofErr w:type="gramEnd"/>
      <w:r w:rsidRPr="0067287C">
        <w:rPr>
          <w:lang w:val="en-US"/>
        </w:rPr>
        <w:t xml:space="preserve"> {</w:t>
      </w:r>
    </w:p>
    <w:p w14:paraId="0BB0075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font-size: 1.6rem;</w:t>
      </w:r>
    </w:p>
    <w:p w14:paraId="7B16409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FB8AC3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.container {</w:t>
      </w:r>
    </w:p>
    <w:p w14:paraId="0AB4497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max-width: 75rem;</w:t>
      </w:r>
    </w:p>
    <w:p w14:paraId="4172777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margin: 0 auto;</w:t>
      </w:r>
    </w:p>
    <w:p w14:paraId="5F5E4DB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padding: 1rem;</w:t>
      </w:r>
    </w:p>
    <w:p w14:paraId="3FD89A3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73A0C196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.header</w:t>
      </w:r>
      <w:proofErr w:type="gramEnd"/>
      <w:r w:rsidRPr="0067287C">
        <w:rPr>
          <w:lang w:val="en-US"/>
        </w:rPr>
        <w:t xml:space="preserve"> {</w:t>
      </w:r>
    </w:p>
    <w:p w14:paraId="792F8BA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#85271f;</w:t>
      </w:r>
    </w:p>
    <w:p w14:paraId="300C8E4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#fff;</w:t>
      </w:r>
    </w:p>
    <w:p w14:paraId="6CBC390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0BE58516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.header</w:t>
      </w:r>
      <w:proofErr w:type="gramEnd"/>
      <w:r w:rsidRPr="0067287C">
        <w:rPr>
          <w:lang w:val="en-US"/>
        </w:rPr>
        <w:t xml:space="preserve"> h1 {</w:t>
      </w:r>
    </w:p>
    <w:p w14:paraId="7F2F5D0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color: #fff;</w:t>
      </w:r>
    </w:p>
    <w:p w14:paraId="5711C78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6020D0DF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.header</w:t>
      </w:r>
      <w:proofErr w:type="gramEnd"/>
      <w:r w:rsidRPr="0067287C">
        <w:rPr>
          <w:lang w:val="en-US"/>
        </w:rPr>
        <w:t xml:space="preserve"> p {</w:t>
      </w:r>
    </w:p>
    <w:p w14:paraId="65F9EFB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font-size: 1.2rem;</w:t>
      </w:r>
    </w:p>
    <w:p w14:paraId="406F727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margin: 0;</w:t>
      </w:r>
    </w:p>
    <w:p w14:paraId="0E861CC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line-height: 2.5;</w:t>
      </w:r>
    </w:p>
    <w:p w14:paraId="4A0B2CA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29BCD025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.header</w:t>
      </w:r>
      <w:proofErr w:type="gramEnd"/>
      <w:r w:rsidRPr="0067287C">
        <w:rPr>
          <w:lang w:val="en-US"/>
        </w:rPr>
        <w:t xml:space="preserve"> a {</w:t>
      </w:r>
    </w:p>
    <w:p w14:paraId="4B89EE3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color: </w:t>
      </w:r>
      <w:proofErr w:type="spellStart"/>
      <w:proofErr w:type="gramStart"/>
      <w:r w:rsidRPr="0067287C">
        <w:rPr>
          <w:lang w:val="en-US"/>
        </w:rPr>
        <w:t>rgba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255,255,255,0.5);</w:t>
      </w:r>
    </w:p>
    <w:p w14:paraId="058568F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margin-left: 2rem;</w:t>
      </w:r>
    </w:p>
    <w:p w14:paraId="6A1968A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none;</w:t>
      </w:r>
    </w:p>
    <w:p w14:paraId="6BD1D2F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text-decoration: none;</w:t>
      </w:r>
    </w:p>
    <w:p w14:paraId="6B9671C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05985789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</w:t>
      </w:r>
      <w:proofErr w:type="spellStart"/>
      <w:r w:rsidRPr="0067287C">
        <w:rPr>
          <w:lang w:val="en-US"/>
        </w:rPr>
        <w:t>header</w:t>
      </w:r>
      <w:proofErr w:type="gramEnd"/>
      <w:r w:rsidRPr="0067287C">
        <w:rPr>
          <w:lang w:val="en-US"/>
        </w:rPr>
        <w:t>:hover</w:t>
      </w:r>
      <w:proofErr w:type="spellEnd"/>
      <w:r w:rsidRPr="0067287C">
        <w:rPr>
          <w:lang w:val="en-US"/>
        </w:rPr>
        <w:t xml:space="preserve"> a {</w:t>
      </w:r>
    </w:p>
    <w:p w14:paraId="4062CDB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inline;</w:t>
      </w:r>
    </w:p>
    <w:p w14:paraId="297A4F4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54411FCD" w14:textId="77777777" w:rsidR="0067287C" w:rsidRPr="0067287C" w:rsidRDefault="0067287C" w:rsidP="0067287C">
      <w:pPr>
        <w:rPr>
          <w:lang w:val="en-US"/>
        </w:rPr>
      </w:pPr>
    </w:p>
    <w:p w14:paraId="616DEBB7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.footer</w:t>
      </w:r>
      <w:proofErr w:type="gramEnd"/>
      <w:r w:rsidRPr="0067287C">
        <w:rPr>
          <w:lang w:val="en-US"/>
        </w:rPr>
        <w:t xml:space="preserve"> .container {</w:t>
      </w:r>
    </w:p>
    <w:p w14:paraId="50F8A91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border-top: 1px solid #e7e7e7;</w:t>
      </w:r>
    </w:p>
    <w:p w14:paraId="6E7AC5F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margin-top: 1rem;</w:t>
      </w:r>
    </w:p>
    <w:p w14:paraId="770A92C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text-align: center;</w:t>
      </w:r>
    </w:p>
    <w:p w14:paraId="6BAE306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484350B" w14:textId="77777777" w:rsidR="0067287C" w:rsidRPr="0067287C" w:rsidRDefault="0067287C" w:rsidP="0067287C">
      <w:pPr>
        <w:rPr>
          <w:lang w:val="en-US"/>
        </w:rPr>
      </w:pPr>
    </w:p>
    <w:p w14:paraId="2EF39514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.source</w:t>
      </w:r>
      <w:proofErr w:type="gramEnd"/>
      <w:r w:rsidRPr="0067287C">
        <w:rPr>
          <w:lang w:val="en-US"/>
        </w:rPr>
        <w:t xml:space="preserve"> {</w:t>
      </w:r>
    </w:p>
    <w:p w14:paraId="51AAEEF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#333;</w:t>
      </w:r>
    </w:p>
    <w:p w14:paraId="259D62C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#c7c7c7;</w:t>
      </w:r>
    </w:p>
    <w:p w14:paraId="21E2395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padding: 0.5em 1em;</w:t>
      </w:r>
    </w:p>
    <w:p w14:paraId="7EBF87E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border-radius: 5px;</w:t>
      </w:r>
    </w:p>
    <w:p w14:paraId="14CE01C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font-family: Menlo, Monaco, Consolas, "Courier New", monospace;</w:t>
      </w:r>
    </w:p>
    <w:p w14:paraId="3E26631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margin: 0;</w:t>
      </w:r>
    </w:p>
    <w:p w14:paraId="61B44D9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overflow-x: scroll;</w:t>
      </w:r>
    </w:p>
    <w:p w14:paraId="5D1234D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E82B7F0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.source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span.line</w:t>
      </w:r>
      <w:proofErr w:type="spellEnd"/>
      <w:proofErr w:type="gramEnd"/>
      <w:r w:rsidRPr="0067287C">
        <w:rPr>
          <w:lang w:val="en-US"/>
        </w:rPr>
        <w:t xml:space="preserve"> {</w:t>
      </w:r>
    </w:p>
    <w:p w14:paraId="17D727C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line-height: 1.4;</w:t>
      </w:r>
    </w:p>
    <w:p w14:paraId="341D38C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6019364A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.source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span.line</w:t>
      </w:r>
      <w:proofErr w:type="spellEnd"/>
      <w:r w:rsidRPr="0067287C">
        <w:rPr>
          <w:lang w:val="en-US"/>
        </w:rPr>
        <w:t xml:space="preserve"> .number</w:t>
      </w:r>
      <w:proofErr w:type="gramEnd"/>
      <w:r w:rsidRPr="0067287C">
        <w:rPr>
          <w:lang w:val="en-US"/>
        </w:rPr>
        <w:t xml:space="preserve"> {</w:t>
      </w:r>
    </w:p>
    <w:p w14:paraId="42448D9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#666;</w:t>
      </w:r>
    </w:p>
    <w:p w14:paraId="5AF902D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DEDFCC5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.source .line .highlight</w:t>
      </w:r>
      <w:proofErr w:type="gramEnd"/>
      <w:r w:rsidRPr="0067287C">
        <w:rPr>
          <w:lang w:val="en-US"/>
        </w:rPr>
        <w:t xml:space="preserve"> {</w:t>
      </w:r>
    </w:p>
    <w:p w14:paraId="4E06DA2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block;</w:t>
      </w:r>
    </w:p>
    <w:p w14:paraId="77ECA43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#555;</w:t>
      </w:r>
    </w:p>
    <w:p w14:paraId="4C6406A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#fff;</w:t>
      </w:r>
    </w:p>
    <w:p w14:paraId="3461061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0932B79C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.source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span.highlight</w:t>
      </w:r>
      <w:proofErr w:type="spellEnd"/>
      <w:r w:rsidRPr="0067287C">
        <w:rPr>
          <w:lang w:val="en-US"/>
        </w:rPr>
        <w:t xml:space="preserve"> .number</w:t>
      </w:r>
      <w:proofErr w:type="gramEnd"/>
      <w:r w:rsidRPr="0067287C">
        <w:rPr>
          <w:lang w:val="en-US"/>
        </w:rPr>
        <w:t xml:space="preserve"> {</w:t>
      </w:r>
    </w:p>
    <w:p w14:paraId="79BA91B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#fff;</w:t>
      </w:r>
    </w:p>
    <w:p w14:paraId="0574321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55B20FFE" w14:textId="77777777" w:rsidR="0067287C" w:rsidRPr="0067287C" w:rsidRDefault="0067287C" w:rsidP="0067287C">
      <w:pPr>
        <w:rPr>
          <w:lang w:val="en-US"/>
        </w:rPr>
      </w:pPr>
    </w:p>
    <w:p w14:paraId="2B1C5E3D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.tabs</w:t>
      </w:r>
      <w:proofErr w:type="gramEnd"/>
      <w:r w:rsidRPr="0067287C">
        <w:rPr>
          <w:lang w:val="en-US"/>
        </w:rPr>
        <w:t xml:space="preserve"> {</w:t>
      </w:r>
    </w:p>
    <w:p w14:paraId="7A58114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list-style: none;</w:t>
      </w:r>
    </w:p>
    <w:p w14:paraId="1F9B460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list-style-position: inside;</w:t>
      </w:r>
    </w:p>
    <w:p w14:paraId="22D9683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margin: 0;</w:t>
      </w:r>
    </w:p>
    <w:p w14:paraId="097F9CE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padding: 0;</w:t>
      </w:r>
    </w:p>
    <w:p w14:paraId="7FB3607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margin-bottom: -1px;</w:t>
      </w:r>
    </w:p>
    <w:p w14:paraId="1F87F26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3D6AE5A2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.tabs</w:t>
      </w:r>
      <w:proofErr w:type="gramEnd"/>
      <w:r w:rsidRPr="0067287C">
        <w:rPr>
          <w:lang w:val="en-US"/>
        </w:rPr>
        <w:t xml:space="preserve"> li {</w:t>
      </w:r>
    </w:p>
    <w:p w14:paraId="48F842A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inline;</w:t>
      </w:r>
    </w:p>
    <w:p w14:paraId="7720FEF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47E239D3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.tabs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a:link</w:t>
      </w:r>
      <w:proofErr w:type="gramEnd"/>
      <w:r w:rsidRPr="0067287C">
        <w:rPr>
          <w:lang w:val="en-US"/>
        </w:rPr>
        <w:t>,</w:t>
      </w:r>
    </w:p>
    <w:p w14:paraId="4CD1234D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.tabs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a:visited</w:t>
      </w:r>
      <w:proofErr w:type="gramEnd"/>
      <w:r w:rsidRPr="0067287C">
        <w:rPr>
          <w:lang w:val="en-US"/>
        </w:rPr>
        <w:t xml:space="preserve"> {</w:t>
      </w:r>
    </w:p>
    <w:p w14:paraId="0E441E0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padding: 0rem 1rem;</w:t>
      </w:r>
    </w:p>
    <w:p w14:paraId="664109A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line-height: 2.7;</w:t>
      </w:r>
    </w:p>
    <w:p w14:paraId="681CF37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text-decoration: none;</w:t>
      </w:r>
    </w:p>
    <w:p w14:paraId="39B5BA6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#a7a7a7;</w:t>
      </w:r>
    </w:p>
    <w:p w14:paraId="0BBC0F6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#f1f1f1;</w:t>
      </w:r>
    </w:p>
    <w:p w14:paraId="48A6C48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border: 1px solid #e7e7e7;</w:t>
      </w:r>
    </w:p>
    <w:p w14:paraId="40CEED3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border-bottom: 0;</w:t>
      </w:r>
    </w:p>
    <w:p w14:paraId="5D6E9C2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border-top-left-radius: 5px;</w:t>
      </w:r>
    </w:p>
    <w:p w14:paraId="7769BA8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border-top-right-radius: 5px;</w:t>
      </w:r>
    </w:p>
    <w:p w14:paraId="2E2644A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inline-block;</w:t>
      </w:r>
    </w:p>
    <w:p w14:paraId="0D25AD7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797D6BEC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.tabs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a:hover</w:t>
      </w:r>
      <w:proofErr w:type="gramEnd"/>
      <w:r w:rsidRPr="0067287C">
        <w:rPr>
          <w:lang w:val="en-US"/>
        </w:rPr>
        <w:t xml:space="preserve"> {</w:t>
      </w:r>
    </w:p>
    <w:p w14:paraId="5BA242EE" w14:textId="77777777" w:rsidR="0067287C" w:rsidRPr="000062B9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r w:rsidRPr="000062B9">
        <w:rPr>
          <w:lang w:val="en-US"/>
        </w:rPr>
        <w:t>background: #e7e7e7;</w:t>
      </w:r>
    </w:p>
    <w:p w14:paraId="7AEE8A96" w14:textId="77777777" w:rsidR="0067287C" w:rsidRPr="000062B9" w:rsidRDefault="0067287C" w:rsidP="0067287C">
      <w:pPr>
        <w:rPr>
          <w:lang w:val="en-US"/>
        </w:rPr>
      </w:pPr>
      <w:r w:rsidRPr="000062B9">
        <w:rPr>
          <w:lang w:val="en-US"/>
        </w:rPr>
        <w:t>    border-color: #e1e1e1;</w:t>
      </w:r>
    </w:p>
    <w:p w14:paraId="2C478C7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4FE3668C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.tabs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a.active</w:t>
      </w:r>
      <w:proofErr w:type="spellEnd"/>
      <w:proofErr w:type="gramEnd"/>
      <w:r w:rsidRPr="0067287C">
        <w:rPr>
          <w:lang w:val="en-US"/>
        </w:rPr>
        <w:t xml:space="preserve"> {</w:t>
      </w:r>
    </w:p>
    <w:p w14:paraId="61E1FC1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#fff;</w:t>
      </w:r>
    </w:p>
    <w:p w14:paraId="359132D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E58EB5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.tab-content {</w:t>
      </w:r>
    </w:p>
    <w:p w14:paraId="5449B5D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background: #fff;</w:t>
      </w:r>
    </w:p>
    <w:p w14:paraId="2AD199E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border: 1px solid #efefef;</w:t>
      </w:r>
    </w:p>
    <w:p w14:paraId="460AE20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2A8D1017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.content</w:t>
      </w:r>
      <w:proofErr w:type="gramEnd"/>
      <w:r w:rsidRPr="0067287C">
        <w:rPr>
          <w:lang w:val="en-US"/>
        </w:rPr>
        <w:t xml:space="preserve"> {</w:t>
      </w:r>
    </w:p>
    <w:p w14:paraId="00AF000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padding: 1rem;</w:t>
      </w:r>
    </w:p>
    <w:p w14:paraId="54A0AC7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3305133F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.hide</w:t>
      </w:r>
      <w:proofErr w:type="gramEnd"/>
      <w:r w:rsidRPr="0067287C">
        <w:rPr>
          <w:lang w:val="en-US"/>
        </w:rPr>
        <w:t xml:space="preserve"> {</w:t>
      </w:r>
    </w:p>
    <w:p w14:paraId="64C017C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none;</w:t>
      </w:r>
    </w:p>
    <w:p w14:paraId="385DEAF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060CCBBF" w14:textId="77777777" w:rsidR="0067287C" w:rsidRPr="0067287C" w:rsidRDefault="0067287C" w:rsidP="0067287C">
      <w:pPr>
        <w:rPr>
          <w:lang w:val="en-US"/>
        </w:rPr>
      </w:pPr>
    </w:p>
    <w:p w14:paraId="33F11E14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.alert</w:t>
      </w:r>
      <w:proofErr w:type="gramEnd"/>
      <w:r w:rsidRPr="0067287C">
        <w:rPr>
          <w:lang w:val="en-US"/>
        </w:rPr>
        <w:t xml:space="preserve"> {</w:t>
      </w:r>
    </w:p>
    <w:p w14:paraId="441BA7E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margin-top: 2rem;</w:t>
      </w:r>
    </w:p>
    <w:p w14:paraId="7404289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block;</w:t>
      </w:r>
    </w:p>
    <w:p w14:paraId="5E954DF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text-align: center;</w:t>
      </w:r>
    </w:p>
    <w:p w14:paraId="20DCF05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line-height: 3.0;</w:t>
      </w:r>
    </w:p>
    <w:p w14:paraId="56FD443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#d9edf7;</w:t>
      </w:r>
    </w:p>
    <w:p w14:paraId="4D2F19E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border: 1px solid #bcdff1;</w:t>
      </w:r>
    </w:p>
    <w:p w14:paraId="2301423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border-radius: 5px;</w:t>
      </w:r>
    </w:p>
    <w:p w14:paraId="0255A0D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#31708f;</w:t>
      </w:r>
    </w:p>
    <w:p w14:paraId="2A07B9F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0576D1A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ul, </w:t>
      </w:r>
      <w:proofErr w:type="spellStart"/>
      <w:r w:rsidRPr="0067287C">
        <w:rPr>
          <w:lang w:val="en-US"/>
        </w:rPr>
        <w:t>ol</w:t>
      </w:r>
      <w:proofErr w:type="spellEnd"/>
      <w:r w:rsidRPr="0067287C">
        <w:rPr>
          <w:lang w:val="en-US"/>
        </w:rPr>
        <w:t xml:space="preserve"> {</w:t>
      </w:r>
    </w:p>
    <w:p w14:paraId="3A5549E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line-height: 1.8;</w:t>
      </w:r>
    </w:p>
    <w:p w14:paraId="750228F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6EEB89F0" w14:textId="77777777" w:rsidR="0067287C" w:rsidRPr="0067287C" w:rsidRDefault="0067287C" w:rsidP="0067287C">
      <w:pPr>
        <w:rPr>
          <w:lang w:val="en-US"/>
        </w:rPr>
      </w:pPr>
    </w:p>
    <w:p w14:paraId="5D17AB2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table {</w:t>
      </w:r>
    </w:p>
    <w:p w14:paraId="700DF7D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width: 100%;</w:t>
      </w:r>
    </w:p>
    <w:p w14:paraId="62E9086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overflow: hidden;</w:t>
      </w:r>
    </w:p>
    <w:p w14:paraId="20F464C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5ACC29AC" w14:textId="77777777" w:rsidR="0067287C" w:rsidRPr="0067287C" w:rsidRDefault="0067287C" w:rsidP="0067287C">
      <w:pPr>
        <w:rPr>
          <w:lang w:val="en-US"/>
        </w:rPr>
      </w:pP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 xml:space="preserve"> {</w:t>
      </w:r>
    </w:p>
    <w:p w14:paraId="6567887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text-align: left;</w:t>
      </w:r>
    </w:p>
    <w:p w14:paraId="4FEB4D6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border-bottom: 1px solid #e7e7e7;</w:t>
      </w:r>
    </w:p>
    <w:p w14:paraId="1104E17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padding-bottom: 0.5rem;</w:t>
      </w:r>
    </w:p>
    <w:p w14:paraId="0349D6B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42BFE1F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td {</w:t>
      </w:r>
    </w:p>
    <w:p w14:paraId="564C50E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padding: 0.2rem 0.5rem 0.2rem 0;</w:t>
      </w:r>
    </w:p>
    <w:p w14:paraId="48C91AD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66179148" w14:textId="77777777" w:rsidR="0067287C" w:rsidRPr="0067287C" w:rsidRDefault="0067287C" w:rsidP="0067287C">
      <w:pPr>
        <w:rPr>
          <w:lang w:val="en-US"/>
        </w:rPr>
      </w:pPr>
      <w:proofErr w:type="spellStart"/>
      <w:proofErr w:type="gramStart"/>
      <w:r w:rsidRPr="0067287C">
        <w:rPr>
          <w:lang w:val="en-US"/>
        </w:rPr>
        <w:t>tr:hover</w:t>
      </w:r>
      <w:proofErr w:type="spellEnd"/>
      <w:proofErr w:type="gramEnd"/>
      <w:r w:rsidRPr="0067287C">
        <w:rPr>
          <w:lang w:val="en-US"/>
        </w:rPr>
        <w:t xml:space="preserve"> td {</w:t>
      </w:r>
    </w:p>
    <w:p w14:paraId="312D559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#f1f1f1;</w:t>
      </w:r>
    </w:p>
    <w:p w14:paraId="3338706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73DA36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td pre {</w:t>
      </w:r>
    </w:p>
    <w:p w14:paraId="32B324F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white-space: pre-wrap;</w:t>
      </w:r>
    </w:p>
    <w:p w14:paraId="1D9D596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387B265F" w14:textId="77777777" w:rsidR="0067287C" w:rsidRPr="0067287C" w:rsidRDefault="0067287C" w:rsidP="0067287C">
      <w:pPr>
        <w:rPr>
          <w:lang w:val="en-US"/>
        </w:rPr>
      </w:pPr>
    </w:p>
    <w:p w14:paraId="677BEA91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.trace</w:t>
      </w:r>
      <w:proofErr w:type="gramEnd"/>
      <w:r w:rsidRPr="0067287C">
        <w:rPr>
          <w:lang w:val="en-US"/>
        </w:rPr>
        <w:t xml:space="preserve"> a {</w:t>
      </w:r>
    </w:p>
    <w:p w14:paraId="17E2B7A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color: inherit;</w:t>
      </w:r>
    </w:p>
    <w:p w14:paraId="6FAB9E7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25EB0231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.trace</w:t>
      </w:r>
      <w:proofErr w:type="gramEnd"/>
      <w:r w:rsidRPr="0067287C">
        <w:rPr>
          <w:lang w:val="en-US"/>
        </w:rPr>
        <w:t xml:space="preserve"> table {</w:t>
      </w:r>
    </w:p>
    <w:p w14:paraId="43BFC5E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width: auto;</w:t>
      </w:r>
    </w:p>
    <w:p w14:paraId="2F17056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21382BBF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.trace</w:t>
      </w:r>
      <w:proofErr w:type="gramEnd"/>
      <w:r w:rsidRPr="0067287C">
        <w:rPr>
          <w:lang w:val="en-US"/>
        </w:rPr>
        <w:t xml:space="preserve"> tr </w:t>
      </w:r>
      <w:proofErr w:type="spellStart"/>
      <w:proofErr w:type="gramStart"/>
      <w:r w:rsidRPr="0067287C">
        <w:rPr>
          <w:lang w:val="en-US"/>
        </w:rPr>
        <w:t>td:first</w:t>
      </w:r>
      <w:proofErr w:type="gramEnd"/>
      <w:r w:rsidRPr="0067287C">
        <w:rPr>
          <w:lang w:val="en-US"/>
        </w:rPr>
        <w:t>-child</w:t>
      </w:r>
      <w:proofErr w:type="spellEnd"/>
      <w:r w:rsidRPr="0067287C">
        <w:rPr>
          <w:lang w:val="en-US"/>
        </w:rPr>
        <w:t xml:space="preserve"> {</w:t>
      </w:r>
    </w:p>
    <w:p w14:paraId="02F30F9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min-width: 5em;</w:t>
      </w:r>
    </w:p>
    <w:p w14:paraId="41AAA99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font-weight: bold;</w:t>
      </w:r>
    </w:p>
    <w:p w14:paraId="4B39D2F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}</w:t>
      </w:r>
    </w:p>
    <w:p w14:paraId="0460146C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.trace</w:t>
      </w:r>
      <w:proofErr w:type="gramEnd"/>
      <w:r w:rsidRPr="0067287C">
        <w:rPr>
          <w:lang w:val="en-US"/>
        </w:rPr>
        <w:t xml:space="preserve"> td {</w:t>
      </w:r>
    </w:p>
    <w:p w14:paraId="74FC24E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background: #e7e7e7;</w:t>
      </w:r>
    </w:p>
    <w:p w14:paraId="0820E8E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padding: 0 1rem;</w:t>
      </w:r>
    </w:p>
    <w:p w14:paraId="7193628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3E386808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.trace</w:t>
      </w:r>
      <w:proofErr w:type="gramEnd"/>
      <w:r w:rsidRPr="0067287C">
        <w:rPr>
          <w:lang w:val="en-US"/>
        </w:rPr>
        <w:t xml:space="preserve"> td pre {</w:t>
      </w:r>
    </w:p>
    <w:p w14:paraId="14FBC65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margin: 0;</w:t>
      </w:r>
    </w:p>
    <w:p w14:paraId="19F58DE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7C512ED4" w14:textId="77777777" w:rsidR="0067287C" w:rsidRPr="0067287C" w:rsidRDefault="0067287C" w:rsidP="0067287C">
      <w:pPr>
        <w:rPr>
          <w:lang w:val="en-US"/>
        </w:rPr>
      </w:pPr>
      <w:proofErr w:type="gramStart"/>
      <w:r w:rsidRPr="0067287C">
        <w:rPr>
          <w:lang w:val="en-US"/>
        </w:rPr>
        <w:t>.</w:t>
      </w:r>
      <w:proofErr w:type="spellStart"/>
      <w:r w:rsidRPr="0067287C">
        <w:rPr>
          <w:lang w:val="en-US"/>
        </w:rPr>
        <w:t>args</w:t>
      </w:r>
      <w:proofErr w:type="spellEnd"/>
      <w:proofErr w:type="gramEnd"/>
      <w:r w:rsidRPr="0067287C">
        <w:rPr>
          <w:lang w:val="en-US"/>
        </w:rPr>
        <w:t xml:space="preserve"> {</w:t>
      </w:r>
    </w:p>
    <w:p w14:paraId="517E746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display: none;</w:t>
      </w:r>
    </w:p>
    <w:p w14:paraId="7B4450C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1C6F675B" w14:textId="77777777" w:rsidR="0067287C" w:rsidRPr="0067287C" w:rsidRDefault="0067287C" w:rsidP="0067287C">
      <w:pPr>
        <w:rPr>
          <w:lang w:val="en-US"/>
        </w:rPr>
      </w:pPr>
    </w:p>
    <w:p w14:paraId="157CAEF5" w14:textId="1938BB08" w:rsidR="0047109A" w:rsidRDefault="0047109A" w:rsidP="0047109A">
      <w:pPr>
        <w:pStyle w:val="Ttulo5"/>
      </w:pPr>
      <w:r w:rsidRPr="000537CE">
        <w:t>2.1.10.3.</w:t>
      </w:r>
      <w:r w:rsidR="000537CE">
        <w:t>5</w:t>
      </w:r>
      <w:r w:rsidRPr="000537CE">
        <w:t xml:space="preserve"> </w:t>
      </w:r>
      <w:proofErr w:type="spellStart"/>
      <w:r w:rsidRPr="000537CE">
        <w:t>html</w:t>
      </w:r>
      <w:proofErr w:type="spellEnd"/>
      <w:r w:rsidRPr="000537CE">
        <w:t>/debug.js</w:t>
      </w:r>
    </w:p>
    <w:p w14:paraId="080CF0F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//--------------------------------------------------------------------</w:t>
      </w:r>
    </w:p>
    <w:p w14:paraId="73845A7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// Tabs</w:t>
      </w:r>
    </w:p>
    <w:p w14:paraId="379060C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//--------------------------------------------------------------------</w:t>
      </w:r>
    </w:p>
    <w:p w14:paraId="38DE67D3" w14:textId="77777777" w:rsidR="0067287C" w:rsidRPr="0067287C" w:rsidRDefault="0067287C" w:rsidP="0067287C">
      <w:pPr>
        <w:rPr>
          <w:lang w:val="en-US"/>
        </w:rPr>
      </w:pPr>
    </w:p>
    <w:p w14:paraId="4741CAD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var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 xml:space="preserve"> = new </w:t>
      </w:r>
      <w:proofErr w:type="gramStart"/>
      <w:r w:rsidRPr="0067287C">
        <w:rPr>
          <w:lang w:val="en-US"/>
        </w:rPr>
        <w:t>Array(</w:t>
      </w:r>
      <w:proofErr w:type="gramEnd"/>
      <w:r w:rsidRPr="0067287C">
        <w:rPr>
          <w:lang w:val="en-US"/>
        </w:rPr>
        <w:t>);</w:t>
      </w:r>
    </w:p>
    <w:p w14:paraId="420F74F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var 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 xml:space="preserve"> = new </w:t>
      </w:r>
      <w:proofErr w:type="gramStart"/>
      <w:r w:rsidRPr="0067287C">
        <w:rPr>
          <w:lang w:val="en-US"/>
        </w:rPr>
        <w:t>Array(</w:t>
      </w:r>
      <w:proofErr w:type="gramEnd"/>
      <w:r w:rsidRPr="0067287C">
        <w:rPr>
          <w:lang w:val="en-US"/>
        </w:rPr>
        <w:t>);</w:t>
      </w:r>
    </w:p>
    <w:p w14:paraId="66081AC6" w14:textId="77777777" w:rsidR="0067287C" w:rsidRPr="0067287C" w:rsidRDefault="0067287C" w:rsidP="0067287C">
      <w:pPr>
        <w:rPr>
          <w:lang w:val="en-US"/>
        </w:rPr>
      </w:pPr>
    </w:p>
    <w:p w14:paraId="5FF80A5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function </w:t>
      </w:r>
      <w:proofErr w:type="spellStart"/>
      <w:r w:rsidRPr="0067287C">
        <w:rPr>
          <w:lang w:val="en-US"/>
        </w:rPr>
        <w:t>init</w:t>
      </w:r>
      <w:proofErr w:type="spellEnd"/>
      <w:r w:rsidRPr="0067287C">
        <w:rPr>
          <w:lang w:val="en-US"/>
        </w:rPr>
        <w:t xml:space="preserve"> ()</w:t>
      </w:r>
    </w:p>
    <w:p w14:paraId="49B1F22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{</w:t>
      </w:r>
    </w:p>
    <w:p w14:paraId="4AA41C6F" w14:textId="77777777" w:rsidR="0067287C" w:rsidRPr="0067287C" w:rsidRDefault="0067287C" w:rsidP="0067287C">
      <w:pPr>
        <w:rPr>
          <w:lang w:val="en-US"/>
        </w:rPr>
      </w:pPr>
    </w:p>
    <w:p w14:paraId="14E3ACB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// Grab the tab links and content </w:t>
      </w:r>
      <w:proofErr w:type="spellStart"/>
      <w:r w:rsidRPr="0067287C">
        <w:rPr>
          <w:lang w:val="en-US"/>
        </w:rPr>
        <w:t>divs</w:t>
      </w:r>
      <w:proofErr w:type="spellEnd"/>
      <w:r w:rsidRPr="0067287C">
        <w:rPr>
          <w:lang w:val="en-US"/>
        </w:rPr>
        <w:t xml:space="preserve"> from the page</w:t>
      </w:r>
    </w:p>
    <w:p w14:paraId="7D667D0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var </w:t>
      </w:r>
      <w:proofErr w:type="spellStart"/>
      <w:r w:rsidRPr="0067287C">
        <w:rPr>
          <w:lang w:val="en-US"/>
        </w:rPr>
        <w:t>tabListItems</w:t>
      </w:r>
      <w:proofErr w:type="spellEnd"/>
      <w:r w:rsidRPr="0067287C">
        <w:rPr>
          <w:lang w:val="en-US"/>
        </w:rPr>
        <w:t xml:space="preserve"> = </w:t>
      </w:r>
      <w:proofErr w:type="spellStart"/>
      <w:proofErr w:type="gramStart"/>
      <w:r w:rsidRPr="0067287C">
        <w:rPr>
          <w:lang w:val="en-US"/>
        </w:rPr>
        <w:t>document.getElementById</w:t>
      </w:r>
      <w:proofErr w:type="spellEnd"/>
      <w:proofErr w:type="gramEnd"/>
      <w:r w:rsidRPr="0067287C">
        <w:rPr>
          <w:lang w:val="en-US"/>
        </w:rPr>
        <w:t>('tabs'</w:t>
      </w:r>
      <w:proofErr w:type="gramStart"/>
      <w:r w:rsidRPr="0067287C">
        <w:rPr>
          <w:lang w:val="en-US"/>
        </w:rPr>
        <w:t>).</w:t>
      </w:r>
      <w:proofErr w:type="spellStart"/>
      <w:r w:rsidRPr="0067287C">
        <w:rPr>
          <w:lang w:val="en-US"/>
        </w:rPr>
        <w:t>childNodes</w:t>
      </w:r>
      <w:proofErr w:type="spellEnd"/>
      <w:proofErr w:type="gramEnd"/>
      <w:r w:rsidRPr="0067287C">
        <w:rPr>
          <w:lang w:val="en-US"/>
        </w:rPr>
        <w:t>;</w:t>
      </w:r>
    </w:p>
    <w:p w14:paraId="5FD7D32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console.log(</w:t>
      </w:r>
      <w:proofErr w:type="spellStart"/>
      <w:r w:rsidRPr="0067287C">
        <w:rPr>
          <w:lang w:val="en-US"/>
        </w:rPr>
        <w:t>tabListItems</w:t>
      </w:r>
      <w:proofErr w:type="spellEnd"/>
      <w:r w:rsidRPr="0067287C">
        <w:rPr>
          <w:lang w:val="en-US"/>
        </w:rPr>
        <w:t>);</w:t>
      </w:r>
    </w:p>
    <w:p w14:paraId="75CD70F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 xml:space="preserve">    for (var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= 0;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&lt; </w:t>
      </w:r>
      <w:proofErr w:type="spellStart"/>
      <w:r w:rsidRPr="0067287C">
        <w:rPr>
          <w:lang w:val="en-US"/>
        </w:rPr>
        <w:t>tabListItems.length</w:t>
      </w:r>
      <w:proofErr w:type="spellEnd"/>
      <w:r w:rsidRPr="0067287C">
        <w:rPr>
          <w:lang w:val="en-US"/>
        </w:rPr>
        <w:t xml:space="preserve">;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++)</w:t>
      </w:r>
    </w:p>
    <w:p w14:paraId="6572903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{</w:t>
      </w:r>
    </w:p>
    <w:p w14:paraId="7714411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if (</w:t>
      </w:r>
      <w:proofErr w:type="spellStart"/>
      <w:r w:rsidRPr="0067287C">
        <w:rPr>
          <w:lang w:val="en-US"/>
        </w:rPr>
        <w:t>tabListItems</w:t>
      </w:r>
      <w:proofErr w:type="spellEnd"/>
      <w:r w:rsidRPr="0067287C">
        <w:rPr>
          <w:lang w:val="en-US"/>
        </w:rPr>
        <w:t>[</w:t>
      </w:r>
      <w:proofErr w:type="spellStart"/>
      <w:r w:rsidRPr="0067287C">
        <w:rPr>
          <w:lang w:val="en-US"/>
        </w:rPr>
        <w:t>i</w:t>
      </w:r>
      <w:proofErr w:type="spellEnd"/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nodeName</w:t>
      </w:r>
      <w:proofErr w:type="spellEnd"/>
      <w:proofErr w:type="gramEnd"/>
      <w:r w:rsidRPr="0067287C">
        <w:rPr>
          <w:lang w:val="en-US"/>
        </w:rPr>
        <w:t xml:space="preserve"> == "LI")</w:t>
      </w:r>
    </w:p>
    <w:p w14:paraId="5F12BDE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{</w:t>
      </w:r>
    </w:p>
    <w:p w14:paraId="6D0CA5D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var </w:t>
      </w:r>
      <w:proofErr w:type="spellStart"/>
      <w:r w:rsidRPr="0067287C">
        <w:rPr>
          <w:lang w:val="en-US"/>
        </w:rPr>
        <w:t>tabLink</w:t>
      </w:r>
      <w:proofErr w:type="spellEnd"/>
      <w:r w:rsidRPr="0067287C">
        <w:rPr>
          <w:lang w:val="en-US"/>
        </w:rPr>
        <w:t xml:space="preserve"> = </w:t>
      </w:r>
      <w:proofErr w:type="spellStart"/>
      <w:r w:rsidRPr="0067287C">
        <w:rPr>
          <w:lang w:val="en-US"/>
        </w:rPr>
        <w:t>getFirstChildWithTagName</w:t>
      </w:r>
      <w:proofErr w:type="spell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tabListItems</w:t>
      </w:r>
      <w:proofErr w:type="spellEnd"/>
      <w:r w:rsidRPr="0067287C">
        <w:rPr>
          <w:lang w:val="en-US"/>
        </w:rPr>
        <w:t>[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>], 'A');</w:t>
      </w:r>
    </w:p>
    <w:p w14:paraId="19429E7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var id = </w:t>
      </w:r>
      <w:proofErr w:type="spellStart"/>
      <w:proofErr w:type="gramStart"/>
      <w:r w:rsidRPr="0067287C">
        <w:rPr>
          <w:lang w:val="en-US"/>
        </w:rPr>
        <w:t>getHash</w:t>
      </w:r>
      <w:proofErr w:type="spellEnd"/>
      <w:r w:rsidRPr="0067287C">
        <w:rPr>
          <w:lang w:val="en-US"/>
        </w:rPr>
        <w:t>(</w:t>
      </w:r>
      <w:proofErr w:type="spellStart"/>
      <w:proofErr w:type="gramEnd"/>
      <w:r w:rsidRPr="0067287C">
        <w:rPr>
          <w:lang w:val="en-US"/>
        </w:rPr>
        <w:t>tabLink.getAttribute</w:t>
      </w:r>
      <w:proofErr w:type="spellEnd"/>
      <w:r w:rsidRPr="0067287C">
        <w:rPr>
          <w:lang w:val="en-US"/>
        </w:rPr>
        <w:t>('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'));</w:t>
      </w:r>
    </w:p>
    <w:p w14:paraId="2BC61D2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 xml:space="preserve">[id] = </w:t>
      </w:r>
      <w:proofErr w:type="spellStart"/>
      <w:r w:rsidRPr="0067287C">
        <w:rPr>
          <w:lang w:val="en-US"/>
        </w:rPr>
        <w:t>tabLink</w:t>
      </w:r>
      <w:proofErr w:type="spellEnd"/>
      <w:r w:rsidRPr="0067287C">
        <w:rPr>
          <w:lang w:val="en-US"/>
        </w:rPr>
        <w:t>;</w:t>
      </w:r>
    </w:p>
    <w:p w14:paraId="6A59973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 xml:space="preserve">[id] = </w:t>
      </w:r>
      <w:proofErr w:type="spellStart"/>
      <w:proofErr w:type="gramStart"/>
      <w:r w:rsidRPr="0067287C">
        <w:rPr>
          <w:lang w:val="en-US"/>
        </w:rPr>
        <w:t>document.getElementById</w:t>
      </w:r>
      <w:proofErr w:type="spellEnd"/>
      <w:proofErr w:type="gramEnd"/>
      <w:r w:rsidRPr="0067287C">
        <w:rPr>
          <w:lang w:val="en-US"/>
        </w:rPr>
        <w:t>(id);</w:t>
      </w:r>
    </w:p>
    <w:p w14:paraId="0A0C0E3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}</w:t>
      </w:r>
    </w:p>
    <w:p w14:paraId="0B898AD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36A09C3F" w14:textId="77777777" w:rsidR="0067287C" w:rsidRPr="0067287C" w:rsidRDefault="0067287C" w:rsidP="0067287C">
      <w:pPr>
        <w:rPr>
          <w:lang w:val="en-US"/>
        </w:rPr>
      </w:pPr>
    </w:p>
    <w:p w14:paraId="4A96E89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// Assign onclick events to the tab links, and</w:t>
      </w:r>
    </w:p>
    <w:p w14:paraId="1A64C7B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// highlight the first tab</w:t>
      </w:r>
    </w:p>
    <w:p w14:paraId="274D699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var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= 0;</w:t>
      </w:r>
    </w:p>
    <w:p w14:paraId="5FD826E9" w14:textId="77777777" w:rsidR="0067287C" w:rsidRPr="0067287C" w:rsidRDefault="0067287C" w:rsidP="0067287C">
      <w:pPr>
        <w:rPr>
          <w:lang w:val="en-US"/>
        </w:rPr>
      </w:pPr>
    </w:p>
    <w:p w14:paraId="025991D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for (var id in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>)</w:t>
      </w:r>
    </w:p>
    <w:p w14:paraId="413B91E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{</w:t>
      </w:r>
    </w:p>
    <w:p w14:paraId="2558633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].onclick</w:t>
      </w:r>
      <w:proofErr w:type="gramEnd"/>
      <w:r w:rsidRPr="0067287C">
        <w:rPr>
          <w:lang w:val="en-US"/>
        </w:rPr>
        <w:t xml:space="preserve"> = </w:t>
      </w:r>
      <w:proofErr w:type="spellStart"/>
      <w:r w:rsidRPr="0067287C">
        <w:rPr>
          <w:lang w:val="en-US"/>
        </w:rPr>
        <w:t>showTab</w:t>
      </w:r>
      <w:proofErr w:type="spellEnd"/>
      <w:r w:rsidRPr="0067287C">
        <w:rPr>
          <w:lang w:val="en-US"/>
        </w:rPr>
        <w:t>;</w:t>
      </w:r>
    </w:p>
    <w:p w14:paraId="4AE33D3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onfocus</w:t>
      </w:r>
      <w:proofErr w:type="spellEnd"/>
      <w:proofErr w:type="gramEnd"/>
      <w:r w:rsidRPr="0067287C">
        <w:rPr>
          <w:lang w:val="en-US"/>
        </w:rPr>
        <w:t xml:space="preserve"> = function () </w:t>
      </w:r>
      <w:proofErr w:type="gramStart"/>
      <w:r w:rsidRPr="0067287C">
        <w:rPr>
          <w:lang w:val="en-US"/>
        </w:rPr>
        <w:t xml:space="preserve">{ </w:t>
      </w:r>
      <w:proofErr w:type="spellStart"/>
      <w:r w:rsidRPr="0067287C">
        <w:rPr>
          <w:lang w:val="en-US"/>
        </w:rPr>
        <w:t>this</w:t>
      </w:r>
      <w:proofErr w:type="gramEnd"/>
      <w:r w:rsidRPr="0067287C">
        <w:rPr>
          <w:lang w:val="en-US"/>
        </w:rPr>
        <w:t>.</w:t>
      </w:r>
      <w:proofErr w:type="gramStart"/>
      <w:r w:rsidRPr="0067287C">
        <w:rPr>
          <w:lang w:val="en-US"/>
        </w:rPr>
        <w:t>blur</w:t>
      </w:r>
      <w:proofErr w:type="spellEnd"/>
      <w:r w:rsidRPr="0067287C">
        <w:rPr>
          <w:lang w:val="en-US"/>
        </w:rPr>
        <w:t>() }</w:t>
      </w:r>
      <w:proofErr w:type="gramEnd"/>
      <w:r w:rsidRPr="0067287C">
        <w:rPr>
          <w:lang w:val="en-US"/>
        </w:rPr>
        <w:t>;</w:t>
      </w:r>
    </w:p>
    <w:p w14:paraId="0AAFAFE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if (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== 0)</w:t>
      </w:r>
    </w:p>
    <w:p w14:paraId="10FC441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{</w:t>
      </w:r>
    </w:p>
    <w:p w14:paraId="38CC833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className</w:t>
      </w:r>
      <w:proofErr w:type="spellEnd"/>
      <w:proofErr w:type="gramEnd"/>
      <w:r w:rsidRPr="0067287C">
        <w:rPr>
          <w:lang w:val="en-US"/>
        </w:rPr>
        <w:t xml:space="preserve"> = 'active';</w:t>
      </w:r>
    </w:p>
    <w:p w14:paraId="18D2A78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}</w:t>
      </w:r>
    </w:p>
    <w:p w14:paraId="6472AC8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++;</w:t>
      </w:r>
    </w:p>
    <w:p w14:paraId="1E50BA5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1A0A5209" w14:textId="77777777" w:rsidR="0067287C" w:rsidRPr="0067287C" w:rsidRDefault="0067287C" w:rsidP="0067287C">
      <w:pPr>
        <w:rPr>
          <w:lang w:val="en-US"/>
        </w:rPr>
      </w:pPr>
    </w:p>
    <w:p w14:paraId="18F9EB5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 xml:space="preserve">    // Hide all content </w:t>
      </w:r>
      <w:proofErr w:type="spellStart"/>
      <w:r w:rsidRPr="0067287C">
        <w:rPr>
          <w:lang w:val="en-US"/>
        </w:rPr>
        <w:t>divs</w:t>
      </w:r>
      <w:proofErr w:type="spellEnd"/>
      <w:r w:rsidRPr="0067287C">
        <w:rPr>
          <w:lang w:val="en-US"/>
        </w:rPr>
        <w:t xml:space="preserve"> except the first</w:t>
      </w:r>
    </w:p>
    <w:p w14:paraId="46C6AB7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var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= 0;</w:t>
      </w:r>
    </w:p>
    <w:p w14:paraId="4EADEBC5" w14:textId="77777777" w:rsidR="0067287C" w:rsidRPr="0067287C" w:rsidRDefault="0067287C" w:rsidP="0067287C">
      <w:pPr>
        <w:rPr>
          <w:lang w:val="en-US"/>
        </w:rPr>
      </w:pPr>
    </w:p>
    <w:p w14:paraId="013ACD1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for (var id in 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>)</w:t>
      </w:r>
    </w:p>
    <w:p w14:paraId="47DAD41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{</w:t>
      </w:r>
    </w:p>
    <w:p w14:paraId="3107E71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if (</w:t>
      </w:r>
      <w:proofErr w:type="spellStart"/>
      <w:proofErr w:type="gram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!</w:t>
      </w:r>
      <w:proofErr w:type="gramEnd"/>
      <w:r w:rsidRPr="0067287C">
        <w:rPr>
          <w:lang w:val="en-US"/>
        </w:rPr>
        <w:t>= 0)</w:t>
      </w:r>
    </w:p>
    <w:p w14:paraId="1739A6D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{</w:t>
      </w:r>
    </w:p>
    <w:p w14:paraId="19C24A2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console.log(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>[id]);</w:t>
      </w:r>
    </w:p>
    <w:p w14:paraId="4DA31E3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className</w:t>
      </w:r>
      <w:proofErr w:type="spellEnd"/>
      <w:proofErr w:type="gramEnd"/>
      <w:r w:rsidRPr="0067287C">
        <w:rPr>
          <w:lang w:val="en-US"/>
        </w:rPr>
        <w:t xml:space="preserve"> = 'content hide';</w:t>
      </w:r>
    </w:p>
    <w:p w14:paraId="05CB2DB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}</w:t>
      </w:r>
    </w:p>
    <w:p w14:paraId="5EA5005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++;</w:t>
      </w:r>
    </w:p>
    <w:p w14:paraId="7B0A30E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5102724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65E69A01" w14:textId="77777777" w:rsidR="0067287C" w:rsidRPr="0067287C" w:rsidRDefault="0067287C" w:rsidP="0067287C">
      <w:pPr>
        <w:rPr>
          <w:lang w:val="en-US"/>
        </w:rPr>
      </w:pPr>
    </w:p>
    <w:p w14:paraId="5AAF098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//--------------------------------------------------------------------</w:t>
      </w:r>
    </w:p>
    <w:p w14:paraId="080C7E59" w14:textId="77777777" w:rsidR="0067287C" w:rsidRPr="0067287C" w:rsidRDefault="0067287C" w:rsidP="0067287C">
      <w:pPr>
        <w:rPr>
          <w:lang w:val="en-US"/>
        </w:rPr>
      </w:pPr>
    </w:p>
    <w:p w14:paraId="6257BFB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function </w:t>
      </w:r>
      <w:proofErr w:type="spellStart"/>
      <w:r w:rsidRPr="0067287C">
        <w:rPr>
          <w:lang w:val="en-US"/>
        </w:rPr>
        <w:t>showTab</w:t>
      </w:r>
      <w:proofErr w:type="spellEnd"/>
      <w:r w:rsidRPr="0067287C">
        <w:rPr>
          <w:lang w:val="en-US"/>
        </w:rPr>
        <w:t xml:space="preserve"> ()</w:t>
      </w:r>
    </w:p>
    <w:p w14:paraId="5B6205A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{</w:t>
      </w:r>
    </w:p>
    <w:p w14:paraId="5A809AE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var </w:t>
      </w:r>
      <w:proofErr w:type="spellStart"/>
      <w:r w:rsidRPr="0067287C">
        <w:rPr>
          <w:lang w:val="en-US"/>
        </w:rPr>
        <w:t>selectedId</w:t>
      </w:r>
      <w:proofErr w:type="spellEnd"/>
      <w:r w:rsidRPr="0067287C">
        <w:rPr>
          <w:lang w:val="en-US"/>
        </w:rPr>
        <w:t xml:space="preserve"> = </w:t>
      </w:r>
      <w:proofErr w:type="spellStart"/>
      <w:r w:rsidRPr="0067287C">
        <w:rPr>
          <w:lang w:val="en-US"/>
        </w:rPr>
        <w:t>getHash</w:t>
      </w:r>
      <w:proofErr w:type="spellEnd"/>
      <w:r w:rsidRPr="0067287C">
        <w:rPr>
          <w:lang w:val="en-US"/>
        </w:rPr>
        <w:t>(</w:t>
      </w:r>
      <w:proofErr w:type="spellStart"/>
      <w:proofErr w:type="gramStart"/>
      <w:r w:rsidRPr="0067287C">
        <w:rPr>
          <w:lang w:val="en-US"/>
        </w:rPr>
        <w:t>this.getAttribute</w:t>
      </w:r>
      <w:proofErr w:type="spellEnd"/>
      <w:proofErr w:type="gramEnd"/>
      <w:r w:rsidRPr="0067287C">
        <w:rPr>
          <w:lang w:val="en-US"/>
        </w:rPr>
        <w:t>('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'));</w:t>
      </w:r>
    </w:p>
    <w:p w14:paraId="12C3A70D" w14:textId="77777777" w:rsidR="0067287C" w:rsidRPr="0067287C" w:rsidRDefault="0067287C" w:rsidP="0067287C">
      <w:pPr>
        <w:rPr>
          <w:lang w:val="en-US"/>
        </w:rPr>
      </w:pPr>
    </w:p>
    <w:p w14:paraId="76EC5F5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// Highlight the selected tab, and dim all others.</w:t>
      </w:r>
    </w:p>
    <w:p w14:paraId="65132AC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// Also show the selected content div, and hide all others.</w:t>
      </w:r>
    </w:p>
    <w:p w14:paraId="2B5C225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for (var id in 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>)</w:t>
      </w:r>
    </w:p>
    <w:p w14:paraId="089DBFC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{</w:t>
      </w:r>
    </w:p>
    <w:p w14:paraId="26D388F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if (id == </w:t>
      </w:r>
      <w:proofErr w:type="spellStart"/>
      <w:r w:rsidRPr="0067287C">
        <w:rPr>
          <w:lang w:val="en-US"/>
        </w:rPr>
        <w:t>selectedId</w:t>
      </w:r>
      <w:proofErr w:type="spellEnd"/>
      <w:r w:rsidRPr="0067287C">
        <w:rPr>
          <w:lang w:val="en-US"/>
        </w:rPr>
        <w:t>)</w:t>
      </w:r>
    </w:p>
    <w:p w14:paraId="1C3A4AB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{</w:t>
      </w:r>
    </w:p>
    <w:p w14:paraId="03521AC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 xml:space="preserve">           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className</w:t>
      </w:r>
      <w:proofErr w:type="spellEnd"/>
      <w:proofErr w:type="gramEnd"/>
      <w:r w:rsidRPr="0067287C">
        <w:rPr>
          <w:lang w:val="en-US"/>
        </w:rPr>
        <w:t xml:space="preserve"> = 'active';</w:t>
      </w:r>
    </w:p>
    <w:p w14:paraId="7FDA80F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className</w:t>
      </w:r>
      <w:proofErr w:type="spellEnd"/>
      <w:proofErr w:type="gramEnd"/>
      <w:r w:rsidRPr="0067287C">
        <w:rPr>
          <w:lang w:val="en-US"/>
        </w:rPr>
        <w:t xml:space="preserve"> = 'content';</w:t>
      </w:r>
    </w:p>
    <w:p w14:paraId="7C92457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}</w:t>
      </w:r>
    </w:p>
    <w:p w14:paraId="127EFC5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else</w:t>
      </w:r>
    </w:p>
    <w:p w14:paraId="2CA4161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{</w:t>
      </w:r>
    </w:p>
    <w:p w14:paraId="2DF01A7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spellStart"/>
      <w:r w:rsidRPr="0067287C">
        <w:rPr>
          <w:lang w:val="en-US"/>
        </w:rPr>
        <w:t>tabLinks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className</w:t>
      </w:r>
      <w:proofErr w:type="spellEnd"/>
      <w:proofErr w:type="gramEnd"/>
      <w:r w:rsidRPr="0067287C">
        <w:rPr>
          <w:lang w:val="en-US"/>
        </w:rPr>
        <w:t xml:space="preserve"> = '';</w:t>
      </w:r>
    </w:p>
    <w:p w14:paraId="6F34243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spellStart"/>
      <w:r w:rsidRPr="0067287C">
        <w:rPr>
          <w:lang w:val="en-US"/>
        </w:rPr>
        <w:t>contentDivs</w:t>
      </w:r>
      <w:proofErr w:type="spellEnd"/>
      <w:r w:rsidRPr="0067287C">
        <w:rPr>
          <w:lang w:val="en-US"/>
        </w:rPr>
        <w:t>[id</w:t>
      </w:r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className</w:t>
      </w:r>
      <w:proofErr w:type="spellEnd"/>
      <w:proofErr w:type="gramEnd"/>
      <w:r w:rsidRPr="0067287C">
        <w:rPr>
          <w:lang w:val="en-US"/>
        </w:rPr>
        <w:t xml:space="preserve"> = 'content hide';</w:t>
      </w:r>
    </w:p>
    <w:p w14:paraId="3E5E3BC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}</w:t>
      </w:r>
    </w:p>
    <w:p w14:paraId="40282D6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60631977" w14:textId="77777777" w:rsidR="0067287C" w:rsidRPr="0067287C" w:rsidRDefault="0067287C" w:rsidP="0067287C">
      <w:pPr>
        <w:rPr>
          <w:lang w:val="en-US"/>
        </w:rPr>
      </w:pPr>
    </w:p>
    <w:p w14:paraId="54D4E1E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// Stop the browser following the link</w:t>
      </w:r>
    </w:p>
    <w:p w14:paraId="05EAC4B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return false;</w:t>
      </w:r>
    </w:p>
    <w:p w14:paraId="1A8A697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4AFDD0A7" w14:textId="77777777" w:rsidR="0067287C" w:rsidRPr="0067287C" w:rsidRDefault="0067287C" w:rsidP="0067287C">
      <w:pPr>
        <w:rPr>
          <w:lang w:val="en-US"/>
        </w:rPr>
      </w:pPr>
    </w:p>
    <w:p w14:paraId="063A744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//--------------------------------------------------------------------</w:t>
      </w:r>
    </w:p>
    <w:p w14:paraId="0B8AB670" w14:textId="77777777" w:rsidR="0067287C" w:rsidRPr="0067287C" w:rsidRDefault="0067287C" w:rsidP="0067287C">
      <w:pPr>
        <w:rPr>
          <w:lang w:val="en-US"/>
        </w:rPr>
      </w:pPr>
    </w:p>
    <w:p w14:paraId="63858B7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function </w:t>
      </w:r>
      <w:proofErr w:type="spellStart"/>
      <w:r w:rsidRPr="0067287C">
        <w:rPr>
          <w:lang w:val="en-US"/>
        </w:rPr>
        <w:t>getFirstChildWithTagName</w:t>
      </w:r>
      <w:proofErr w:type="spellEnd"/>
      <w:r w:rsidRPr="0067287C">
        <w:rPr>
          <w:lang w:val="en-US"/>
        </w:rPr>
        <w:t xml:space="preserve"> (element, </w:t>
      </w:r>
      <w:proofErr w:type="spellStart"/>
      <w:r w:rsidRPr="0067287C">
        <w:rPr>
          <w:lang w:val="en-US"/>
        </w:rPr>
        <w:t>tagName</w:t>
      </w:r>
      <w:proofErr w:type="spellEnd"/>
      <w:r w:rsidRPr="0067287C">
        <w:rPr>
          <w:lang w:val="en-US"/>
        </w:rPr>
        <w:t>)</w:t>
      </w:r>
    </w:p>
    <w:p w14:paraId="1544A84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{</w:t>
      </w:r>
    </w:p>
    <w:p w14:paraId="05F8874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for (var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= 0;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&lt; </w:t>
      </w:r>
      <w:proofErr w:type="spellStart"/>
      <w:proofErr w:type="gramStart"/>
      <w:r w:rsidRPr="0067287C">
        <w:rPr>
          <w:lang w:val="en-US"/>
        </w:rPr>
        <w:t>element.childNodes.length</w:t>
      </w:r>
      <w:proofErr w:type="spellEnd"/>
      <w:proofErr w:type="gramEnd"/>
      <w:r w:rsidRPr="0067287C">
        <w:rPr>
          <w:lang w:val="en-US"/>
        </w:rPr>
        <w:t xml:space="preserve">; 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 xml:space="preserve"> ++)</w:t>
      </w:r>
    </w:p>
    <w:p w14:paraId="2A6AA6A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{</w:t>
      </w:r>
    </w:p>
    <w:p w14:paraId="58892CA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if (</w:t>
      </w:r>
      <w:proofErr w:type="spellStart"/>
      <w:proofErr w:type="gramStart"/>
      <w:r w:rsidRPr="0067287C">
        <w:rPr>
          <w:lang w:val="en-US"/>
        </w:rPr>
        <w:t>element.childNodes</w:t>
      </w:r>
      <w:proofErr w:type="spellEnd"/>
      <w:proofErr w:type="gramEnd"/>
      <w:r w:rsidRPr="0067287C">
        <w:rPr>
          <w:lang w:val="en-US"/>
        </w:rPr>
        <w:t>[</w:t>
      </w:r>
      <w:proofErr w:type="spellStart"/>
      <w:r w:rsidRPr="0067287C">
        <w:rPr>
          <w:lang w:val="en-US"/>
        </w:rPr>
        <w:t>i</w:t>
      </w:r>
      <w:proofErr w:type="spellEnd"/>
      <w:proofErr w:type="gramStart"/>
      <w:r w:rsidRPr="0067287C">
        <w:rPr>
          <w:lang w:val="en-US"/>
        </w:rPr>
        <w:t>].</w:t>
      </w:r>
      <w:proofErr w:type="spellStart"/>
      <w:r w:rsidRPr="0067287C">
        <w:rPr>
          <w:lang w:val="en-US"/>
        </w:rPr>
        <w:t>nodeName</w:t>
      </w:r>
      <w:proofErr w:type="spellEnd"/>
      <w:proofErr w:type="gramEnd"/>
      <w:r w:rsidRPr="0067287C">
        <w:rPr>
          <w:lang w:val="en-US"/>
        </w:rPr>
        <w:t xml:space="preserve"> == </w:t>
      </w:r>
      <w:proofErr w:type="spellStart"/>
      <w:r w:rsidRPr="0067287C">
        <w:rPr>
          <w:lang w:val="en-US"/>
        </w:rPr>
        <w:t>tagName</w:t>
      </w:r>
      <w:proofErr w:type="spellEnd"/>
      <w:r w:rsidRPr="0067287C">
        <w:rPr>
          <w:lang w:val="en-US"/>
        </w:rPr>
        <w:t>)</w:t>
      </w:r>
    </w:p>
    <w:p w14:paraId="21834C3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{</w:t>
      </w:r>
    </w:p>
    <w:p w14:paraId="4510181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return </w:t>
      </w:r>
      <w:proofErr w:type="spellStart"/>
      <w:proofErr w:type="gramStart"/>
      <w:r w:rsidRPr="0067287C">
        <w:rPr>
          <w:lang w:val="en-US"/>
        </w:rPr>
        <w:t>element.childNodes</w:t>
      </w:r>
      <w:proofErr w:type="spellEnd"/>
      <w:proofErr w:type="gramEnd"/>
      <w:r w:rsidRPr="0067287C">
        <w:rPr>
          <w:lang w:val="en-US"/>
        </w:rPr>
        <w:t>[</w:t>
      </w:r>
      <w:proofErr w:type="spellStart"/>
      <w:r w:rsidRPr="0067287C">
        <w:rPr>
          <w:lang w:val="en-US"/>
        </w:rPr>
        <w:t>i</w:t>
      </w:r>
      <w:proofErr w:type="spellEnd"/>
      <w:r w:rsidRPr="0067287C">
        <w:rPr>
          <w:lang w:val="en-US"/>
        </w:rPr>
        <w:t>];</w:t>
      </w:r>
    </w:p>
    <w:p w14:paraId="157863E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}</w:t>
      </w:r>
    </w:p>
    <w:p w14:paraId="469E387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3EE8FE0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0B653EDD" w14:textId="77777777" w:rsidR="0067287C" w:rsidRPr="0067287C" w:rsidRDefault="0067287C" w:rsidP="0067287C">
      <w:pPr>
        <w:rPr>
          <w:lang w:val="en-US"/>
        </w:rPr>
      </w:pPr>
    </w:p>
    <w:p w14:paraId="4629573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//--------------------------------------------------------------------</w:t>
      </w:r>
    </w:p>
    <w:p w14:paraId="3B04866B" w14:textId="77777777" w:rsidR="0067287C" w:rsidRPr="0067287C" w:rsidRDefault="0067287C" w:rsidP="0067287C">
      <w:pPr>
        <w:rPr>
          <w:lang w:val="en-US"/>
        </w:rPr>
      </w:pPr>
    </w:p>
    <w:p w14:paraId="37A586B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function </w:t>
      </w:r>
      <w:proofErr w:type="spellStart"/>
      <w:r w:rsidRPr="0067287C">
        <w:rPr>
          <w:lang w:val="en-US"/>
        </w:rPr>
        <w:t>getHash</w:t>
      </w:r>
      <w:proofErr w:type="spellEnd"/>
      <w:r w:rsidRPr="0067287C">
        <w:rPr>
          <w:lang w:val="en-US"/>
        </w:rPr>
        <w:t xml:space="preserve"> (</w:t>
      </w:r>
      <w:proofErr w:type="spellStart"/>
      <w:r w:rsidRPr="0067287C">
        <w:rPr>
          <w:lang w:val="en-US"/>
        </w:rPr>
        <w:t>url</w:t>
      </w:r>
      <w:proofErr w:type="spellEnd"/>
      <w:r w:rsidRPr="0067287C">
        <w:rPr>
          <w:lang w:val="en-US"/>
        </w:rPr>
        <w:t>)</w:t>
      </w:r>
    </w:p>
    <w:p w14:paraId="642F18FD" w14:textId="77777777" w:rsidR="0067287C" w:rsidRPr="0067287C" w:rsidRDefault="0067287C" w:rsidP="0067287C">
      <w:r w:rsidRPr="0067287C">
        <w:t>{</w:t>
      </w:r>
    </w:p>
    <w:p w14:paraId="7DDE8650" w14:textId="77777777" w:rsidR="0067287C" w:rsidRPr="0067287C" w:rsidRDefault="0067287C" w:rsidP="0067287C">
      <w:r w:rsidRPr="0067287C">
        <w:t xml:space="preserve">    </w:t>
      </w:r>
      <w:proofErr w:type="spellStart"/>
      <w:r w:rsidRPr="0067287C">
        <w:t>var</w:t>
      </w:r>
      <w:proofErr w:type="spellEnd"/>
      <w:r w:rsidRPr="0067287C">
        <w:t xml:space="preserve"> </w:t>
      </w:r>
      <w:proofErr w:type="spellStart"/>
      <w:r w:rsidRPr="0067287C">
        <w:t>hashPos</w:t>
      </w:r>
      <w:proofErr w:type="spellEnd"/>
      <w:r w:rsidRPr="0067287C">
        <w:t xml:space="preserve"> = </w:t>
      </w:r>
      <w:proofErr w:type="spellStart"/>
      <w:proofErr w:type="gramStart"/>
      <w:r w:rsidRPr="0067287C">
        <w:t>url.lastIndexOf</w:t>
      </w:r>
      <w:proofErr w:type="spellEnd"/>
      <w:proofErr w:type="gramEnd"/>
      <w:r w:rsidRPr="0067287C">
        <w:t>('#');</w:t>
      </w:r>
    </w:p>
    <w:p w14:paraId="5CD3942F" w14:textId="77777777" w:rsidR="0067287C" w:rsidRPr="0067287C" w:rsidRDefault="0067287C" w:rsidP="0067287C">
      <w:pPr>
        <w:rPr>
          <w:lang w:val="en-US"/>
        </w:rPr>
      </w:pPr>
      <w:r w:rsidRPr="0067287C">
        <w:t xml:space="preserve">    </w:t>
      </w:r>
      <w:r w:rsidRPr="0067287C">
        <w:rPr>
          <w:lang w:val="en-US"/>
        </w:rPr>
        <w:t xml:space="preserve">return </w:t>
      </w:r>
      <w:proofErr w:type="spellStart"/>
      <w:proofErr w:type="gramStart"/>
      <w:r w:rsidRPr="0067287C">
        <w:rPr>
          <w:lang w:val="en-US"/>
        </w:rPr>
        <w:t>url.substring</w:t>
      </w:r>
      <w:proofErr w:type="spellEnd"/>
      <w:proofErr w:type="gram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hashPos</w:t>
      </w:r>
      <w:proofErr w:type="spellEnd"/>
      <w:r w:rsidRPr="0067287C">
        <w:rPr>
          <w:lang w:val="en-US"/>
        </w:rPr>
        <w:t xml:space="preserve"> + 1);</w:t>
      </w:r>
    </w:p>
    <w:p w14:paraId="3BE8C94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6C7EB2CF" w14:textId="77777777" w:rsidR="0067287C" w:rsidRPr="0067287C" w:rsidRDefault="0067287C" w:rsidP="0067287C">
      <w:pPr>
        <w:rPr>
          <w:lang w:val="en-US"/>
        </w:rPr>
      </w:pPr>
    </w:p>
    <w:p w14:paraId="539E9F5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//--------------------------------------------------------------------</w:t>
      </w:r>
    </w:p>
    <w:p w14:paraId="0754AFD8" w14:textId="77777777" w:rsidR="0067287C" w:rsidRPr="0067287C" w:rsidRDefault="0067287C" w:rsidP="0067287C">
      <w:pPr>
        <w:rPr>
          <w:lang w:val="en-US"/>
        </w:rPr>
      </w:pPr>
    </w:p>
    <w:p w14:paraId="56EAAB0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function toggle (</w:t>
      </w:r>
      <w:proofErr w:type="spellStart"/>
      <w:r w:rsidRPr="0067287C">
        <w:rPr>
          <w:lang w:val="en-US"/>
        </w:rPr>
        <w:t>elem</w:t>
      </w:r>
      <w:proofErr w:type="spellEnd"/>
      <w:r w:rsidRPr="0067287C">
        <w:rPr>
          <w:lang w:val="en-US"/>
        </w:rPr>
        <w:t>)</w:t>
      </w:r>
    </w:p>
    <w:p w14:paraId="03AF7F1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{</w:t>
      </w:r>
    </w:p>
    <w:p w14:paraId="7EAC3A0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spellStart"/>
      <w:r w:rsidRPr="0067287C">
        <w:rPr>
          <w:lang w:val="en-US"/>
        </w:rPr>
        <w:t>elem</w:t>
      </w:r>
      <w:proofErr w:type="spellEnd"/>
      <w:r w:rsidRPr="0067287C">
        <w:rPr>
          <w:lang w:val="en-US"/>
        </w:rPr>
        <w:t xml:space="preserve"> = </w:t>
      </w:r>
      <w:proofErr w:type="spellStart"/>
      <w:proofErr w:type="gramStart"/>
      <w:r w:rsidRPr="0067287C">
        <w:rPr>
          <w:lang w:val="en-US"/>
        </w:rPr>
        <w:t>document.getElementById</w:t>
      </w:r>
      <w:proofErr w:type="spellEnd"/>
      <w:proofErr w:type="gram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elem</w:t>
      </w:r>
      <w:proofErr w:type="spellEnd"/>
      <w:r w:rsidRPr="0067287C">
        <w:rPr>
          <w:lang w:val="en-US"/>
        </w:rPr>
        <w:t>);</w:t>
      </w:r>
    </w:p>
    <w:p w14:paraId="303AE4C1" w14:textId="77777777" w:rsidR="0067287C" w:rsidRPr="0067287C" w:rsidRDefault="0067287C" w:rsidP="0067287C">
      <w:pPr>
        <w:rPr>
          <w:lang w:val="en-US"/>
        </w:rPr>
      </w:pPr>
    </w:p>
    <w:p w14:paraId="5E667B3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if (</w:t>
      </w:r>
      <w:proofErr w:type="spellStart"/>
      <w:proofErr w:type="gramStart"/>
      <w:r w:rsidRPr="0067287C">
        <w:rPr>
          <w:lang w:val="en-US"/>
        </w:rPr>
        <w:t>elem.style</w:t>
      </w:r>
      <w:proofErr w:type="spellEnd"/>
      <w:proofErr w:type="gramEnd"/>
      <w:r w:rsidRPr="0067287C">
        <w:rPr>
          <w:lang w:val="en-US"/>
        </w:rPr>
        <w:t xml:space="preserve"> &amp;&amp; </w:t>
      </w:r>
      <w:proofErr w:type="spellStart"/>
      <w:proofErr w:type="gramStart"/>
      <w:r w:rsidRPr="0067287C">
        <w:rPr>
          <w:lang w:val="en-US"/>
        </w:rPr>
        <w:t>elem.style</w:t>
      </w:r>
      <w:proofErr w:type="spellEnd"/>
      <w:proofErr w:type="gramEnd"/>
      <w:r w:rsidRPr="0067287C">
        <w:rPr>
          <w:lang w:val="en-US"/>
        </w:rPr>
        <w:t>['display'])</w:t>
      </w:r>
    </w:p>
    <w:p w14:paraId="1C926C5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{</w:t>
      </w:r>
    </w:p>
    <w:p w14:paraId="3852FA4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// Only works with the "style" </w:t>
      </w:r>
      <w:proofErr w:type="spellStart"/>
      <w:r w:rsidRPr="0067287C">
        <w:rPr>
          <w:lang w:val="en-US"/>
        </w:rPr>
        <w:t>attr</w:t>
      </w:r>
      <w:proofErr w:type="spellEnd"/>
    </w:p>
    <w:p w14:paraId="62586A3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var </w:t>
      </w:r>
      <w:proofErr w:type="spellStart"/>
      <w:r w:rsidRPr="0067287C">
        <w:rPr>
          <w:lang w:val="en-US"/>
        </w:rPr>
        <w:t>disp</w:t>
      </w:r>
      <w:proofErr w:type="spellEnd"/>
      <w:r w:rsidRPr="0067287C">
        <w:rPr>
          <w:lang w:val="en-US"/>
        </w:rPr>
        <w:t xml:space="preserve"> = </w:t>
      </w:r>
      <w:proofErr w:type="spellStart"/>
      <w:proofErr w:type="gramStart"/>
      <w:r w:rsidRPr="0067287C">
        <w:rPr>
          <w:lang w:val="en-US"/>
        </w:rPr>
        <w:t>elem.style</w:t>
      </w:r>
      <w:proofErr w:type="spellEnd"/>
      <w:proofErr w:type="gramEnd"/>
      <w:r w:rsidRPr="0067287C">
        <w:rPr>
          <w:lang w:val="en-US"/>
        </w:rPr>
        <w:t>['display'];</w:t>
      </w:r>
    </w:p>
    <w:p w14:paraId="74F03D9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3F78844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else if (</w:t>
      </w:r>
      <w:proofErr w:type="spellStart"/>
      <w:proofErr w:type="gramStart"/>
      <w:r w:rsidRPr="0067287C">
        <w:rPr>
          <w:lang w:val="en-US"/>
        </w:rPr>
        <w:t>elem.currentStyle</w:t>
      </w:r>
      <w:proofErr w:type="spellEnd"/>
      <w:proofErr w:type="gramEnd"/>
      <w:r w:rsidRPr="0067287C">
        <w:rPr>
          <w:lang w:val="en-US"/>
        </w:rPr>
        <w:t>)</w:t>
      </w:r>
    </w:p>
    <w:p w14:paraId="0D7691C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{</w:t>
      </w:r>
    </w:p>
    <w:p w14:paraId="18C227F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// For MSIE, naturally</w:t>
      </w:r>
    </w:p>
    <w:p w14:paraId="6B836DC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var </w:t>
      </w:r>
      <w:proofErr w:type="spellStart"/>
      <w:r w:rsidRPr="0067287C">
        <w:rPr>
          <w:lang w:val="en-US"/>
        </w:rPr>
        <w:t>disp</w:t>
      </w:r>
      <w:proofErr w:type="spellEnd"/>
      <w:r w:rsidRPr="0067287C">
        <w:rPr>
          <w:lang w:val="en-US"/>
        </w:rPr>
        <w:t xml:space="preserve"> = </w:t>
      </w:r>
      <w:proofErr w:type="spellStart"/>
      <w:proofErr w:type="gramStart"/>
      <w:r w:rsidRPr="0067287C">
        <w:rPr>
          <w:lang w:val="en-US"/>
        </w:rPr>
        <w:t>elem.currentStyle</w:t>
      </w:r>
      <w:proofErr w:type="spellEnd"/>
      <w:proofErr w:type="gramEnd"/>
      <w:r w:rsidRPr="0067287C">
        <w:rPr>
          <w:lang w:val="en-US"/>
        </w:rPr>
        <w:t>['display'];</w:t>
      </w:r>
    </w:p>
    <w:p w14:paraId="2C16E5E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057E7F6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else if (</w:t>
      </w:r>
      <w:proofErr w:type="spellStart"/>
      <w:proofErr w:type="gramStart"/>
      <w:r w:rsidRPr="0067287C">
        <w:rPr>
          <w:lang w:val="en-US"/>
        </w:rPr>
        <w:t>window.getComputedStyle</w:t>
      </w:r>
      <w:proofErr w:type="spellEnd"/>
      <w:proofErr w:type="gramEnd"/>
      <w:r w:rsidRPr="0067287C">
        <w:rPr>
          <w:lang w:val="en-US"/>
        </w:rPr>
        <w:t>)</w:t>
      </w:r>
    </w:p>
    <w:p w14:paraId="60EA338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{</w:t>
      </w:r>
    </w:p>
    <w:p w14:paraId="13C7F38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// For most other browsers</w:t>
      </w:r>
    </w:p>
    <w:p w14:paraId="78D7277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var </w:t>
      </w:r>
      <w:proofErr w:type="spellStart"/>
      <w:r w:rsidRPr="0067287C">
        <w:rPr>
          <w:lang w:val="en-US"/>
        </w:rPr>
        <w:t>disp</w:t>
      </w:r>
      <w:proofErr w:type="spellEnd"/>
      <w:r w:rsidRPr="0067287C">
        <w:rPr>
          <w:lang w:val="en-US"/>
        </w:rPr>
        <w:t xml:space="preserve"> = </w:t>
      </w:r>
      <w:proofErr w:type="spellStart"/>
      <w:proofErr w:type="gramStart"/>
      <w:r w:rsidRPr="0067287C">
        <w:rPr>
          <w:lang w:val="en-US"/>
        </w:rPr>
        <w:t>document.defaultView.getComputedStyle</w:t>
      </w:r>
      <w:proofErr w:type="spellEnd"/>
      <w:proofErr w:type="gram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elem</w:t>
      </w:r>
      <w:proofErr w:type="spellEnd"/>
      <w:r w:rsidRPr="0067287C">
        <w:rPr>
          <w:lang w:val="en-US"/>
        </w:rPr>
        <w:t>, null</w:t>
      </w:r>
      <w:proofErr w:type="gramStart"/>
      <w:r w:rsidRPr="0067287C">
        <w:rPr>
          <w:lang w:val="en-US"/>
        </w:rPr>
        <w:t>).</w:t>
      </w:r>
      <w:proofErr w:type="spellStart"/>
      <w:r w:rsidRPr="0067287C">
        <w:rPr>
          <w:lang w:val="en-US"/>
        </w:rPr>
        <w:t>getPropertyValue</w:t>
      </w:r>
      <w:proofErr w:type="spellEnd"/>
      <w:proofErr w:type="gramEnd"/>
      <w:r w:rsidRPr="0067287C">
        <w:rPr>
          <w:lang w:val="en-US"/>
        </w:rPr>
        <w:t>('display');</w:t>
      </w:r>
    </w:p>
    <w:p w14:paraId="7111BF6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50E86453" w14:textId="77777777" w:rsidR="0067287C" w:rsidRPr="0067287C" w:rsidRDefault="0067287C" w:rsidP="0067287C">
      <w:pPr>
        <w:rPr>
          <w:lang w:val="en-US"/>
        </w:rPr>
      </w:pPr>
    </w:p>
    <w:p w14:paraId="7E5DADD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// Toggle the state of the "display" style</w:t>
      </w:r>
    </w:p>
    <w:p w14:paraId="6AE44F8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spellStart"/>
      <w:proofErr w:type="gramStart"/>
      <w:r w:rsidRPr="0067287C">
        <w:rPr>
          <w:lang w:val="en-US"/>
        </w:rPr>
        <w:t>elem.style</w:t>
      </w:r>
      <w:proofErr w:type="gramEnd"/>
      <w:r w:rsidRPr="0067287C">
        <w:rPr>
          <w:lang w:val="en-US"/>
        </w:rPr>
        <w:t>.display</w:t>
      </w:r>
      <w:proofErr w:type="spellEnd"/>
      <w:r w:rsidRPr="0067287C">
        <w:rPr>
          <w:lang w:val="en-US"/>
        </w:rPr>
        <w:t xml:space="preserve"> = </w:t>
      </w:r>
      <w:proofErr w:type="spellStart"/>
      <w:r w:rsidRPr="0067287C">
        <w:rPr>
          <w:lang w:val="en-US"/>
        </w:rPr>
        <w:t>disp</w:t>
      </w:r>
      <w:proofErr w:type="spellEnd"/>
      <w:r w:rsidRPr="0067287C">
        <w:rPr>
          <w:lang w:val="en-US"/>
        </w:rPr>
        <w:t xml:space="preserve"> == 'block</w:t>
      </w:r>
      <w:proofErr w:type="gramStart"/>
      <w:r w:rsidRPr="0067287C">
        <w:rPr>
          <w:lang w:val="en-US"/>
        </w:rPr>
        <w:t>' ?</w:t>
      </w:r>
      <w:proofErr w:type="gramEnd"/>
      <w:r w:rsidRPr="0067287C">
        <w:rPr>
          <w:lang w:val="en-US"/>
        </w:rPr>
        <w:t xml:space="preserve"> 'none</w:t>
      </w:r>
      <w:proofErr w:type="gramStart"/>
      <w:r w:rsidRPr="0067287C">
        <w:rPr>
          <w:lang w:val="en-US"/>
        </w:rPr>
        <w:t>' :</w:t>
      </w:r>
      <w:proofErr w:type="gramEnd"/>
      <w:r w:rsidRPr="0067287C">
        <w:rPr>
          <w:lang w:val="en-US"/>
        </w:rPr>
        <w:t xml:space="preserve"> 'block';</w:t>
      </w:r>
    </w:p>
    <w:p w14:paraId="53CBD046" w14:textId="77777777" w:rsidR="0067287C" w:rsidRPr="0067287C" w:rsidRDefault="0067287C" w:rsidP="0067287C">
      <w:pPr>
        <w:rPr>
          <w:lang w:val="en-US"/>
        </w:rPr>
      </w:pPr>
    </w:p>
    <w:p w14:paraId="4D01EC5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return false;</w:t>
      </w:r>
    </w:p>
    <w:p w14:paraId="5DD58AF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}</w:t>
      </w:r>
    </w:p>
    <w:p w14:paraId="769B5D92" w14:textId="77777777" w:rsidR="0067287C" w:rsidRPr="000062B9" w:rsidRDefault="0067287C" w:rsidP="0067287C">
      <w:pPr>
        <w:rPr>
          <w:lang w:val="en-US"/>
        </w:rPr>
      </w:pPr>
    </w:p>
    <w:p w14:paraId="2222DB44" w14:textId="50B5DF19" w:rsidR="0047109A" w:rsidRPr="000062B9" w:rsidRDefault="0047109A" w:rsidP="0047109A">
      <w:pPr>
        <w:pStyle w:val="Ttulo5"/>
        <w:rPr>
          <w:lang w:val="en-US"/>
        </w:rPr>
      </w:pPr>
      <w:r w:rsidRPr="000062B9">
        <w:rPr>
          <w:lang w:val="en-US"/>
        </w:rPr>
        <w:t>2.1.10.3.</w:t>
      </w:r>
      <w:r w:rsidR="000537CE" w:rsidRPr="000062B9">
        <w:rPr>
          <w:lang w:val="en-US"/>
        </w:rPr>
        <w:t>6</w:t>
      </w:r>
      <w:r w:rsidRPr="000062B9">
        <w:rPr>
          <w:lang w:val="en-US"/>
        </w:rPr>
        <w:t xml:space="preserve"> html/error_</w:t>
      </w:r>
      <w:r w:rsidR="000537CE" w:rsidRPr="000062B9">
        <w:rPr>
          <w:lang w:val="en-US"/>
        </w:rPr>
        <w:t>404</w:t>
      </w:r>
      <w:r w:rsidRPr="000062B9">
        <w:rPr>
          <w:lang w:val="en-US"/>
        </w:rPr>
        <w:t>.php</w:t>
      </w:r>
    </w:p>
    <w:p w14:paraId="50A257E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&lt;!DOCTYPE html&gt;</w:t>
      </w:r>
    </w:p>
    <w:p w14:paraId="7F139DF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&lt;html lang="</w:t>
      </w:r>
      <w:proofErr w:type="spellStart"/>
      <w:r w:rsidRPr="0067287C">
        <w:rPr>
          <w:lang w:val="en-US"/>
        </w:rPr>
        <w:t>en</w:t>
      </w:r>
      <w:proofErr w:type="spellEnd"/>
      <w:r w:rsidRPr="0067287C">
        <w:rPr>
          <w:lang w:val="en-US"/>
        </w:rPr>
        <w:t>"&gt;</w:t>
      </w:r>
    </w:p>
    <w:p w14:paraId="2EA0495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&lt;head&gt;</w:t>
      </w:r>
    </w:p>
    <w:p w14:paraId="5629D65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&lt;meta charset="utf-8"&gt;</w:t>
      </w:r>
    </w:p>
    <w:p w14:paraId="1E106B4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&lt;title&gt;404 Page Not Found&lt;/title&gt;</w:t>
      </w:r>
    </w:p>
    <w:p w14:paraId="76F02196" w14:textId="77777777" w:rsidR="0067287C" w:rsidRPr="0067287C" w:rsidRDefault="0067287C" w:rsidP="0067287C">
      <w:pPr>
        <w:rPr>
          <w:lang w:val="en-US"/>
        </w:rPr>
      </w:pPr>
    </w:p>
    <w:p w14:paraId="75456A6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&lt;style&gt;</w:t>
      </w:r>
    </w:p>
    <w:p w14:paraId="0310F06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spellStart"/>
      <w:r w:rsidRPr="0067287C">
        <w:rPr>
          <w:lang w:val="en-US"/>
        </w:rPr>
        <w:t>div.logo</w:t>
      </w:r>
      <w:proofErr w:type="spellEnd"/>
      <w:r w:rsidRPr="0067287C">
        <w:rPr>
          <w:lang w:val="en-US"/>
        </w:rPr>
        <w:t xml:space="preserve"> {</w:t>
      </w:r>
    </w:p>
    <w:p w14:paraId="3BE27AC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height: 200px;</w:t>
      </w:r>
    </w:p>
    <w:p w14:paraId="7A8DE1D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width: 155px;</w:t>
      </w:r>
    </w:p>
    <w:p w14:paraId="301DDE0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display: inline-block;</w:t>
      </w:r>
    </w:p>
    <w:p w14:paraId="04DAB19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opacity: 0.08;</w:t>
      </w:r>
    </w:p>
    <w:p w14:paraId="54DBD6E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position: absolute;</w:t>
      </w:r>
    </w:p>
    <w:p w14:paraId="10D04F1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top: 2rem;</w:t>
      </w:r>
    </w:p>
    <w:p w14:paraId="2276B97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left: 50%;</w:t>
      </w:r>
    </w:p>
    <w:p w14:paraId="3FB4CB3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margin-left: -73px;</w:t>
      </w:r>
    </w:p>
    <w:p w14:paraId="15E5BCE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298D9AC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body {</w:t>
      </w:r>
    </w:p>
    <w:p w14:paraId="387887F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height: 100%;</w:t>
      </w:r>
    </w:p>
    <w:p w14:paraId="03059C6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background: #fafafa;</w:t>
      </w:r>
    </w:p>
    <w:p w14:paraId="094DC45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font-family: "Helvetica Neue", Helvetica, Arial, sans-serif;</w:t>
      </w:r>
    </w:p>
    <w:p w14:paraId="0771AB1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color: #777;</w:t>
      </w:r>
    </w:p>
    <w:p w14:paraId="2EBDD41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font-weight: 300;</w:t>
      </w:r>
    </w:p>
    <w:p w14:paraId="437E1DC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5849EAD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h1 {</w:t>
      </w:r>
    </w:p>
    <w:p w14:paraId="26C2D16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font-weight: lighter;</w:t>
      </w:r>
    </w:p>
    <w:p w14:paraId="1AE86F6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letter-spacing: 0.8;</w:t>
      </w:r>
    </w:p>
    <w:p w14:paraId="620790F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font-size: 3rem;</w:t>
      </w:r>
    </w:p>
    <w:p w14:paraId="57517B4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margin-top: 0;</w:t>
      </w:r>
    </w:p>
    <w:p w14:paraId="6BF2E59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margin-bottom: 0;</w:t>
      </w:r>
    </w:p>
    <w:p w14:paraId="605F0F1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color: #222;</w:t>
      </w:r>
    </w:p>
    <w:p w14:paraId="39D411D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17BE6A4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gramStart"/>
      <w:r w:rsidRPr="0067287C">
        <w:rPr>
          <w:lang w:val="en-US"/>
        </w:rPr>
        <w:t>.wrap</w:t>
      </w:r>
      <w:proofErr w:type="gramEnd"/>
      <w:r w:rsidRPr="0067287C">
        <w:rPr>
          <w:lang w:val="en-US"/>
        </w:rPr>
        <w:t xml:space="preserve"> {</w:t>
      </w:r>
    </w:p>
    <w:p w14:paraId="7F0036E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max-width: 1024px;</w:t>
      </w:r>
    </w:p>
    <w:p w14:paraId="46481C1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margin: 5rem auto;</w:t>
      </w:r>
    </w:p>
    <w:p w14:paraId="576A206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padding: 2rem;</w:t>
      </w:r>
    </w:p>
    <w:p w14:paraId="1D68FF6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background: #fff;</w:t>
      </w:r>
    </w:p>
    <w:p w14:paraId="601B0E4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text-align: center;</w:t>
      </w:r>
    </w:p>
    <w:p w14:paraId="08FF76F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border: 1px solid #efefef;</w:t>
      </w:r>
    </w:p>
    <w:p w14:paraId="4B82910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border-radius: 0.5rem;</w:t>
      </w:r>
    </w:p>
    <w:p w14:paraId="6B03A4F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position: relative;</w:t>
      </w:r>
    </w:p>
    <w:p w14:paraId="05DBB01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57FFCDB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pre {</w:t>
      </w:r>
    </w:p>
    <w:p w14:paraId="0B8360B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white-space: normal;</w:t>
      </w:r>
    </w:p>
    <w:p w14:paraId="4A2101C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margin-top: 1.5rem;</w:t>
      </w:r>
    </w:p>
    <w:p w14:paraId="6F4EE25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404E581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code {</w:t>
      </w:r>
    </w:p>
    <w:p w14:paraId="1896F3A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background: #fafafa;</w:t>
      </w:r>
    </w:p>
    <w:p w14:paraId="720F14F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border: 1px solid #efefef;</w:t>
      </w:r>
    </w:p>
    <w:p w14:paraId="47A3BE1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padding: 0.5rem 1rem;</w:t>
      </w:r>
    </w:p>
    <w:p w14:paraId="6FBF5B8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border-radius: 5px;</w:t>
      </w:r>
    </w:p>
    <w:p w14:paraId="1B27439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display: block;</w:t>
      </w:r>
    </w:p>
    <w:p w14:paraId="4C58503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730A4AC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p {</w:t>
      </w:r>
    </w:p>
    <w:p w14:paraId="6CE4D89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margin-top: 1.5rem;</w:t>
      </w:r>
    </w:p>
    <w:p w14:paraId="225505C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32CB415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gramStart"/>
      <w:r w:rsidRPr="0067287C">
        <w:rPr>
          <w:lang w:val="en-US"/>
        </w:rPr>
        <w:t>.footer</w:t>
      </w:r>
      <w:proofErr w:type="gramEnd"/>
      <w:r w:rsidRPr="0067287C">
        <w:rPr>
          <w:lang w:val="en-US"/>
        </w:rPr>
        <w:t xml:space="preserve"> {</w:t>
      </w:r>
    </w:p>
    <w:p w14:paraId="3A967A3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margin-top: 2rem;</w:t>
      </w:r>
    </w:p>
    <w:p w14:paraId="39DBD1D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border-top: 1px solid #efefef;</w:t>
      </w:r>
    </w:p>
    <w:p w14:paraId="410D3B7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padding: 1em 2em 0 2em;</w:t>
      </w:r>
    </w:p>
    <w:p w14:paraId="33AECD0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font-size: 85%;</w:t>
      </w:r>
    </w:p>
    <w:p w14:paraId="53FB362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color: #999;</w:t>
      </w:r>
    </w:p>
    <w:p w14:paraId="6758E54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5861E68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gramStart"/>
      <w:r w:rsidRPr="0067287C">
        <w:rPr>
          <w:lang w:val="en-US"/>
        </w:rPr>
        <w:t>a:active</w:t>
      </w:r>
      <w:proofErr w:type="gramEnd"/>
      <w:r w:rsidRPr="0067287C">
        <w:rPr>
          <w:lang w:val="en-US"/>
        </w:rPr>
        <w:t>,</w:t>
      </w:r>
    </w:p>
    <w:p w14:paraId="3ED6D42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gramStart"/>
      <w:r w:rsidRPr="0067287C">
        <w:rPr>
          <w:lang w:val="en-US"/>
        </w:rPr>
        <w:t>a:link</w:t>
      </w:r>
      <w:proofErr w:type="gramEnd"/>
      <w:r w:rsidRPr="0067287C">
        <w:rPr>
          <w:lang w:val="en-US"/>
        </w:rPr>
        <w:t>,</w:t>
      </w:r>
    </w:p>
    <w:p w14:paraId="52953AE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gramStart"/>
      <w:r w:rsidRPr="0067287C">
        <w:rPr>
          <w:lang w:val="en-US"/>
        </w:rPr>
        <w:t>a:visited</w:t>
      </w:r>
      <w:proofErr w:type="gramEnd"/>
      <w:r w:rsidRPr="0067287C">
        <w:rPr>
          <w:lang w:val="en-US"/>
        </w:rPr>
        <w:t xml:space="preserve"> {</w:t>
      </w:r>
    </w:p>
    <w:p w14:paraId="420170E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color: #dd4814;</w:t>
      </w:r>
    </w:p>
    <w:p w14:paraId="4C54541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}</w:t>
      </w:r>
    </w:p>
    <w:p w14:paraId="5A2A9C7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&lt;/style&gt;</w:t>
      </w:r>
    </w:p>
    <w:p w14:paraId="2FC2791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&lt;/head&gt;</w:t>
      </w:r>
    </w:p>
    <w:p w14:paraId="52AB859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&lt;body&gt;</w:t>
      </w:r>
    </w:p>
    <w:p w14:paraId="193030A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&lt;div class="wrap"&gt;</w:t>
      </w:r>
    </w:p>
    <w:p w14:paraId="68C7E8E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&lt;h1&gt;404 - File Not Found&lt;/h1&gt;</w:t>
      </w:r>
    </w:p>
    <w:p w14:paraId="583F15D9" w14:textId="77777777" w:rsidR="0067287C" w:rsidRPr="0067287C" w:rsidRDefault="0067287C" w:rsidP="0067287C">
      <w:pPr>
        <w:rPr>
          <w:lang w:val="en-US"/>
        </w:rPr>
      </w:pPr>
    </w:p>
    <w:p w14:paraId="0736128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&lt;p&gt;</w:t>
      </w:r>
    </w:p>
    <w:p w14:paraId="40729A9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empty($message) &amp;&amp; $</w:t>
      </w:r>
      <w:proofErr w:type="gramStart"/>
      <w:r w:rsidRPr="0067287C">
        <w:rPr>
          <w:lang w:val="en-US"/>
        </w:rPr>
        <w:t>message !</w:t>
      </w:r>
      <w:proofErr w:type="gramEnd"/>
      <w:r w:rsidRPr="0067287C">
        <w:rPr>
          <w:lang w:val="en-US"/>
        </w:rPr>
        <w:t>== '(null)'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07A0835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esc($message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33DC8D0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else :</w:t>
      </w:r>
      <w:proofErr w:type="gramEnd"/>
      <w:r w:rsidRPr="0067287C">
        <w:rPr>
          <w:lang w:val="en-US"/>
        </w:rPr>
        <w:t xml:space="preserve"> ?&gt;</w:t>
      </w:r>
    </w:p>
    <w:p w14:paraId="2F1C3F1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Sorry! Cannot seem to find the page you were looking for.</w:t>
      </w:r>
    </w:p>
    <w:p w14:paraId="69ADD3A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endif ?</w:t>
      </w:r>
      <w:proofErr w:type="gramEnd"/>
      <w:r w:rsidRPr="0067287C">
        <w:rPr>
          <w:lang w:val="en-US"/>
        </w:rPr>
        <w:t>&gt;</w:t>
      </w:r>
    </w:p>
    <w:p w14:paraId="4C9DE6F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&lt;/p&gt;</w:t>
      </w:r>
    </w:p>
    <w:p w14:paraId="60B2732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&lt;/div&gt;</w:t>
      </w:r>
    </w:p>
    <w:p w14:paraId="38F7E4A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&lt;/body&gt;</w:t>
      </w:r>
    </w:p>
    <w:p w14:paraId="190B937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&lt;/html&gt;</w:t>
      </w:r>
    </w:p>
    <w:p w14:paraId="6C2509EE" w14:textId="77777777" w:rsidR="0067287C" w:rsidRPr="0067287C" w:rsidRDefault="0067287C" w:rsidP="0067287C">
      <w:pPr>
        <w:rPr>
          <w:lang w:val="en-US"/>
        </w:rPr>
      </w:pPr>
    </w:p>
    <w:p w14:paraId="0745BBCC" w14:textId="77777777" w:rsidR="0067287C" w:rsidRPr="0067287C" w:rsidRDefault="0067287C" w:rsidP="0067287C"/>
    <w:p w14:paraId="668EEF92" w14:textId="6C3CA642" w:rsidR="0047109A" w:rsidRDefault="0047109A" w:rsidP="0047109A">
      <w:pPr>
        <w:pStyle w:val="Ttulo5"/>
      </w:pPr>
      <w:r w:rsidRPr="000537CE">
        <w:t>2.1.10.3.</w:t>
      </w:r>
      <w:r w:rsidR="000537CE" w:rsidRPr="000537CE">
        <w:t>7</w:t>
      </w:r>
      <w:r w:rsidRPr="000537CE">
        <w:t xml:space="preserve"> </w:t>
      </w:r>
      <w:proofErr w:type="spellStart"/>
      <w:r w:rsidRPr="000537CE">
        <w:t>html</w:t>
      </w:r>
      <w:proofErr w:type="spellEnd"/>
      <w:r w:rsidRPr="000537CE">
        <w:t>/</w:t>
      </w:r>
      <w:proofErr w:type="spellStart"/>
      <w:r w:rsidR="000537CE" w:rsidRPr="000537CE">
        <w:t>error_exception</w:t>
      </w:r>
      <w:r w:rsidRPr="000537CE">
        <w:t>.php</w:t>
      </w:r>
      <w:proofErr w:type="spellEnd"/>
    </w:p>
    <w:p w14:paraId="4F13B7C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</w:t>
      </w:r>
      <w:proofErr w:type="spellStart"/>
      <w:r w:rsidRPr="0067287C">
        <w:rPr>
          <w:lang w:val="en-US"/>
        </w:rPr>
        <w:t>error_id</w:t>
      </w:r>
      <w:proofErr w:type="spellEnd"/>
      <w:r w:rsidRPr="0067287C">
        <w:rPr>
          <w:lang w:val="en-US"/>
        </w:rPr>
        <w:t xml:space="preserve"> = </w:t>
      </w:r>
      <w:proofErr w:type="spellStart"/>
      <w:proofErr w:type="gramStart"/>
      <w:r w:rsidRPr="0067287C">
        <w:rPr>
          <w:lang w:val="en-US"/>
        </w:rPr>
        <w:t>uniqid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'error', true)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427DA60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&lt;!doctype html&gt;</w:t>
      </w:r>
    </w:p>
    <w:p w14:paraId="695753D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&lt;html&gt;</w:t>
      </w:r>
    </w:p>
    <w:p w14:paraId="5638AEF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&lt;head&gt;</w:t>
      </w:r>
    </w:p>
    <w:p w14:paraId="579CC1E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&lt;meta charset="UTF-8"&gt;</w:t>
      </w:r>
    </w:p>
    <w:p w14:paraId="33C766A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&lt;meta name="robots" content="</w:t>
      </w:r>
      <w:proofErr w:type="spellStart"/>
      <w:r w:rsidRPr="0067287C">
        <w:rPr>
          <w:lang w:val="en-US"/>
        </w:rPr>
        <w:t>noindex</w:t>
      </w:r>
      <w:proofErr w:type="spellEnd"/>
      <w:r w:rsidRPr="0067287C">
        <w:rPr>
          <w:lang w:val="en-US"/>
        </w:rPr>
        <w:t>"&gt;</w:t>
      </w:r>
    </w:p>
    <w:p w14:paraId="03BAD7B0" w14:textId="77777777" w:rsidR="0067287C" w:rsidRPr="0067287C" w:rsidRDefault="0067287C" w:rsidP="0067287C">
      <w:pPr>
        <w:rPr>
          <w:lang w:val="en-US"/>
        </w:rPr>
      </w:pPr>
    </w:p>
    <w:p w14:paraId="31F1307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&lt;title&gt;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$title, ENT_SUBSTITUTE,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&gt;&lt;/title&gt;</w:t>
      </w:r>
    </w:p>
    <w:p w14:paraId="0CDC06B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&lt;style type="text/</w:t>
      </w:r>
      <w:proofErr w:type="spellStart"/>
      <w:r w:rsidRPr="0067287C">
        <w:rPr>
          <w:lang w:val="en-US"/>
        </w:rPr>
        <w:t>css</w:t>
      </w:r>
      <w:proofErr w:type="spellEnd"/>
      <w:r w:rsidRPr="0067287C">
        <w:rPr>
          <w:lang w:val="en-US"/>
        </w:rPr>
        <w:t>"&gt;</w:t>
      </w:r>
    </w:p>
    <w:p w14:paraId="6FF96B2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preg_</w:t>
      </w:r>
      <w:proofErr w:type="gramStart"/>
      <w:r w:rsidRPr="0067287C">
        <w:rPr>
          <w:lang w:val="en-US"/>
        </w:rPr>
        <w:t>replace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'</w:t>
      </w:r>
      <w:proofErr w:type="gramStart"/>
      <w:r w:rsidRPr="0067287C">
        <w:rPr>
          <w:lang w:val="en-US"/>
        </w:rPr>
        <w:t>#[\r\n\t ]</w:t>
      </w:r>
      <w:proofErr w:type="gramEnd"/>
      <w:r w:rsidRPr="0067287C">
        <w:rPr>
          <w:lang w:val="en-US"/>
        </w:rPr>
        <w:t xml:space="preserve">+#', ' ', </w:t>
      </w:r>
      <w:proofErr w:type="spellStart"/>
      <w:r w:rsidRPr="0067287C">
        <w:rPr>
          <w:lang w:val="en-US"/>
        </w:rPr>
        <w:t>file_get_</w:t>
      </w:r>
      <w:proofErr w:type="gramStart"/>
      <w:r w:rsidRPr="0067287C">
        <w:rPr>
          <w:lang w:val="en-US"/>
        </w:rPr>
        <w:t>contents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__DIR_</w:t>
      </w:r>
      <w:proofErr w:type="gramStart"/>
      <w:r w:rsidRPr="0067287C">
        <w:rPr>
          <w:lang w:val="en-US"/>
        </w:rPr>
        <w:t>_ .</w:t>
      </w:r>
      <w:proofErr w:type="gramEnd"/>
      <w:r w:rsidRPr="0067287C">
        <w:rPr>
          <w:lang w:val="en-US"/>
        </w:rPr>
        <w:t xml:space="preserve"> DIRECTORY_</w:t>
      </w:r>
      <w:proofErr w:type="gramStart"/>
      <w:r w:rsidRPr="0067287C">
        <w:rPr>
          <w:lang w:val="en-US"/>
        </w:rPr>
        <w:t>SEPARATOR .</w:t>
      </w:r>
      <w:proofErr w:type="gramEnd"/>
      <w:r w:rsidRPr="0067287C">
        <w:rPr>
          <w:lang w:val="en-US"/>
        </w:rPr>
        <w:t xml:space="preserve"> 'debug.css')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4E90692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&lt;/style&gt;</w:t>
      </w:r>
    </w:p>
    <w:p w14:paraId="151E9047" w14:textId="77777777" w:rsidR="0067287C" w:rsidRPr="0067287C" w:rsidRDefault="0067287C" w:rsidP="0067287C">
      <w:pPr>
        <w:rPr>
          <w:lang w:val="en-US"/>
        </w:rPr>
      </w:pPr>
    </w:p>
    <w:p w14:paraId="5091B37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&lt;script type="text/</w:t>
      </w:r>
      <w:proofErr w:type="spellStart"/>
      <w:r w:rsidRPr="0067287C">
        <w:rPr>
          <w:lang w:val="en-US"/>
        </w:rPr>
        <w:t>javascript</w:t>
      </w:r>
      <w:proofErr w:type="spellEnd"/>
      <w:r w:rsidRPr="0067287C">
        <w:rPr>
          <w:lang w:val="en-US"/>
        </w:rPr>
        <w:t>"&gt;</w:t>
      </w:r>
    </w:p>
    <w:p w14:paraId="009F5EA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file_get_</w:t>
      </w:r>
      <w:proofErr w:type="gramStart"/>
      <w:r w:rsidRPr="0067287C">
        <w:rPr>
          <w:lang w:val="en-US"/>
        </w:rPr>
        <w:t>contents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__DIR_</w:t>
      </w:r>
      <w:proofErr w:type="gramStart"/>
      <w:r w:rsidRPr="0067287C">
        <w:rPr>
          <w:lang w:val="en-US"/>
        </w:rPr>
        <w:t>_ .</w:t>
      </w:r>
      <w:proofErr w:type="gramEnd"/>
      <w:r w:rsidRPr="0067287C">
        <w:rPr>
          <w:lang w:val="en-US"/>
        </w:rPr>
        <w:t xml:space="preserve"> DIRECTORY_</w:t>
      </w:r>
      <w:proofErr w:type="gramStart"/>
      <w:r w:rsidRPr="0067287C">
        <w:rPr>
          <w:lang w:val="en-US"/>
        </w:rPr>
        <w:t>SEPARATOR .</w:t>
      </w:r>
      <w:proofErr w:type="gramEnd"/>
      <w:r w:rsidRPr="0067287C">
        <w:rPr>
          <w:lang w:val="en-US"/>
        </w:rPr>
        <w:t xml:space="preserve"> 'debug.js'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7CFF3F3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&lt;/script&gt;</w:t>
      </w:r>
    </w:p>
    <w:p w14:paraId="672978F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&lt;/head&gt;</w:t>
      </w:r>
    </w:p>
    <w:p w14:paraId="3D13CDC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&lt;body onload="</w:t>
      </w:r>
      <w:proofErr w:type="spellStart"/>
      <w:proofErr w:type="gramStart"/>
      <w:r w:rsidRPr="0067287C">
        <w:rPr>
          <w:lang w:val="en-US"/>
        </w:rPr>
        <w:t>init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)"&gt;</w:t>
      </w:r>
    </w:p>
    <w:p w14:paraId="3BCAA197" w14:textId="77777777" w:rsidR="0067287C" w:rsidRPr="0067287C" w:rsidRDefault="0067287C" w:rsidP="0067287C">
      <w:pPr>
        <w:rPr>
          <w:lang w:val="en-US"/>
        </w:rPr>
      </w:pPr>
    </w:p>
    <w:p w14:paraId="67A5E43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Header --&gt;</w:t>
      </w:r>
    </w:p>
    <w:p w14:paraId="6230DAF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&lt;div class="header"&gt;</w:t>
      </w:r>
    </w:p>
    <w:p w14:paraId="074CE61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&lt;div class="container"&gt;</w:t>
      </w:r>
    </w:p>
    <w:p w14:paraId="2C22AD5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&lt;h1&gt;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$title, ENT_SUBSTITUTE, 'UTF-8'), ($exception-&gt;</w:t>
      </w:r>
      <w:proofErr w:type="spellStart"/>
      <w:proofErr w:type="gramStart"/>
      <w:r w:rsidRPr="0067287C">
        <w:rPr>
          <w:lang w:val="en-US"/>
        </w:rPr>
        <w:t>getCode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 xml:space="preserve"> ' #' . $exception-&gt;</w:t>
      </w:r>
      <w:proofErr w:type="spellStart"/>
      <w:proofErr w:type="gramStart"/>
      <w:r w:rsidRPr="0067287C">
        <w:rPr>
          <w:lang w:val="en-US"/>
        </w:rPr>
        <w:t>getCode</w:t>
      </w:r>
      <w:proofErr w:type="spellEnd"/>
      <w:r w:rsidRPr="0067287C">
        <w:rPr>
          <w:lang w:val="en-US"/>
        </w:rPr>
        <w:t>() :</w:t>
      </w:r>
      <w:proofErr w:type="gramEnd"/>
      <w:r w:rsidRPr="0067287C">
        <w:rPr>
          <w:lang w:val="en-US"/>
        </w:rPr>
        <w:t xml:space="preserve"> ''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&gt;&lt;/h1&gt;</w:t>
      </w:r>
    </w:p>
    <w:p w14:paraId="4961691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&lt;p&gt;</w:t>
      </w:r>
    </w:p>
    <w:p w14:paraId="3909091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$exception-&gt;</w:t>
      </w:r>
      <w:proofErr w:type="spellStart"/>
      <w:proofErr w:type="gramStart"/>
      <w:r w:rsidRPr="0067287C">
        <w:rPr>
          <w:lang w:val="en-US"/>
        </w:rPr>
        <w:t>getMessage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>&gt;</w:t>
      </w:r>
    </w:p>
    <w:p w14:paraId="2AAFB07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&lt;a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="https://www.google.com/search?q=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urlencode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</w:t>
      </w:r>
      <w:proofErr w:type="gramStart"/>
      <w:r w:rsidRPr="0067287C">
        <w:rPr>
          <w:lang w:val="en-US"/>
        </w:rPr>
        <w:t>title .</w:t>
      </w:r>
      <w:proofErr w:type="gramEnd"/>
      <w:r w:rsidRPr="0067287C">
        <w:rPr>
          <w:lang w:val="en-US"/>
        </w:rPr>
        <w:t xml:space="preserve"> ' ' . </w:t>
      </w:r>
      <w:proofErr w:type="spellStart"/>
      <w:r w:rsidRPr="0067287C">
        <w:rPr>
          <w:lang w:val="en-US"/>
        </w:rPr>
        <w:t>preg_</w:t>
      </w:r>
      <w:proofErr w:type="gramStart"/>
      <w:r w:rsidRPr="0067287C">
        <w:rPr>
          <w:lang w:val="en-US"/>
        </w:rPr>
        <w:t>replace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'#\</w:t>
      </w:r>
      <w:proofErr w:type="gramStart"/>
      <w:r w:rsidRPr="0067287C">
        <w:rPr>
          <w:lang w:val="en-US"/>
        </w:rPr>
        <w:t>'.*</w:t>
      </w:r>
      <w:proofErr w:type="gramEnd"/>
      <w:r w:rsidRPr="0067287C">
        <w:rPr>
          <w:lang w:val="en-US"/>
        </w:rPr>
        <w:t>\'|</w:t>
      </w:r>
      <w:proofErr w:type="gramStart"/>
      <w:r w:rsidRPr="0067287C">
        <w:rPr>
          <w:lang w:val="en-US"/>
        </w:rPr>
        <w:t>".*</w:t>
      </w:r>
      <w:proofErr w:type="gramEnd"/>
      <w:r w:rsidRPr="0067287C">
        <w:rPr>
          <w:lang w:val="en-US"/>
        </w:rPr>
        <w:t>"#Us', '', $exception-&gt;</w:t>
      </w:r>
      <w:proofErr w:type="spellStart"/>
      <w:proofErr w:type="gramStart"/>
      <w:r w:rsidRPr="0067287C">
        <w:rPr>
          <w:lang w:val="en-US"/>
        </w:rPr>
        <w:t>getMessage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))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&gt;"</w:t>
      </w:r>
    </w:p>
    <w:p w14:paraId="3111CD0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</w:t>
      </w:r>
      <w:proofErr w:type="spellStart"/>
      <w:r w:rsidRPr="0067287C">
        <w:rPr>
          <w:lang w:val="en-US"/>
        </w:rPr>
        <w:t>rel</w:t>
      </w:r>
      <w:proofErr w:type="spellEnd"/>
      <w:r w:rsidRPr="0067287C">
        <w:rPr>
          <w:lang w:val="en-US"/>
        </w:rPr>
        <w:t>="</w:t>
      </w:r>
      <w:proofErr w:type="spellStart"/>
      <w:r w:rsidRPr="0067287C">
        <w:rPr>
          <w:lang w:val="en-US"/>
        </w:rPr>
        <w:t>noreferrer</w:t>
      </w:r>
      <w:proofErr w:type="spellEnd"/>
      <w:r w:rsidRPr="0067287C">
        <w:rPr>
          <w:lang w:val="en-US"/>
        </w:rPr>
        <w:t>" target="_blank"&gt;search &amp;</w:t>
      </w:r>
      <w:proofErr w:type="spellStart"/>
      <w:r w:rsidRPr="0067287C">
        <w:rPr>
          <w:lang w:val="en-US"/>
        </w:rPr>
        <w:t>rarr</w:t>
      </w:r>
      <w:proofErr w:type="spellEnd"/>
      <w:r w:rsidRPr="0067287C">
        <w:rPr>
          <w:lang w:val="en-US"/>
        </w:rPr>
        <w:t>;&lt;/a&gt;</w:t>
      </w:r>
    </w:p>
    <w:p w14:paraId="12F257F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&lt;/p&gt;</w:t>
      </w:r>
    </w:p>
    <w:p w14:paraId="76244AF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&lt;/div&gt;</w:t>
      </w:r>
    </w:p>
    <w:p w14:paraId="695D733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&lt;/div&gt;</w:t>
      </w:r>
    </w:p>
    <w:p w14:paraId="411B1FAA" w14:textId="77777777" w:rsidR="0067287C" w:rsidRPr="0067287C" w:rsidRDefault="0067287C" w:rsidP="0067287C">
      <w:pPr>
        <w:rPr>
          <w:lang w:val="en-US"/>
        </w:rPr>
      </w:pPr>
    </w:p>
    <w:p w14:paraId="489A863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Source --&gt;</w:t>
      </w:r>
    </w:p>
    <w:p w14:paraId="6B1AB99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&lt;div class="container"&gt;</w:t>
      </w:r>
    </w:p>
    <w:p w14:paraId="7B4E29F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&lt;p&gt;&lt;b&gt;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static::</w:t>
      </w:r>
      <w:proofErr w:type="spellStart"/>
      <w:r w:rsidRPr="0067287C">
        <w:rPr>
          <w:lang w:val="en-US"/>
        </w:rPr>
        <w:t>cleanPath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$file, $line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&gt;&lt;/b&gt; at line &lt;b&gt;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</w:t>
      </w:r>
      <w:proofErr w:type="gramStart"/>
      <w:r w:rsidRPr="0067287C">
        <w:rPr>
          <w:lang w:val="en-US"/>
        </w:rPr>
        <w:t>line ?</w:t>
      </w:r>
      <w:proofErr w:type="gramEnd"/>
      <w:r w:rsidRPr="0067287C">
        <w:rPr>
          <w:lang w:val="en-US"/>
        </w:rPr>
        <w:t>&gt;&lt;/b&gt;&lt;/p&gt;</w:t>
      </w:r>
    </w:p>
    <w:p w14:paraId="00AC1856" w14:textId="77777777" w:rsidR="0067287C" w:rsidRPr="0067287C" w:rsidRDefault="0067287C" w:rsidP="0067287C">
      <w:pPr>
        <w:rPr>
          <w:lang w:val="en-US"/>
        </w:rPr>
      </w:pPr>
    </w:p>
    <w:p w14:paraId="652E529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</w:t>
      </w:r>
      <w:proofErr w:type="spellStart"/>
      <w:r w:rsidRPr="0067287C">
        <w:rPr>
          <w:lang w:val="en-US"/>
        </w:rPr>
        <w:t>is_file</w:t>
      </w:r>
      <w:proofErr w:type="spellEnd"/>
      <w:r w:rsidRPr="0067287C">
        <w:rPr>
          <w:lang w:val="en-US"/>
        </w:rPr>
        <w:t>($file)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3D2433C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&lt;div class="source"&gt;</w:t>
      </w:r>
    </w:p>
    <w:p w14:paraId="30E3C11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static::</w:t>
      </w:r>
      <w:proofErr w:type="spellStart"/>
      <w:r w:rsidRPr="0067287C">
        <w:rPr>
          <w:lang w:val="en-US"/>
        </w:rPr>
        <w:t>highlightFile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$file, $line, 15)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2C749BF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&lt;/div&gt;</w:t>
      </w:r>
    </w:p>
    <w:p w14:paraId="108FA36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717B7B8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&lt;/div&gt;</w:t>
      </w:r>
    </w:p>
    <w:p w14:paraId="293DF7B4" w14:textId="77777777" w:rsidR="0067287C" w:rsidRPr="0067287C" w:rsidRDefault="0067287C" w:rsidP="0067287C">
      <w:pPr>
        <w:rPr>
          <w:lang w:val="en-US"/>
        </w:rPr>
      </w:pPr>
    </w:p>
    <w:p w14:paraId="4954875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&lt;div class="container"&gt;</w:t>
      </w:r>
    </w:p>
    <w:p w14:paraId="4AD8CB01" w14:textId="77777777" w:rsidR="0067287C" w:rsidRPr="0067287C" w:rsidRDefault="0067287C" w:rsidP="0067287C">
      <w:pPr>
        <w:rPr>
          <w:lang w:val="en-US"/>
        </w:rPr>
      </w:pPr>
    </w:p>
    <w:p w14:paraId="79F0BA4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&lt;ul class="tabs" id="tabs"&gt;</w:t>
      </w:r>
    </w:p>
    <w:p w14:paraId="2326481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&lt;li&gt;&lt;a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="#backtrace"&gt;Backtrace&lt;/a&gt;&lt;/li&gt;</w:t>
      </w:r>
    </w:p>
    <w:p w14:paraId="0EA8C3E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&lt;li&gt;&lt;a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="#server"&gt;Server&lt;/a&gt;&lt;/li&gt;</w:t>
      </w:r>
    </w:p>
    <w:p w14:paraId="7B70EA3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&lt;li&gt;&lt;a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="#request"&gt;Request&lt;/a&gt;&lt;/li&gt;</w:t>
      </w:r>
    </w:p>
    <w:p w14:paraId="35D6CDC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&lt;li&gt;&lt;a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="#response"&gt;Response&lt;/a&gt;&lt;/li&gt;</w:t>
      </w:r>
    </w:p>
    <w:p w14:paraId="0CA1E86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&lt;li&gt;&lt;a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="#files"&gt;Files&lt;/a&gt;&lt;/li&gt;</w:t>
      </w:r>
    </w:p>
    <w:p w14:paraId="3A5D4A0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&lt;li&gt;&lt;a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>="#memory"&gt;Memory&lt;/a&gt;&lt;/li&gt;</w:t>
      </w:r>
    </w:p>
    <w:p w14:paraId="27ECBDA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&lt;/li&gt;</w:t>
      </w:r>
    </w:p>
    <w:p w14:paraId="4033F5A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&lt;/ul&gt;</w:t>
      </w:r>
    </w:p>
    <w:p w14:paraId="2464B10F" w14:textId="77777777" w:rsidR="0067287C" w:rsidRPr="0067287C" w:rsidRDefault="0067287C" w:rsidP="0067287C">
      <w:pPr>
        <w:rPr>
          <w:lang w:val="en-US"/>
        </w:rPr>
      </w:pPr>
    </w:p>
    <w:p w14:paraId="45E963A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&lt;div class="tab-content"&gt;</w:t>
      </w:r>
    </w:p>
    <w:p w14:paraId="25A15B15" w14:textId="77777777" w:rsidR="0067287C" w:rsidRPr="0067287C" w:rsidRDefault="0067287C" w:rsidP="0067287C">
      <w:pPr>
        <w:rPr>
          <w:lang w:val="en-US"/>
        </w:rPr>
      </w:pPr>
    </w:p>
    <w:p w14:paraId="3A3004C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 xml:space="preserve">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Backtrace --&gt;</w:t>
      </w:r>
    </w:p>
    <w:p w14:paraId="5F3513F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&lt;div class="content" id="backtrace"&gt;</w:t>
      </w:r>
    </w:p>
    <w:p w14:paraId="124B2533" w14:textId="77777777" w:rsidR="0067287C" w:rsidRPr="0067287C" w:rsidRDefault="0067287C" w:rsidP="0067287C">
      <w:pPr>
        <w:rPr>
          <w:lang w:val="en-US"/>
        </w:rPr>
      </w:pPr>
    </w:p>
    <w:p w14:paraId="67DED9C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</w:t>
      </w:r>
      <w:proofErr w:type="spellStart"/>
      <w:r w:rsidRPr="0067287C">
        <w:rPr>
          <w:lang w:val="en-US"/>
        </w:rPr>
        <w:t>ol</w:t>
      </w:r>
      <w:proofErr w:type="spellEnd"/>
      <w:r w:rsidRPr="0067287C">
        <w:rPr>
          <w:lang w:val="en-US"/>
        </w:rPr>
        <w:t xml:space="preserve"> class="trace"&gt;</w:t>
      </w:r>
    </w:p>
    <w:p w14:paraId="6B55E01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($trace as $index =&gt; $row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5881C32B" w14:textId="77777777" w:rsidR="0067287C" w:rsidRPr="0067287C" w:rsidRDefault="0067287C" w:rsidP="0067287C">
      <w:pPr>
        <w:rPr>
          <w:lang w:val="en-US"/>
        </w:rPr>
      </w:pPr>
    </w:p>
    <w:p w14:paraId="05291E1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&lt;li&gt;</w:t>
      </w:r>
    </w:p>
    <w:p w14:paraId="1575220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&lt;p&gt;</w:t>
      </w:r>
    </w:p>
    <w:p w14:paraId="49A7BBD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Trace info --&gt;</w:t>
      </w:r>
    </w:p>
    <w:p w14:paraId="42DEEC2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</w:t>
      </w:r>
      <w:proofErr w:type="spell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 xml:space="preserve">($row['file']) &amp;&amp; </w:t>
      </w:r>
      <w:proofErr w:type="spellStart"/>
      <w:r w:rsidRPr="0067287C">
        <w:rPr>
          <w:lang w:val="en-US"/>
        </w:rPr>
        <w:t>is_file</w:t>
      </w:r>
      <w:proofErr w:type="spellEnd"/>
      <w:r w:rsidRPr="0067287C">
        <w:rPr>
          <w:lang w:val="en-US"/>
        </w:rPr>
        <w:t>($row['file'])</w:t>
      </w:r>
      <w:proofErr w:type="gramStart"/>
      <w:r w:rsidRPr="0067287C">
        <w:rPr>
          <w:lang w:val="en-US"/>
        </w:rPr>
        <w:t>) :?&gt;</w:t>
      </w:r>
      <w:proofErr w:type="gramEnd"/>
    </w:p>
    <w:p w14:paraId="7D161FA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</w:p>
    <w:p w14:paraId="54C85BA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if (</w:t>
      </w:r>
      <w:proofErr w:type="spell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 xml:space="preserve">($row['function']) &amp;&amp; </w:t>
      </w:r>
      <w:proofErr w:type="spellStart"/>
      <w:r w:rsidRPr="0067287C">
        <w:rPr>
          <w:lang w:val="en-US"/>
        </w:rPr>
        <w:t>in_array</w:t>
      </w:r>
      <w:proofErr w:type="spellEnd"/>
      <w:r w:rsidRPr="0067287C">
        <w:rPr>
          <w:lang w:val="en-US"/>
        </w:rPr>
        <w:t>($row['function'], ['include', '</w:t>
      </w:r>
      <w:proofErr w:type="spellStart"/>
      <w:r w:rsidRPr="0067287C">
        <w:rPr>
          <w:lang w:val="en-US"/>
        </w:rPr>
        <w:t>include_once</w:t>
      </w:r>
      <w:proofErr w:type="spellEnd"/>
      <w:r w:rsidRPr="0067287C">
        <w:rPr>
          <w:lang w:val="en-US"/>
        </w:rPr>
        <w:t>', 'require', '</w:t>
      </w:r>
      <w:proofErr w:type="spellStart"/>
      <w:r w:rsidRPr="0067287C">
        <w:rPr>
          <w:lang w:val="en-US"/>
        </w:rPr>
        <w:t>require_once</w:t>
      </w:r>
      <w:proofErr w:type="spellEnd"/>
      <w:r w:rsidRPr="0067287C">
        <w:rPr>
          <w:lang w:val="en-US"/>
        </w:rPr>
        <w:t>']))</w:t>
      </w:r>
    </w:p>
    <w:p w14:paraId="2571BCD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{</w:t>
      </w:r>
    </w:p>
    <w:p w14:paraId="17653D8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echo $row['function'</w:t>
      </w:r>
      <w:proofErr w:type="gramStart"/>
      <w:r w:rsidRPr="0067287C">
        <w:rPr>
          <w:lang w:val="en-US"/>
        </w:rPr>
        <w:t>] .</w:t>
      </w:r>
      <w:proofErr w:type="gramEnd"/>
      <w:r w:rsidRPr="0067287C">
        <w:rPr>
          <w:lang w:val="en-US"/>
        </w:rPr>
        <w:t xml:space="preserve"> ' ' . </w:t>
      </w:r>
      <w:proofErr w:type="gramStart"/>
      <w:r w:rsidRPr="0067287C">
        <w:rPr>
          <w:lang w:val="en-US"/>
        </w:rPr>
        <w:t>static::</w:t>
      </w:r>
      <w:proofErr w:type="spellStart"/>
      <w:proofErr w:type="gramEnd"/>
      <w:r w:rsidRPr="0067287C">
        <w:rPr>
          <w:lang w:val="en-US"/>
        </w:rPr>
        <w:t>cleanPath</w:t>
      </w:r>
      <w:proofErr w:type="spellEnd"/>
      <w:r w:rsidRPr="0067287C">
        <w:rPr>
          <w:lang w:val="en-US"/>
        </w:rPr>
        <w:t>($row['file']);</w:t>
      </w:r>
    </w:p>
    <w:p w14:paraId="21F6F05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}</w:t>
      </w:r>
    </w:p>
    <w:p w14:paraId="196FE4B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else</w:t>
      </w:r>
    </w:p>
    <w:p w14:paraId="74A644E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{</w:t>
      </w:r>
    </w:p>
    <w:p w14:paraId="29AD440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echo </w:t>
      </w:r>
      <w:proofErr w:type="gramStart"/>
      <w:r w:rsidRPr="0067287C">
        <w:rPr>
          <w:lang w:val="en-US"/>
        </w:rPr>
        <w:t>static::</w:t>
      </w:r>
      <w:proofErr w:type="spellStart"/>
      <w:proofErr w:type="gramEnd"/>
      <w:r w:rsidRPr="0067287C">
        <w:rPr>
          <w:lang w:val="en-US"/>
        </w:rPr>
        <w:t>cleanPath</w:t>
      </w:r>
      <w:proofErr w:type="spellEnd"/>
      <w:r w:rsidRPr="0067287C">
        <w:rPr>
          <w:lang w:val="en-US"/>
        </w:rPr>
        <w:t>($row['file']</w:t>
      </w:r>
      <w:proofErr w:type="gramStart"/>
      <w:r w:rsidRPr="0067287C">
        <w:rPr>
          <w:lang w:val="en-US"/>
        </w:rPr>
        <w:t>) .</w:t>
      </w:r>
      <w:proofErr w:type="gramEnd"/>
      <w:r w:rsidRPr="0067287C">
        <w:rPr>
          <w:lang w:val="en-US"/>
        </w:rPr>
        <w:t xml:space="preserve"> ' : ' . $row['line'];</w:t>
      </w:r>
    </w:p>
    <w:p w14:paraId="7716B34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}</w:t>
      </w:r>
    </w:p>
    <w:p w14:paraId="3CE9821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?&gt;</w:t>
      </w:r>
    </w:p>
    <w:p w14:paraId="6531772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else :</w:t>
      </w:r>
      <w:proofErr w:type="gramEnd"/>
      <w:r w:rsidRPr="0067287C">
        <w:rPr>
          <w:lang w:val="en-US"/>
        </w:rPr>
        <w:t xml:space="preserve"> ?&gt;</w:t>
      </w:r>
    </w:p>
    <w:p w14:paraId="35B55DE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{PHP internal code}</w:t>
      </w:r>
    </w:p>
    <w:p w14:paraId="09E1148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1ADC76AD" w14:textId="77777777" w:rsidR="0067287C" w:rsidRPr="0067287C" w:rsidRDefault="0067287C" w:rsidP="0067287C">
      <w:pPr>
        <w:rPr>
          <w:lang w:val="en-US"/>
        </w:rPr>
      </w:pPr>
    </w:p>
    <w:p w14:paraId="16C18E3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Class/Method --&gt;</w:t>
      </w:r>
    </w:p>
    <w:p w14:paraId="1A796C6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</w:t>
      </w:r>
      <w:proofErr w:type="spell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>($row['</w:t>
      </w:r>
      <w:proofErr w:type="spellStart"/>
      <w:r w:rsidRPr="0067287C">
        <w:rPr>
          <w:lang w:val="en-US"/>
        </w:rPr>
        <w:t>class'</w:t>
      </w:r>
      <w:proofErr w:type="spellEnd"/>
      <w:r w:rsidRPr="0067287C">
        <w:rPr>
          <w:lang w:val="en-US"/>
        </w:rPr>
        <w:t>])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3F40B3D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&amp;</w:t>
      </w:r>
      <w:proofErr w:type="spellStart"/>
      <w:proofErr w:type="gramStart"/>
      <w:r w:rsidRPr="0067287C">
        <w:rPr>
          <w:lang w:val="en-US"/>
        </w:rPr>
        <w:t>nbsp</w:t>
      </w:r>
      <w:proofErr w:type="spellEnd"/>
      <w:r w:rsidRPr="0067287C">
        <w:rPr>
          <w:lang w:val="en-US"/>
        </w:rPr>
        <w:t>;&amp;</w:t>
      </w:r>
      <w:proofErr w:type="spellStart"/>
      <w:r w:rsidRPr="0067287C">
        <w:rPr>
          <w:lang w:val="en-US"/>
        </w:rPr>
        <w:t>nbsp</w:t>
      </w:r>
      <w:proofErr w:type="spellEnd"/>
      <w:r w:rsidRPr="0067287C">
        <w:rPr>
          <w:lang w:val="en-US"/>
        </w:rPr>
        <w:t>;&amp;</w:t>
      </w:r>
      <w:proofErr w:type="spellStart"/>
      <w:r w:rsidRPr="0067287C">
        <w:rPr>
          <w:lang w:val="en-US"/>
        </w:rPr>
        <w:t>mdash</w:t>
      </w:r>
      <w:proofErr w:type="spellEnd"/>
      <w:r w:rsidRPr="0067287C">
        <w:rPr>
          <w:lang w:val="en-US"/>
        </w:rPr>
        <w:t>;&amp;</w:t>
      </w:r>
      <w:proofErr w:type="spellStart"/>
      <w:r w:rsidRPr="0067287C">
        <w:rPr>
          <w:lang w:val="en-US"/>
        </w:rPr>
        <w:t>nbsp</w:t>
      </w:r>
      <w:proofErr w:type="spellEnd"/>
      <w:r w:rsidRPr="0067287C">
        <w:rPr>
          <w:lang w:val="en-US"/>
        </w:rPr>
        <w:t>;&amp;</w:t>
      </w:r>
      <w:proofErr w:type="spellStart"/>
      <w:proofErr w:type="gramEnd"/>
      <w:r w:rsidRPr="0067287C">
        <w:rPr>
          <w:lang w:val="en-US"/>
        </w:rPr>
        <w:t>nbsp</w:t>
      </w:r>
      <w:proofErr w:type="spellEnd"/>
      <w:proofErr w:type="gramStart"/>
      <w:r w:rsidRPr="0067287C">
        <w:rPr>
          <w:lang w:val="en-US"/>
        </w:rPr>
        <w:t>;&lt;?=</w:t>
      </w:r>
      <w:proofErr w:type="gramEnd"/>
      <w:r w:rsidRPr="0067287C">
        <w:rPr>
          <w:lang w:val="en-US"/>
        </w:rPr>
        <w:t xml:space="preserve"> $row['</w:t>
      </w:r>
      <w:proofErr w:type="spellStart"/>
      <w:r w:rsidRPr="0067287C">
        <w:rPr>
          <w:lang w:val="en-US"/>
        </w:rPr>
        <w:t>class'</w:t>
      </w:r>
      <w:proofErr w:type="spellEnd"/>
      <w:proofErr w:type="gramStart"/>
      <w:r w:rsidRPr="0067287C">
        <w:rPr>
          <w:lang w:val="en-US"/>
        </w:rPr>
        <w:t>] .</w:t>
      </w:r>
      <w:proofErr w:type="gramEnd"/>
      <w:r w:rsidRPr="0067287C">
        <w:rPr>
          <w:lang w:val="en-US"/>
        </w:rPr>
        <w:t xml:space="preserve"> $row['type'</w:t>
      </w:r>
      <w:proofErr w:type="gramStart"/>
      <w:r w:rsidRPr="0067287C">
        <w:rPr>
          <w:lang w:val="en-US"/>
        </w:rPr>
        <w:t>] .</w:t>
      </w:r>
      <w:proofErr w:type="gramEnd"/>
      <w:r w:rsidRPr="0067287C">
        <w:rPr>
          <w:lang w:val="en-US"/>
        </w:rPr>
        <w:t xml:space="preserve"> $row['function'</w:t>
      </w:r>
      <w:proofErr w:type="gramStart"/>
      <w:r w:rsidRPr="0067287C">
        <w:rPr>
          <w:lang w:val="en-US"/>
        </w:rPr>
        <w:t>] ?</w:t>
      </w:r>
      <w:proofErr w:type="gramEnd"/>
      <w:r w:rsidRPr="0067287C">
        <w:rPr>
          <w:lang w:val="en-US"/>
        </w:rPr>
        <w:t>&gt;</w:t>
      </w:r>
    </w:p>
    <w:p w14:paraId="3040F63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empty($row['</w:t>
      </w:r>
      <w:proofErr w:type="spellStart"/>
      <w:r w:rsidRPr="0067287C">
        <w:rPr>
          <w:lang w:val="en-US"/>
        </w:rPr>
        <w:t>args</w:t>
      </w:r>
      <w:proofErr w:type="spellEnd"/>
      <w:r w:rsidRPr="0067287C">
        <w:rPr>
          <w:lang w:val="en-US"/>
        </w:rPr>
        <w:t>'])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47322FB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</w:t>
      </w:r>
      <w:proofErr w:type="spellStart"/>
      <w:r w:rsidRPr="0067287C">
        <w:rPr>
          <w:lang w:val="en-US"/>
        </w:rPr>
        <w:t>args_id</w:t>
      </w:r>
      <w:proofErr w:type="spellEnd"/>
      <w:r w:rsidRPr="0067287C">
        <w:rPr>
          <w:lang w:val="en-US"/>
        </w:rPr>
        <w:t xml:space="preserve"> = $</w:t>
      </w:r>
      <w:proofErr w:type="spellStart"/>
      <w:r w:rsidRPr="0067287C">
        <w:rPr>
          <w:lang w:val="en-US"/>
        </w:rPr>
        <w:t>error_</w:t>
      </w:r>
      <w:proofErr w:type="gramStart"/>
      <w:r w:rsidRPr="0067287C">
        <w:rPr>
          <w:lang w:val="en-US"/>
        </w:rPr>
        <w:t>id</w:t>
      </w:r>
      <w:proofErr w:type="spellEnd"/>
      <w:r w:rsidRPr="0067287C">
        <w:rPr>
          <w:lang w:val="en-US"/>
        </w:rPr>
        <w:t xml:space="preserve"> .</w:t>
      </w:r>
      <w:proofErr w:type="gramEnd"/>
      <w:r w:rsidRPr="0067287C">
        <w:rPr>
          <w:lang w:val="en-US"/>
        </w:rPr>
        <w:t xml:space="preserve"> '</w:t>
      </w:r>
      <w:proofErr w:type="spellStart"/>
      <w:r w:rsidRPr="0067287C">
        <w:rPr>
          <w:lang w:val="en-US"/>
        </w:rPr>
        <w:t>args</w:t>
      </w:r>
      <w:proofErr w:type="spellEnd"/>
      <w:proofErr w:type="gramStart"/>
      <w:r w:rsidRPr="0067287C">
        <w:rPr>
          <w:lang w:val="en-US"/>
        </w:rPr>
        <w:t>' .</w:t>
      </w:r>
      <w:proofErr w:type="gramEnd"/>
      <w:r w:rsidRPr="0067287C">
        <w:rPr>
          <w:lang w:val="en-US"/>
        </w:rPr>
        <w:t xml:space="preserve"> $</w:t>
      </w:r>
      <w:proofErr w:type="gramStart"/>
      <w:r w:rsidRPr="0067287C">
        <w:rPr>
          <w:lang w:val="en-US"/>
        </w:rPr>
        <w:t>index ?</w:t>
      </w:r>
      <w:proofErr w:type="gramEnd"/>
      <w:r w:rsidRPr="0067287C">
        <w:rPr>
          <w:lang w:val="en-US"/>
        </w:rPr>
        <w:t>&gt;</w:t>
      </w:r>
    </w:p>
    <w:p w14:paraId="6B5C440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</w:t>
      </w:r>
      <w:proofErr w:type="gramStart"/>
      <w:r w:rsidRPr="0067287C">
        <w:rPr>
          <w:lang w:val="en-US"/>
        </w:rPr>
        <w:t>( &lt;</w:t>
      </w:r>
      <w:proofErr w:type="gramEnd"/>
      <w:r w:rsidRPr="0067287C">
        <w:rPr>
          <w:lang w:val="en-US"/>
        </w:rPr>
        <w:t xml:space="preserve">a </w:t>
      </w:r>
      <w:proofErr w:type="spellStart"/>
      <w:r w:rsidRPr="0067287C">
        <w:rPr>
          <w:lang w:val="en-US"/>
        </w:rPr>
        <w:t>href</w:t>
      </w:r>
      <w:proofErr w:type="spellEnd"/>
      <w:r w:rsidRPr="0067287C">
        <w:rPr>
          <w:lang w:val="en-US"/>
        </w:rPr>
        <w:t xml:space="preserve">="#" onclick="return </w:t>
      </w:r>
      <w:proofErr w:type="gramStart"/>
      <w:r w:rsidRPr="0067287C">
        <w:rPr>
          <w:lang w:val="en-US"/>
        </w:rPr>
        <w:t>toggle(</w:t>
      </w:r>
      <w:proofErr w:type="gramEnd"/>
      <w:r w:rsidRPr="0067287C">
        <w:rPr>
          <w:lang w:val="en-US"/>
        </w:rPr>
        <w:t>'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</w:t>
      </w:r>
      <w:proofErr w:type="spellStart"/>
      <w:r w:rsidRPr="0067287C">
        <w:rPr>
          <w:lang w:val="en-US"/>
        </w:rPr>
        <w:t>args_</w:t>
      </w:r>
      <w:proofErr w:type="gramStart"/>
      <w:r w:rsidRPr="0067287C">
        <w:rPr>
          <w:lang w:val="en-US"/>
        </w:rPr>
        <w:t>id</w:t>
      </w:r>
      <w:proofErr w:type="spellEnd"/>
      <w:r w:rsidRPr="0067287C">
        <w:rPr>
          <w:lang w:val="en-US"/>
        </w:rPr>
        <w:t xml:space="preserve"> ?</w:t>
      </w:r>
      <w:proofErr w:type="gramEnd"/>
      <w:r w:rsidRPr="0067287C">
        <w:rPr>
          <w:lang w:val="en-US"/>
        </w:rPr>
        <w:t>&gt;');"&gt;arguments&lt;/a</w:t>
      </w:r>
      <w:proofErr w:type="gramStart"/>
      <w:r w:rsidRPr="0067287C">
        <w:rPr>
          <w:lang w:val="en-US"/>
        </w:rPr>
        <w:t>&gt; )</w:t>
      </w:r>
      <w:proofErr w:type="gramEnd"/>
    </w:p>
    <w:p w14:paraId="4DA9EF1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&lt;div class="</w:t>
      </w:r>
      <w:proofErr w:type="spellStart"/>
      <w:r w:rsidRPr="0067287C">
        <w:rPr>
          <w:lang w:val="en-US"/>
        </w:rPr>
        <w:t>args</w:t>
      </w:r>
      <w:proofErr w:type="spellEnd"/>
      <w:r w:rsidRPr="0067287C">
        <w:rPr>
          <w:lang w:val="en-US"/>
        </w:rPr>
        <w:t>" id="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</w:t>
      </w:r>
      <w:proofErr w:type="spellStart"/>
      <w:r w:rsidRPr="0067287C">
        <w:rPr>
          <w:lang w:val="en-US"/>
        </w:rPr>
        <w:t>args_</w:t>
      </w:r>
      <w:proofErr w:type="gramStart"/>
      <w:r w:rsidRPr="0067287C">
        <w:rPr>
          <w:lang w:val="en-US"/>
        </w:rPr>
        <w:t>id</w:t>
      </w:r>
      <w:proofErr w:type="spellEnd"/>
      <w:r w:rsidRPr="0067287C">
        <w:rPr>
          <w:lang w:val="en-US"/>
        </w:rPr>
        <w:t xml:space="preserve"> ?</w:t>
      </w:r>
      <w:proofErr w:type="gramEnd"/>
      <w:r w:rsidRPr="0067287C">
        <w:rPr>
          <w:lang w:val="en-US"/>
        </w:rPr>
        <w:t>&gt;"&gt;</w:t>
      </w:r>
    </w:p>
    <w:p w14:paraId="0B465AF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&lt;table </w:t>
      </w:r>
      <w:proofErr w:type="spellStart"/>
      <w:r w:rsidRPr="0067287C">
        <w:rPr>
          <w:lang w:val="en-US"/>
        </w:rPr>
        <w:t>cellspacing</w:t>
      </w:r>
      <w:proofErr w:type="spellEnd"/>
      <w:r w:rsidRPr="0067287C">
        <w:rPr>
          <w:lang w:val="en-US"/>
        </w:rPr>
        <w:t>="0"&gt;</w:t>
      </w:r>
    </w:p>
    <w:p w14:paraId="251D6BA3" w14:textId="77777777" w:rsidR="0067287C" w:rsidRPr="0067287C" w:rsidRDefault="0067287C" w:rsidP="0067287C">
      <w:pPr>
        <w:rPr>
          <w:lang w:val="en-US"/>
        </w:rPr>
      </w:pPr>
    </w:p>
    <w:p w14:paraId="74B709E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</w:p>
    <w:p w14:paraId="2D02E96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$params = null;</w:t>
      </w:r>
    </w:p>
    <w:p w14:paraId="63C03D2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// Reflection by name is not available for closure function</w:t>
      </w:r>
    </w:p>
    <w:p w14:paraId="60F5DD6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if (</w:t>
      </w:r>
      <w:proofErr w:type="spellStart"/>
      <w:proofErr w:type="gramStart"/>
      <w:r w:rsidRPr="0067287C">
        <w:rPr>
          <w:lang w:val="en-US"/>
        </w:rPr>
        <w:t>substr</w:t>
      </w:r>
      <w:proofErr w:type="spellEnd"/>
      <w:r w:rsidRPr="0067287C">
        <w:rPr>
          <w:lang w:val="en-US"/>
        </w:rPr>
        <w:t>( $</w:t>
      </w:r>
      <w:proofErr w:type="gramEnd"/>
      <w:r w:rsidRPr="0067287C">
        <w:rPr>
          <w:lang w:val="en-US"/>
        </w:rPr>
        <w:t>row['function'], -</w:t>
      </w:r>
      <w:proofErr w:type="gramStart"/>
      <w:r w:rsidRPr="0067287C">
        <w:rPr>
          <w:lang w:val="en-US"/>
        </w:rPr>
        <w:t>1 )</w:t>
      </w:r>
      <w:proofErr w:type="gramEnd"/>
      <w:r w:rsidRPr="0067287C">
        <w:rPr>
          <w:lang w:val="en-US"/>
        </w:rPr>
        <w:t xml:space="preserve"> !== '}')</w:t>
      </w:r>
    </w:p>
    <w:p w14:paraId="533A832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{</w:t>
      </w:r>
    </w:p>
    <w:p w14:paraId="06C6D38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    $mirror = </w:t>
      </w:r>
      <w:proofErr w:type="spellStart"/>
      <w:proofErr w:type="gram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>( $</w:t>
      </w:r>
      <w:proofErr w:type="gramEnd"/>
      <w:r w:rsidRPr="0067287C">
        <w:rPr>
          <w:lang w:val="en-US"/>
        </w:rPr>
        <w:t>row['</w:t>
      </w:r>
      <w:proofErr w:type="spellStart"/>
      <w:r w:rsidRPr="0067287C">
        <w:rPr>
          <w:lang w:val="en-US"/>
        </w:rPr>
        <w:t>class'</w:t>
      </w:r>
      <w:proofErr w:type="spellEnd"/>
      <w:proofErr w:type="gramStart"/>
      <w:r w:rsidRPr="0067287C">
        <w:rPr>
          <w:lang w:val="en-US"/>
        </w:rPr>
        <w:t>] )</w:t>
      </w:r>
      <w:proofErr w:type="gramEnd"/>
      <w:r w:rsidRPr="0067287C">
        <w:rPr>
          <w:lang w:val="en-US"/>
        </w:rPr>
        <w:t xml:space="preserve"> ? new \</w:t>
      </w:r>
      <w:proofErr w:type="spellStart"/>
      <w:proofErr w:type="gramStart"/>
      <w:r w:rsidRPr="0067287C">
        <w:rPr>
          <w:lang w:val="en-US"/>
        </w:rPr>
        <w:t>ReflectionMethod</w:t>
      </w:r>
      <w:proofErr w:type="spellEnd"/>
      <w:r w:rsidRPr="0067287C">
        <w:rPr>
          <w:lang w:val="en-US"/>
        </w:rPr>
        <w:t>( $</w:t>
      </w:r>
      <w:proofErr w:type="gramEnd"/>
      <w:r w:rsidRPr="0067287C">
        <w:rPr>
          <w:lang w:val="en-US"/>
        </w:rPr>
        <w:t>row['</w:t>
      </w:r>
      <w:proofErr w:type="spellStart"/>
      <w:r w:rsidRPr="0067287C">
        <w:rPr>
          <w:lang w:val="en-US"/>
        </w:rPr>
        <w:t>class'</w:t>
      </w:r>
      <w:proofErr w:type="spellEnd"/>
      <w:r w:rsidRPr="0067287C">
        <w:rPr>
          <w:lang w:val="en-US"/>
        </w:rPr>
        <w:t>], $row['function'</w:t>
      </w:r>
      <w:proofErr w:type="gramStart"/>
      <w:r w:rsidRPr="0067287C">
        <w:rPr>
          <w:lang w:val="en-US"/>
        </w:rPr>
        <w:t>] )</w:t>
      </w:r>
      <w:proofErr w:type="gramEnd"/>
      <w:r w:rsidRPr="0067287C">
        <w:rPr>
          <w:lang w:val="en-US"/>
        </w:rPr>
        <w:t xml:space="preserve"> : new \</w:t>
      </w:r>
      <w:proofErr w:type="spellStart"/>
      <w:proofErr w:type="gramStart"/>
      <w:r w:rsidRPr="0067287C">
        <w:rPr>
          <w:lang w:val="en-US"/>
        </w:rPr>
        <w:t>ReflectionFunction</w:t>
      </w:r>
      <w:proofErr w:type="spellEnd"/>
      <w:r w:rsidRPr="0067287C">
        <w:rPr>
          <w:lang w:val="en-US"/>
        </w:rPr>
        <w:t>( $</w:t>
      </w:r>
      <w:proofErr w:type="gramEnd"/>
      <w:r w:rsidRPr="0067287C">
        <w:rPr>
          <w:lang w:val="en-US"/>
        </w:rPr>
        <w:t>row['function'</w:t>
      </w:r>
      <w:proofErr w:type="gramStart"/>
      <w:r w:rsidRPr="0067287C">
        <w:rPr>
          <w:lang w:val="en-US"/>
        </w:rPr>
        <w:t>] )</w:t>
      </w:r>
      <w:proofErr w:type="gramEnd"/>
      <w:r w:rsidRPr="0067287C">
        <w:rPr>
          <w:lang w:val="en-US"/>
        </w:rPr>
        <w:t>;</w:t>
      </w:r>
    </w:p>
    <w:p w14:paraId="14AE944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    $params = $mirror-&gt;</w:t>
      </w:r>
      <w:proofErr w:type="spellStart"/>
      <w:proofErr w:type="gramStart"/>
      <w:r w:rsidRPr="0067287C">
        <w:rPr>
          <w:lang w:val="en-US"/>
        </w:rPr>
        <w:t>getParameters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);</w:t>
      </w:r>
    </w:p>
    <w:p w14:paraId="087B294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}</w:t>
      </w:r>
    </w:p>
    <w:p w14:paraId="77EB7F8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foreach ($row['</w:t>
      </w:r>
      <w:proofErr w:type="spellStart"/>
      <w:r w:rsidRPr="0067287C">
        <w:rPr>
          <w:lang w:val="en-US"/>
        </w:rPr>
        <w:t>args</w:t>
      </w:r>
      <w:proofErr w:type="spellEnd"/>
      <w:r w:rsidRPr="0067287C">
        <w:rPr>
          <w:lang w:val="en-US"/>
        </w:rPr>
        <w:t>'] as $key =&gt; $value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2089409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    &lt;tr&gt;</w:t>
      </w:r>
    </w:p>
    <w:p w14:paraId="4C8041D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        &lt;td&gt;&lt;code&gt;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>($params[$key]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 xml:space="preserve"> '$' . $params[$key]-&gt;</w:t>
      </w:r>
      <w:proofErr w:type="gramStart"/>
      <w:r w:rsidRPr="0067287C">
        <w:rPr>
          <w:lang w:val="en-US"/>
        </w:rPr>
        <w:t>name :</w:t>
      </w:r>
      <w:proofErr w:type="gramEnd"/>
      <w:r w:rsidRPr="0067287C">
        <w:rPr>
          <w:lang w:val="en-US"/>
        </w:rPr>
        <w:t xml:space="preserve"> "#$key", ENT_SUBSTITUTE,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&gt;&lt;/code&gt;&lt;/td&gt;</w:t>
      </w:r>
    </w:p>
    <w:p w14:paraId="6F6BA70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        &lt;td&gt;&lt;pre&gt;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print_</w:t>
      </w:r>
      <w:proofErr w:type="gramStart"/>
      <w:r w:rsidRPr="0067287C">
        <w:rPr>
          <w:lang w:val="en-US"/>
        </w:rPr>
        <w:t>r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$value, true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&gt;&lt;/pre&gt;&lt;/td&gt;</w:t>
      </w:r>
    </w:p>
    <w:p w14:paraId="0FF3BF6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    &lt;/tr&gt;</w:t>
      </w:r>
    </w:p>
    <w:p w14:paraId="15021EF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endforeach ?</w:t>
      </w:r>
      <w:proofErr w:type="gramEnd"/>
      <w:r w:rsidRPr="0067287C">
        <w:rPr>
          <w:lang w:val="en-US"/>
        </w:rPr>
        <w:t>&gt;</w:t>
      </w:r>
    </w:p>
    <w:p w14:paraId="0D69E58F" w14:textId="77777777" w:rsidR="0067287C" w:rsidRPr="0067287C" w:rsidRDefault="0067287C" w:rsidP="0067287C">
      <w:pPr>
        <w:rPr>
          <w:lang w:val="en-US"/>
        </w:rPr>
      </w:pPr>
    </w:p>
    <w:p w14:paraId="329868E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    &lt;/table&gt;</w:t>
      </w:r>
    </w:p>
    <w:p w14:paraId="1BFD4A7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            &lt;/div&gt;</w:t>
      </w:r>
    </w:p>
    <w:p w14:paraId="5F1ED4A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else :</w:t>
      </w:r>
      <w:proofErr w:type="gramEnd"/>
      <w:r w:rsidRPr="0067287C">
        <w:rPr>
          <w:lang w:val="en-US"/>
        </w:rPr>
        <w:t xml:space="preserve"> ?&gt;</w:t>
      </w:r>
    </w:p>
    <w:p w14:paraId="3CD0FC8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()</w:t>
      </w:r>
    </w:p>
    <w:p w14:paraId="3875D76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1BD4B7D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4A9DD33A" w14:textId="77777777" w:rsidR="0067287C" w:rsidRPr="0067287C" w:rsidRDefault="0067287C" w:rsidP="0067287C">
      <w:pPr>
        <w:rPr>
          <w:lang w:val="en-US"/>
        </w:rPr>
      </w:pPr>
    </w:p>
    <w:p w14:paraId="23BD384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</w:t>
      </w:r>
      <w:proofErr w:type="spell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>($row['</w:t>
      </w:r>
      <w:proofErr w:type="spellStart"/>
      <w:r w:rsidRPr="0067287C">
        <w:rPr>
          <w:lang w:val="en-US"/>
        </w:rPr>
        <w:t>class'</w:t>
      </w:r>
      <w:proofErr w:type="spellEnd"/>
      <w:r w:rsidRPr="0067287C">
        <w:rPr>
          <w:lang w:val="en-US"/>
        </w:rPr>
        <w:t xml:space="preserve">]) &amp;&amp; </w:t>
      </w:r>
      <w:proofErr w:type="spell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>($row['function'])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2D24DE5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&amp;</w:t>
      </w:r>
      <w:proofErr w:type="spellStart"/>
      <w:proofErr w:type="gramStart"/>
      <w:r w:rsidRPr="0067287C">
        <w:rPr>
          <w:lang w:val="en-US"/>
        </w:rPr>
        <w:t>nbsp</w:t>
      </w:r>
      <w:proofErr w:type="spellEnd"/>
      <w:r w:rsidRPr="0067287C">
        <w:rPr>
          <w:lang w:val="en-US"/>
        </w:rPr>
        <w:t>;&amp;</w:t>
      </w:r>
      <w:proofErr w:type="spellStart"/>
      <w:r w:rsidRPr="0067287C">
        <w:rPr>
          <w:lang w:val="en-US"/>
        </w:rPr>
        <w:t>nbsp</w:t>
      </w:r>
      <w:proofErr w:type="spellEnd"/>
      <w:r w:rsidRPr="0067287C">
        <w:rPr>
          <w:lang w:val="en-US"/>
        </w:rPr>
        <w:t>;&amp;</w:t>
      </w:r>
      <w:proofErr w:type="spellStart"/>
      <w:r w:rsidRPr="0067287C">
        <w:rPr>
          <w:lang w:val="en-US"/>
        </w:rPr>
        <w:t>mdash</w:t>
      </w:r>
      <w:proofErr w:type="spellEnd"/>
      <w:r w:rsidRPr="0067287C">
        <w:rPr>
          <w:lang w:val="en-US"/>
        </w:rPr>
        <w:t>;&amp;</w:t>
      </w:r>
      <w:proofErr w:type="spellStart"/>
      <w:r w:rsidRPr="0067287C">
        <w:rPr>
          <w:lang w:val="en-US"/>
        </w:rPr>
        <w:t>nbsp</w:t>
      </w:r>
      <w:proofErr w:type="spellEnd"/>
      <w:r w:rsidRPr="0067287C">
        <w:rPr>
          <w:lang w:val="en-US"/>
        </w:rPr>
        <w:t>;&amp;</w:t>
      </w:r>
      <w:proofErr w:type="spellStart"/>
      <w:proofErr w:type="gramEnd"/>
      <w:r w:rsidRPr="0067287C">
        <w:rPr>
          <w:lang w:val="en-US"/>
        </w:rPr>
        <w:t>nbsp</w:t>
      </w:r>
      <w:proofErr w:type="spellEnd"/>
      <w:r w:rsidRPr="0067287C">
        <w:rPr>
          <w:lang w:val="en-US"/>
        </w:rPr>
        <w:t xml:space="preserve">;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$row['function'</w:t>
      </w:r>
      <w:proofErr w:type="gramStart"/>
      <w:r w:rsidRPr="0067287C">
        <w:rPr>
          <w:lang w:val="en-US"/>
        </w:rPr>
        <w:t>] ?</w:t>
      </w:r>
      <w:proofErr w:type="gramEnd"/>
      <w:r w:rsidRPr="0067287C">
        <w:rPr>
          <w:lang w:val="en-US"/>
        </w:rPr>
        <w:t>&gt;()</w:t>
      </w:r>
    </w:p>
    <w:p w14:paraId="7A71EA8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7F3EDE6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&lt;/p&gt;</w:t>
      </w:r>
    </w:p>
    <w:p w14:paraId="29E64F5D" w14:textId="77777777" w:rsidR="0067287C" w:rsidRPr="0067287C" w:rsidRDefault="0067287C" w:rsidP="0067287C">
      <w:pPr>
        <w:rPr>
          <w:lang w:val="en-US"/>
        </w:rPr>
      </w:pPr>
    </w:p>
    <w:p w14:paraId="037F5CB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Source? --&gt;</w:t>
      </w:r>
    </w:p>
    <w:p w14:paraId="48144EE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</w:t>
      </w:r>
      <w:proofErr w:type="spellStart"/>
      <w:r w:rsidRPr="0067287C">
        <w:rPr>
          <w:lang w:val="en-US"/>
        </w:rPr>
        <w:t>isset</w:t>
      </w:r>
      <w:proofErr w:type="spellEnd"/>
      <w:r w:rsidRPr="0067287C">
        <w:rPr>
          <w:lang w:val="en-US"/>
        </w:rPr>
        <w:t xml:space="preserve">($row['file']) &amp;&amp; </w:t>
      </w:r>
      <w:proofErr w:type="spellStart"/>
      <w:r w:rsidRPr="0067287C">
        <w:rPr>
          <w:lang w:val="en-US"/>
        </w:rPr>
        <w:t>is_file</w:t>
      </w:r>
      <w:proofErr w:type="spellEnd"/>
      <w:r w:rsidRPr="0067287C">
        <w:rPr>
          <w:lang w:val="en-US"/>
        </w:rPr>
        <w:t>($row['file']) &amp;</w:t>
      </w:r>
      <w:proofErr w:type="gramStart"/>
      <w:r w:rsidRPr="0067287C">
        <w:rPr>
          <w:lang w:val="en-US"/>
        </w:rPr>
        <w:t>&amp;  </w:t>
      </w:r>
      <w:proofErr w:type="spellStart"/>
      <w:r w:rsidRPr="0067287C">
        <w:rPr>
          <w:lang w:val="en-US"/>
        </w:rPr>
        <w:t>isset</w:t>
      </w:r>
      <w:proofErr w:type="spellEnd"/>
      <w:proofErr w:type="gramEnd"/>
      <w:r w:rsidRPr="0067287C">
        <w:rPr>
          <w:lang w:val="en-US"/>
        </w:rPr>
        <w:t>($row['</w:t>
      </w:r>
      <w:proofErr w:type="spellStart"/>
      <w:r w:rsidRPr="0067287C">
        <w:rPr>
          <w:lang w:val="en-US"/>
        </w:rPr>
        <w:t>class'</w:t>
      </w:r>
      <w:proofErr w:type="spellEnd"/>
      <w:r w:rsidRPr="0067287C">
        <w:rPr>
          <w:lang w:val="en-US"/>
        </w:rPr>
        <w:t>])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4E23511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&lt;div class="source"&gt;</w:t>
      </w:r>
    </w:p>
    <w:p w14:paraId="3BEA345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static::</w:t>
      </w:r>
      <w:proofErr w:type="spellStart"/>
      <w:proofErr w:type="gramEnd"/>
      <w:r w:rsidRPr="0067287C">
        <w:rPr>
          <w:lang w:val="en-US"/>
        </w:rPr>
        <w:t>highlightFile</w:t>
      </w:r>
      <w:proofErr w:type="spellEnd"/>
      <w:r w:rsidRPr="0067287C">
        <w:rPr>
          <w:lang w:val="en-US"/>
        </w:rPr>
        <w:t>($row['file'], $row['line']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22E70A2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&lt;/div&gt;</w:t>
      </w:r>
    </w:p>
    <w:p w14:paraId="147C7EF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0720721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&lt;/li&gt;</w:t>
      </w:r>
    </w:p>
    <w:p w14:paraId="02C5054B" w14:textId="77777777" w:rsidR="0067287C" w:rsidRPr="0067287C" w:rsidRDefault="0067287C" w:rsidP="0067287C">
      <w:pPr>
        <w:rPr>
          <w:lang w:val="en-US"/>
        </w:rPr>
      </w:pPr>
    </w:p>
    <w:p w14:paraId="5B68BF2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endforeach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5C7AEC4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&lt;/</w:t>
      </w:r>
      <w:proofErr w:type="spellStart"/>
      <w:r w:rsidRPr="0067287C">
        <w:rPr>
          <w:lang w:val="en-US"/>
        </w:rPr>
        <w:t>ol</w:t>
      </w:r>
      <w:proofErr w:type="spellEnd"/>
      <w:r w:rsidRPr="0067287C">
        <w:rPr>
          <w:lang w:val="en-US"/>
        </w:rPr>
        <w:t>&gt;</w:t>
      </w:r>
    </w:p>
    <w:p w14:paraId="72C742D8" w14:textId="77777777" w:rsidR="0067287C" w:rsidRPr="0067287C" w:rsidRDefault="0067287C" w:rsidP="0067287C">
      <w:pPr>
        <w:rPr>
          <w:lang w:val="en-US"/>
        </w:rPr>
      </w:pPr>
    </w:p>
    <w:p w14:paraId="615C5D9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&lt;/div&gt;</w:t>
      </w:r>
    </w:p>
    <w:p w14:paraId="2F8047B2" w14:textId="77777777" w:rsidR="0067287C" w:rsidRPr="0067287C" w:rsidRDefault="0067287C" w:rsidP="0067287C">
      <w:pPr>
        <w:rPr>
          <w:lang w:val="en-US"/>
        </w:rPr>
      </w:pPr>
    </w:p>
    <w:p w14:paraId="674B549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Server --&gt;</w:t>
      </w:r>
    </w:p>
    <w:p w14:paraId="4FF86E3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&lt;div class="content" id="server"&gt;</w:t>
      </w:r>
    </w:p>
    <w:p w14:paraId="08A9BDA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(['_SERVER', '_SESSION'] as $var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72DE736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(empty($GLOBALS[$var]) |</w:t>
      </w:r>
      <w:proofErr w:type="gramStart"/>
      <w:r w:rsidRPr="0067287C">
        <w:rPr>
          <w:lang w:val="en-US"/>
        </w:rPr>
        <w:t>| !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is_array</w:t>
      </w:r>
      <w:proofErr w:type="spellEnd"/>
      <w:r w:rsidRPr="0067287C">
        <w:rPr>
          <w:lang w:val="en-US"/>
        </w:rPr>
        <w:t>($GLOBALS[$var]))</w:t>
      </w:r>
    </w:p>
    <w:p w14:paraId="5AFF3E2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{</w:t>
      </w:r>
    </w:p>
    <w:p w14:paraId="0CFFDC9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continue;</w:t>
      </w:r>
    </w:p>
    <w:p w14:paraId="4EBE942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} ?&gt;</w:t>
      </w:r>
    </w:p>
    <w:p w14:paraId="00475DD7" w14:textId="77777777" w:rsidR="0067287C" w:rsidRPr="0067287C" w:rsidRDefault="0067287C" w:rsidP="0067287C">
      <w:pPr>
        <w:rPr>
          <w:lang w:val="en-US"/>
        </w:rPr>
      </w:pPr>
    </w:p>
    <w:p w14:paraId="4CE7AC4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&lt;h3&gt;$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</w:t>
      </w:r>
      <w:proofErr w:type="gramStart"/>
      <w:r w:rsidRPr="0067287C">
        <w:rPr>
          <w:lang w:val="en-US"/>
        </w:rPr>
        <w:t>var ?</w:t>
      </w:r>
      <w:proofErr w:type="gramEnd"/>
      <w:r w:rsidRPr="0067287C">
        <w:rPr>
          <w:lang w:val="en-US"/>
        </w:rPr>
        <w:t>&gt;&lt;/h3&gt;</w:t>
      </w:r>
    </w:p>
    <w:p w14:paraId="6EC87828" w14:textId="77777777" w:rsidR="0067287C" w:rsidRPr="0067287C" w:rsidRDefault="0067287C" w:rsidP="0067287C">
      <w:pPr>
        <w:rPr>
          <w:lang w:val="en-US"/>
        </w:rPr>
      </w:pPr>
    </w:p>
    <w:p w14:paraId="1BB67B6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&lt;table&gt;</w:t>
      </w:r>
    </w:p>
    <w:p w14:paraId="42A84B5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4D5E782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3C33870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&gt;Key&lt;/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1FD090E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&gt;Value&lt;/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1F53DAF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&lt;/tr&gt;</w:t>
      </w:r>
    </w:p>
    <w:p w14:paraId="6F030E0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633E823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7015E65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($GLOBALS[$var] as $key =&gt; $value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1333B06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4103AD8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$key, ENT_IGNORE,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4525A1E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</w:p>
    <w:p w14:paraId="4FC2320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</w:t>
      </w:r>
      <w:proofErr w:type="spellStart"/>
      <w:r w:rsidRPr="0067287C">
        <w:rPr>
          <w:lang w:val="en-US"/>
        </w:rPr>
        <w:t>is_string</w:t>
      </w:r>
      <w:proofErr w:type="spellEnd"/>
      <w:r w:rsidRPr="0067287C">
        <w:rPr>
          <w:lang w:val="en-US"/>
        </w:rPr>
        <w:t>($value)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6805249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$value, ENT_SUBSTITUTE,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2859484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else</w:t>
      </w:r>
      <w:proofErr w:type="gramStart"/>
      <w:r w:rsidRPr="0067287C">
        <w:rPr>
          <w:lang w:val="en-US"/>
        </w:rPr>
        <w:t>: ?</w:t>
      </w:r>
      <w:proofErr w:type="gramEnd"/>
      <w:r w:rsidRPr="0067287C">
        <w:rPr>
          <w:lang w:val="en-US"/>
        </w:rPr>
        <w:t>&gt;</w:t>
      </w:r>
    </w:p>
    <w:p w14:paraId="04360DE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'&lt;pre&gt;</w:t>
      </w:r>
      <w:proofErr w:type="gramStart"/>
      <w:r w:rsidRPr="0067287C">
        <w:rPr>
          <w:lang w:val="en-US"/>
        </w:rPr>
        <w:t>' .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print_</w:t>
      </w:r>
      <w:proofErr w:type="gramStart"/>
      <w:r w:rsidRPr="0067287C">
        <w:rPr>
          <w:lang w:val="en-US"/>
        </w:rPr>
        <w:t>r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$value, true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28C02F6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6FE7967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&lt;/td&gt;</w:t>
      </w:r>
    </w:p>
    <w:p w14:paraId="22849D2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    &lt;/tr&gt;</w:t>
      </w:r>
    </w:p>
    <w:p w14:paraId="548E1BD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endforeach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6ACDE64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7809462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&lt;/table&gt;</w:t>
      </w:r>
    </w:p>
    <w:p w14:paraId="16D638B1" w14:textId="77777777" w:rsidR="0067287C" w:rsidRPr="0067287C" w:rsidRDefault="0067287C" w:rsidP="0067287C">
      <w:pPr>
        <w:rPr>
          <w:lang w:val="en-US"/>
        </w:rPr>
      </w:pPr>
    </w:p>
    <w:p w14:paraId="33499A0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endforeach ?</w:t>
      </w:r>
      <w:proofErr w:type="gramEnd"/>
      <w:r w:rsidRPr="0067287C">
        <w:rPr>
          <w:lang w:val="en-US"/>
        </w:rPr>
        <w:t>&gt;</w:t>
      </w:r>
    </w:p>
    <w:p w14:paraId="29A682BE" w14:textId="77777777" w:rsidR="0067287C" w:rsidRPr="0067287C" w:rsidRDefault="0067287C" w:rsidP="0067287C">
      <w:pPr>
        <w:rPr>
          <w:lang w:val="en-US"/>
        </w:rPr>
      </w:pPr>
    </w:p>
    <w:p w14:paraId="73F26D1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Constants --&gt;</w:t>
      </w:r>
    </w:p>
    <w:p w14:paraId="365002C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$constants = </w:t>
      </w:r>
      <w:proofErr w:type="spellStart"/>
      <w:r w:rsidRPr="0067287C">
        <w:rPr>
          <w:lang w:val="en-US"/>
        </w:rPr>
        <w:t>get_defined_constants</w:t>
      </w:r>
      <w:proofErr w:type="spellEnd"/>
      <w:r w:rsidRPr="0067287C">
        <w:rPr>
          <w:lang w:val="en-US"/>
        </w:rPr>
        <w:t>(true)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3687EDE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empty($constants['user'])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17BE8DB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&lt;h3&gt;Constants&lt;/h3&gt;</w:t>
      </w:r>
    </w:p>
    <w:p w14:paraId="044E5974" w14:textId="77777777" w:rsidR="0067287C" w:rsidRPr="0067287C" w:rsidRDefault="0067287C" w:rsidP="0067287C">
      <w:pPr>
        <w:rPr>
          <w:lang w:val="en-US"/>
        </w:rPr>
      </w:pPr>
    </w:p>
    <w:p w14:paraId="4CCA79A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&lt;table&gt;</w:t>
      </w:r>
    </w:p>
    <w:p w14:paraId="0EAAC71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48A40CF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5891B97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&gt;Key&lt;/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698404D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&gt;Value&lt;/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08BB397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&lt;/tr&gt;</w:t>
      </w:r>
    </w:p>
    <w:p w14:paraId="1198B0B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29C073E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572B8F2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($constants['user'] as $key =&gt; $value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3D1FBF6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05FDE1E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$key, ENT_IGNORE,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77CF2EF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</w:p>
    <w:p w14:paraId="62494C0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</w:t>
      </w:r>
      <w:proofErr w:type="spellStart"/>
      <w:r w:rsidRPr="0067287C">
        <w:rPr>
          <w:lang w:val="en-US"/>
        </w:rPr>
        <w:t>is_array</w:t>
      </w:r>
      <w:proofErr w:type="spellEnd"/>
      <w:r w:rsidRPr="0067287C">
        <w:rPr>
          <w:lang w:val="en-US"/>
        </w:rPr>
        <w:t>($value) &amp;</w:t>
      </w:r>
      <w:proofErr w:type="gramStart"/>
      <w:r w:rsidRPr="0067287C">
        <w:rPr>
          <w:lang w:val="en-US"/>
        </w:rPr>
        <w:t>&amp; !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is_object</w:t>
      </w:r>
      <w:proofErr w:type="spellEnd"/>
      <w:r w:rsidRPr="0067287C">
        <w:rPr>
          <w:lang w:val="en-US"/>
        </w:rPr>
        <w:t>($value)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30F5F53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$value, ENT_SUBSTITUTE,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66CD2EE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else</w:t>
      </w:r>
      <w:proofErr w:type="gramStart"/>
      <w:r w:rsidRPr="0067287C">
        <w:rPr>
          <w:lang w:val="en-US"/>
        </w:rPr>
        <w:t>: ?</w:t>
      </w:r>
      <w:proofErr w:type="gramEnd"/>
      <w:r w:rsidRPr="0067287C">
        <w:rPr>
          <w:lang w:val="en-US"/>
        </w:rPr>
        <w:t>&gt;</w:t>
      </w:r>
    </w:p>
    <w:p w14:paraId="688DFBC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'&lt;pre&gt;</w:t>
      </w:r>
      <w:proofErr w:type="gramStart"/>
      <w:r w:rsidRPr="0067287C">
        <w:rPr>
          <w:lang w:val="en-US"/>
        </w:rPr>
        <w:t>' .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print_</w:t>
      </w:r>
      <w:proofErr w:type="gramStart"/>
      <w:r w:rsidRPr="0067287C">
        <w:rPr>
          <w:lang w:val="en-US"/>
        </w:rPr>
        <w:t>r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$value, true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2A02198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2D99338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&lt;/td&gt;</w:t>
      </w:r>
    </w:p>
    <w:p w14:paraId="695A3DF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&lt;/tr&gt;</w:t>
      </w:r>
    </w:p>
    <w:p w14:paraId="460940D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endforeach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6C08825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1D7C48F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&lt;/table&gt;</w:t>
      </w:r>
    </w:p>
    <w:p w14:paraId="44075EE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69D1A35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&lt;/div&gt;</w:t>
      </w:r>
    </w:p>
    <w:p w14:paraId="2A73C9AC" w14:textId="77777777" w:rsidR="0067287C" w:rsidRPr="0067287C" w:rsidRDefault="0067287C" w:rsidP="0067287C">
      <w:pPr>
        <w:rPr>
          <w:lang w:val="en-US"/>
        </w:rPr>
      </w:pPr>
    </w:p>
    <w:p w14:paraId="370CA48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Request --&gt;</w:t>
      </w:r>
    </w:p>
    <w:p w14:paraId="7B0F943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&lt;div class="content" id="request"&gt;</w:t>
      </w:r>
    </w:p>
    <w:p w14:paraId="1FB7153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$request = </w:t>
      </w:r>
      <w:proofErr w:type="gramStart"/>
      <w:r w:rsidRPr="0067287C">
        <w:rPr>
          <w:lang w:val="en-US"/>
        </w:rPr>
        <w:t>\Config\Services::request(</w:t>
      </w:r>
      <w:proofErr w:type="gramEnd"/>
      <w:r w:rsidRPr="0067287C">
        <w:rPr>
          <w:lang w:val="en-US"/>
        </w:rPr>
        <w:t>)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4DB6DC24" w14:textId="77777777" w:rsidR="0067287C" w:rsidRPr="0067287C" w:rsidRDefault="0067287C" w:rsidP="0067287C">
      <w:pPr>
        <w:rPr>
          <w:lang w:val="en-US"/>
        </w:rPr>
      </w:pPr>
    </w:p>
    <w:p w14:paraId="7B282B2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&lt;table&gt;</w:t>
      </w:r>
    </w:p>
    <w:p w14:paraId="4F0BEAA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1735FC2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0D167AA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 style="width: 10em"&gt;Path&lt;/td&gt;</w:t>
      </w:r>
    </w:p>
    <w:p w14:paraId="326CD58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$request-&gt;</w:t>
      </w:r>
      <w:proofErr w:type="spellStart"/>
      <w:proofErr w:type="gramStart"/>
      <w:r w:rsidRPr="0067287C">
        <w:rPr>
          <w:lang w:val="en-US"/>
        </w:rPr>
        <w:t>uri</w:t>
      </w:r>
      <w:proofErr w:type="spellEnd"/>
      <w:r w:rsidRPr="0067287C">
        <w:rPr>
          <w:lang w:val="en-US"/>
        </w:rPr>
        <w:t xml:space="preserve"> ?</w:t>
      </w:r>
      <w:proofErr w:type="gramEnd"/>
      <w:r w:rsidRPr="0067287C">
        <w:rPr>
          <w:lang w:val="en-US"/>
        </w:rPr>
        <w:t>&gt;&lt;/td&gt;</w:t>
      </w:r>
    </w:p>
    <w:p w14:paraId="14495D7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5D94410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1B8F815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&lt;td&gt;HTTP Method&lt;/td&gt;</w:t>
      </w:r>
    </w:p>
    <w:p w14:paraId="6B627BC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$request-&gt;</w:t>
      </w:r>
      <w:proofErr w:type="spellStart"/>
      <w:r w:rsidRPr="0067287C">
        <w:rPr>
          <w:lang w:val="en-US"/>
        </w:rPr>
        <w:t>getMethod</w:t>
      </w:r>
      <w:proofErr w:type="spellEnd"/>
      <w:r w:rsidRPr="0067287C">
        <w:rPr>
          <w:lang w:val="en-US"/>
        </w:rPr>
        <w:t>(true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3C32E3C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0758E73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78AA087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    &lt;td&gt;IP Address&lt;/td&gt;</w:t>
      </w:r>
    </w:p>
    <w:p w14:paraId="2E14540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$request-&gt;</w:t>
      </w:r>
      <w:proofErr w:type="spellStart"/>
      <w:proofErr w:type="gramStart"/>
      <w:r w:rsidRPr="0067287C">
        <w:rPr>
          <w:lang w:val="en-US"/>
        </w:rPr>
        <w:t>getIPAddress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>&gt;&lt;/td&gt;</w:t>
      </w:r>
    </w:p>
    <w:p w14:paraId="5CE8D92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6BDE842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527FC83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&lt;td style="width: 10em"&gt;Is AJAX </w:t>
      </w:r>
      <w:proofErr w:type="gramStart"/>
      <w:r w:rsidRPr="0067287C">
        <w:rPr>
          <w:lang w:val="en-US"/>
        </w:rPr>
        <w:t>Request?&lt;</w:t>
      </w:r>
      <w:proofErr w:type="gramEnd"/>
      <w:r w:rsidRPr="0067287C">
        <w:rPr>
          <w:lang w:val="en-US"/>
        </w:rPr>
        <w:t>/td&gt;</w:t>
      </w:r>
    </w:p>
    <w:p w14:paraId="0B30EB4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$request-&gt;</w:t>
      </w:r>
      <w:proofErr w:type="spellStart"/>
      <w:proofErr w:type="gramStart"/>
      <w:r w:rsidRPr="0067287C">
        <w:rPr>
          <w:lang w:val="en-US"/>
        </w:rPr>
        <w:t>isAJAX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 xml:space="preserve"> '</w:t>
      </w:r>
      <w:proofErr w:type="spellStart"/>
      <w:r w:rsidRPr="0067287C">
        <w:rPr>
          <w:lang w:val="en-US"/>
        </w:rPr>
        <w:t>yes</w:t>
      </w:r>
      <w:proofErr w:type="gramStart"/>
      <w:r w:rsidRPr="0067287C">
        <w:rPr>
          <w:lang w:val="en-US"/>
        </w:rPr>
        <w:t>'</w:t>
      </w:r>
      <w:proofErr w:type="spellEnd"/>
      <w:r w:rsidRPr="0067287C">
        <w:rPr>
          <w:lang w:val="en-US"/>
        </w:rPr>
        <w:t xml:space="preserve"> :</w:t>
      </w:r>
      <w:proofErr w:type="gramEnd"/>
      <w:r w:rsidRPr="0067287C">
        <w:rPr>
          <w:lang w:val="en-US"/>
        </w:rPr>
        <w:t xml:space="preserve"> 'no</w:t>
      </w:r>
      <w:proofErr w:type="gramStart"/>
      <w:r w:rsidRPr="0067287C">
        <w:rPr>
          <w:lang w:val="en-US"/>
        </w:rPr>
        <w:t>' ?</w:t>
      </w:r>
      <w:proofErr w:type="gramEnd"/>
      <w:r w:rsidRPr="0067287C">
        <w:rPr>
          <w:lang w:val="en-US"/>
        </w:rPr>
        <w:t>&gt;&lt;/td&gt;</w:t>
      </w:r>
    </w:p>
    <w:p w14:paraId="6EBEE1F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2BEF1B5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0EF8C06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&lt;td&gt;Is CLI </w:t>
      </w:r>
      <w:proofErr w:type="gramStart"/>
      <w:r w:rsidRPr="0067287C">
        <w:rPr>
          <w:lang w:val="en-US"/>
        </w:rPr>
        <w:t>Request?&lt;</w:t>
      </w:r>
      <w:proofErr w:type="gramEnd"/>
      <w:r w:rsidRPr="0067287C">
        <w:rPr>
          <w:lang w:val="en-US"/>
        </w:rPr>
        <w:t>/td&gt;</w:t>
      </w:r>
    </w:p>
    <w:p w14:paraId="77F9390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$request-&gt;</w:t>
      </w:r>
      <w:proofErr w:type="spellStart"/>
      <w:proofErr w:type="gramStart"/>
      <w:r w:rsidRPr="0067287C">
        <w:rPr>
          <w:lang w:val="en-US"/>
        </w:rPr>
        <w:t>isCLI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 xml:space="preserve"> '</w:t>
      </w:r>
      <w:proofErr w:type="spellStart"/>
      <w:r w:rsidRPr="0067287C">
        <w:rPr>
          <w:lang w:val="en-US"/>
        </w:rPr>
        <w:t>yes</w:t>
      </w:r>
      <w:proofErr w:type="gramStart"/>
      <w:r w:rsidRPr="0067287C">
        <w:rPr>
          <w:lang w:val="en-US"/>
        </w:rPr>
        <w:t>'</w:t>
      </w:r>
      <w:proofErr w:type="spellEnd"/>
      <w:r w:rsidRPr="0067287C">
        <w:rPr>
          <w:lang w:val="en-US"/>
        </w:rPr>
        <w:t xml:space="preserve"> :</w:t>
      </w:r>
      <w:proofErr w:type="gramEnd"/>
      <w:r w:rsidRPr="0067287C">
        <w:rPr>
          <w:lang w:val="en-US"/>
        </w:rPr>
        <w:t xml:space="preserve"> 'no</w:t>
      </w:r>
      <w:proofErr w:type="gramStart"/>
      <w:r w:rsidRPr="0067287C">
        <w:rPr>
          <w:lang w:val="en-US"/>
        </w:rPr>
        <w:t>' ?</w:t>
      </w:r>
      <w:proofErr w:type="gramEnd"/>
      <w:r w:rsidRPr="0067287C">
        <w:rPr>
          <w:lang w:val="en-US"/>
        </w:rPr>
        <w:t>&gt;&lt;/td&gt;</w:t>
      </w:r>
    </w:p>
    <w:p w14:paraId="2F0DC20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3DDA0D9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7149364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&lt;td&gt;Is Secure </w:t>
      </w:r>
      <w:proofErr w:type="gramStart"/>
      <w:r w:rsidRPr="0067287C">
        <w:rPr>
          <w:lang w:val="en-US"/>
        </w:rPr>
        <w:t>Request?&lt;</w:t>
      </w:r>
      <w:proofErr w:type="gramEnd"/>
      <w:r w:rsidRPr="0067287C">
        <w:rPr>
          <w:lang w:val="en-US"/>
        </w:rPr>
        <w:t>/td&gt;</w:t>
      </w:r>
    </w:p>
    <w:p w14:paraId="20B3E70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$request-&gt;</w:t>
      </w:r>
      <w:proofErr w:type="spellStart"/>
      <w:proofErr w:type="gramStart"/>
      <w:r w:rsidRPr="0067287C">
        <w:rPr>
          <w:lang w:val="en-US"/>
        </w:rPr>
        <w:t>isSecure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 xml:space="preserve"> '</w:t>
      </w:r>
      <w:proofErr w:type="spellStart"/>
      <w:r w:rsidRPr="0067287C">
        <w:rPr>
          <w:lang w:val="en-US"/>
        </w:rPr>
        <w:t>yes</w:t>
      </w:r>
      <w:proofErr w:type="gramStart"/>
      <w:r w:rsidRPr="0067287C">
        <w:rPr>
          <w:lang w:val="en-US"/>
        </w:rPr>
        <w:t>'</w:t>
      </w:r>
      <w:proofErr w:type="spellEnd"/>
      <w:r w:rsidRPr="0067287C">
        <w:rPr>
          <w:lang w:val="en-US"/>
        </w:rPr>
        <w:t xml:space="preserve"> :</w:t>
      </w:r>
      <w:proofErr w:type="gramEnd"/>
      <w:r w:rsidRPr="0067287C">
        <w:rPr>
          <w:lang w:val="en-US"/>
        </w:rPr>
        <w:t xml:space="preserve"> 'no</w:t>
      </w:r>
      <w:proofErr w:type="gramStart"/>
      <w:r w:rsidRPr="0067287C">
        <w:rPr>
          <w:lang w:val="en-US"/>
        </w:rPr>
        <w:t>' ?</w:t>
      </w:r>
      <w:proofErr w:type="gramEnd"/>
      <w:r w:rsidRPr="0067287C">
        <w:rPr>
          <w:lang w:val="en-US"/>
        </w:rPr>
        <w:t>&gt;&lt;/td&gt;</w:t>
      </w:r>
    </w:p>
    <w:p w14:paraId="30B3026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5E6F59B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70D0D14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&lt;td&gt;User Agent&lt;/td&gt;</w:t>
      </w:r>
    </w:p>
    <w:p w14:paraId="15FAC72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$request-&gt;</w:t>
      </w:r>
      <w:proofErr w:type="spellStart"/>
      <w:r w:rsidRPr="0067287C">
        <w:rPr>
          <w:lang w:val="en-US"/>
        </w:rPr>
        <w:t>getUserAgent</w:t>
      </w:r>
      <w:proofErr w:type="spellEnd"/>
      <w:r w:rsidRPr="0067287C">
        <w:rPr>
          <w:lang w:val="en-US"/>
        </w:rPr>
        <w:t>()-&gt;</w:t>
      </w:r>
      <w:proofErr w:type="spellStart"/>
      <w:proofErr w:type="gramStart"/>
      <w:r w:rsidRPr="0067287C">
        <w:rPr>
          <w:lang w:val="en-US"/>
        </w:rPr>
        <w:t>getAgentString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>&gt;&lt;/td&gt;</w:t>
      </w:r>
    </w:p>
    <w:p w14:paraId="50B5E12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6C8C7148" w14:textId="77777777" w:rsidR="0067287C" w:rsidRPr="0067287C" w:rsidRDefault="0067287C" w:rsidP="0067287C">
      <w:pPr>
        <w:rPr>
          <w:lang w:val="en-US"/>
        </w:rPr>
      </w:pPr>
    </w:p>
    <w:p w14:paraId="62E2D39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32DCFCA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&lt;/table&gt;</w:t>
      </w:r>
    </w:p>
    <w:p w14:paraId="62D4C172" w14:textId="77777777" w:rsidR="0067287C" w:rsidRPr="0067287C" w:rsidRDefault="0067287C" w:rsidP="0067287C">
      <w:pPr>
        <w:rPr>
          <w:lang w:val="en-US"/>
        </w:rPr>
      </w:pPr>
    </w:p>
    <w:p w14:paraId="170E102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$empty = true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118E649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(['_GET', '_POST', '_COOKIE'] as $var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1EB4AB3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(empty($GLOBALS[$var]) |</w:t>
      </w:r>
      <w:proofErr w:type="gramStart"/>
      <w:r w:rsidRPr="0067287C">
        <w:rPr>
          <w:lang w:val="en-US"/>
        </w:rPr>
        <w:t>| !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is_array</w:t>
      </w:r>
      <w:proofErr w:type="spellEnd"/>
      <w:r w:rsidRPr="0067287C">
        <w:rPr>
          <w:lang w:val="en-US"/>
        </w:rPr>
        <w:t>($GLOBALS[$var]))</w:t>
      </w:r>
    </w:p>
    <w:p w14:paraId="14198B6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{</w:t>
      </w:r>
    </w:p>
    <w:p w14:paraId="330635F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continue;</w:t>
      </w:r>
    </w:p>
    <w:p w14:paraId="1050A05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} ?&gt;</w:t>
      </w:r>
    </w:p>
    <w:p w14:paraId="002312A1" w14:textId="77777777" w:rsidR="0067287C" w:rsidRPr="0067287C" w:rsidRDefault="0067287C" w:rsidP="0067287C">
      <w:pPr>
        <w:rPr>
          <w:lang w:val="en-US"/>
        </w:rPr>
      </w:pPr>
    </w:p>
    <w:p w14:paraId="5C8E5DB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$empty = false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5CAEFECA" w14:textId="77777777" w:rsidR="0067287C" w:rsidRPr="0067287C" w:rsidRDefault="0067287C" w:rsidP="0067287C">
      <w:pPr>
        <w:rPr>
          <w:lang w:val="en-US"/>
        </w:rPr>
      </w:pPr>
    </w:p>
    <w:p w14:paraId="40717F8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&lt;h3&gt;$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</w:t>
      </w:r>
      <w:proofErr w:type="gramStart"/>
      <w:r w:rsidRPr="0067287C">
        <w:rPr>
          <w:lang w:val="en-US"/>
        </w:rPr>
        <w:t>var ?</w:t>
      </w:r>
      <w:proofErr w:type="gramEnd"/>
      <w:r w:rsidRPr="0067287C">
        <w:rPr>
          <w:lang w:val="en-US"/>
        </w:rPr>
        <w:t>&gt;&lt;/h3&gt;</w:t>
      </w:r>
    </w:p>
    <w:p w14:paraId="5D35FFFC" w14:textId="77777777" w:rsidR="0067287C" w:rsidRPr="0067287C" w:rsidRDefault="0067287C" w:rsidP="0067287C">
      <w:pPr>
        <w:rPr>
          <w:lang w:val="en-US"/>
        </w:rPr>
      </w:pPr>
    </w:p>
    <w:p w14:paraId="7BAA4B3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&lt;table style="width: 100%"&gt;</w:t>
      </w:r>
    </w:p>
    <w:p w14:paraId="4F15B4E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0EC92BD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56A322C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&gt;Key&lt;/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4B7B1AE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&gt;Value&lt;/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4CC47A4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&lt;/tr&gt;</w:t>
      </w:r>
    </w:p>
    <w:p w14:paraId="28946FA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618D374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018EB38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($GLOBALS[$var] as $key =&gt; $value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5A8A0AD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7CCFFC2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$key, ENT_IGNORE,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5208719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</w:p>
    <w:p w14:paraId="28FB054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</w:t>
      </w:r>
      <w:proofErr w:type="spellStart"/>
      <w:r w:rsidRPr="0067287C">
        <w:rPr>
          <w:lang w:val="en-US"/>
        </w:rPr>
        <w:t>is_array</w:t>
      </w:r>
      <w:proofErr w:type="spellEnd"/>
      <w:r w:rsidRPr="0067287C">
        <w:rPr>
          <w:lang w:val="en-US"/>
        </w:rPr>
        <w:t>($value) &amp;</w:t>
      </w:r>
      <w:proofErr w:type="gramStart"/>
      <w:r w:rsidRPr="0067287C">
        <w:rPr>
          <w:lang w:val="en-US"/>
        </w:rPr>
        <w:t>&amp; !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is_object</w:t>
      </w:r>
      <w:proofErr w:type="spellEnd"/>
      <w:r w:rsidRPr="0067287C">
        <w:rPr>
          <w:lang w:val="en-US"/>
        </w:rPr>
        <w:t>($value)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4106309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$value, ENT_SUBSTITUTE,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2582C26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else</w:t>
      </w:r>
      <w:proofErr w:type="gramStart"/>
      <w:r w:rsidRPr="0067287C">
        <w:rPr>
          <w:lang w:val="en-US"/>
        </w:rPr>
        <w:t>: ?</w:t>
      </w:r>
      <w:proofErr w:type="gramEnd"/>
      <w:r w:rsidRPr="0067287C">
        <w:rPr>
          <w:lang w:val="en-US"/>
        </w:rPr>
        <w:t>&gt;</w:t>
      </w:r>
    </w:p>
    <w:p w14:paraId="246805E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                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'&lt;pre&gt;</w:t>
      </w:r>
      <w:proofErr w:type="gramStart"/>
      <w:r w:rsidRPr="0067287C">
        <w:rPr>
          <w:lang w:val="en-US"/>
        </w:rPr>
        <w:t>' .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print_</w:t>
      </w:r>
      <w:proofErr w:type="gramStart"/>
      <w:r w:rsidRPr="0067287C">
        <w:rPr>
          <w:lang w:val="en-US"/>
        </w:rPr>
        <w:t>r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$value, true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45B7B37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336C53F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&lt;/td&gt;</w:t>
      </w:r>
    </w:p>
    <w:p w14:paraId="5DDEEB7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    &lt;/tr&gt;</w:t>
      </w:r>
    </w:p>
    <w:p w14:paraId="4BFD582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endforeach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512AC08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7028F36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&lt;/table&gt;</w:t>
      </w:r>
    </w:p>
    <w:p w14:paraId="6E0D9F23" w14:textId="77777777" w:rsidR="0067287C" w:rsidRPr="0067287C" w:rsidRDefault="0067287C" w:rsidP="0067287C">
      <w:pPr>
        <w:rPr>
          <w:lang w:val="en-US"/>
        </w:rPr>
      </w:pPr>
    </w:p>
    <w:p w14:paraId="1B9EE5E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endforeach ?</w:t>
      </w:r>
      <w:proofErr w:type="gramEnd"/>
      <w:r w:rsidRPr="0067287C">
        <w:rPr>
          <w:lang w:val="en-US"/>
        </w:rPr>
        <w:t>&gt;</w:t>
      </w:r>
    </w:p>
    <w:p w14:paraId="39E6567D" w14:textId="77777777" w:rsidR="0067287C" w:rsidRPr="0067287C" w:rsidRDefault="0067287C" w:rsidP="0067287C">
      <w:pPr>
        <w:rPr>
          <w:lang w:val="en-US"/>
        </w:rPr>
      </w:pPr>
    </w:p>
    <w:p w14:paraId="5490BA2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($empty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4F421B3F" w14:textId="77777777" w:rsidR="0067287C" w:rsidRPr="0067287C" w:rsidRDefault="0067287C" w:rsidP="0067287C">
      <w:pPr>
        <w:rPr>
          <w:lang w:val="en-US"/>
        </w:rPr>
      </w:pPr>
    </w:p>
    <w:p w14:paraId="361C18C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&lt;div class="alert"&gt;</w:t>
      </w:r>
    </w:p>
    <w:p w14:paraId="6EEE67E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No $_GET, $_POST, or $_COOKIE Information to show.</w:t>
      </w:r>
    </w:p>
    <w:p w14:paraId="4B15B15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&lt;/div&gt;</w:t>
      </w:r>
    </w:p>
    <w:p w14:paraId="1A40F99A" w14:textId="77777777" w:rsidR="0067287C" w:rsidRPr="0067287C" w:rsidRDefault="0067287C" w:rsidP="0067287C">
      <w:pPr>
        <w:rPr>
          <w:lang w:val="en-US"/>
        </w:rPr>
      </w:pPr>
    </w:p>
    <w:p w14:paraId="49B435C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217EF86B" w14:textId="77777777" w:rsidR="0067287C" w:rsidRPr="0067287C" w:rsidRDefault="0067287C" w:rsidP="0067287C">
      <w:pPr>
        <w:rPr>
          <w:lang w:val="en-US"/>
        </w:rPr>
      </w:pPr>
    </w:p>
    <w:p w14:paraId="1F0CE96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$headers = $request-&gt;</w:t>
      </w:r>
      <w:proofErr w:type="spellStart"/>
      <w:proofErr w:type="gramStart"/>
      <w:r w:rsidRPr="0067287C">
        <w:rPr>
          <w:lang w:val="en-US"/>
        </w:rPr>
        <w:t>getHeaders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4D62E7A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empty($headers)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665E3707" w14:textId="77777777" w:rsidR="0067287C" w:rsidRPr="0067287C" w:rsidRDefault="0067287C" w:rsidP="0067287C">
      <w:pPr>
        <w:rPr>
          <w:lang w:val="en-US"/>
        </w:rPr>
      </w:pPr>
    </w:p>
    <w:p w14:paraId="4771F25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&lt;h3&gt;Headers&lt;/h3&gt;</w:t>
      </w:r>
    </w:p>
    <w:p w14:paraId="7969E10B" w14:textId="77777777" w:rsidR="0067287C" w:rsidRPr="0067287C" w:rsidRDefault="0067287C" w:rsidP="0067287C">
      <w:pPr>
        <w:rPr>
          <w:lang w:val="en-US"/>
        </w:rPr>
      </w:pPr>
    </w:p>
    <w:p w14:paraId="6DEB581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&lt;table&gt;</w:t>
      </w:r>
    </w:p>
    <w:p w14:paraId="78A0006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2D3CBF0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0E79EF6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&gt;Header&lt;/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76E2E7A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&gt;Value&lt;/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79DF228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&lt;/tr&gt;</w:t>
      </w:r>
    </w:p>
    <w:p w14:paraId="003C7BE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&lt;/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2B6ACF5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3BA14F2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($headers as $value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3666F19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(empty($value))</w:t>
      </w:r>
    </w:p>
    <w:p w14:paraId="264E5CC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{</w:t>
      </w:r>
    </w:p>
    <w:p w14:paraId="274A505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continue;</w:t>
      </w:r>
    </w:p>
    <w:p w14:paraId="68F8810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} ?&gt;</w:t>
      </w:r>
    </w:p>
    <w:p w14:paraId="207AD39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</w:t>
      </w:r>
      <w:proofErr w:type="spellStart"/>
      <w:r w:rsidRPr="0067287C">
        <w:rPr>
          <w:lang w:val="en-US"/>
        </w:rPr>
        <w:t>is_array</w:t>
      </w:r>
      <w:proofErr w:type="spellEnd"/>
      <w:r w:rsidRPr="0067287C">
        <w:rPr>
          <w:lang w:val="en-US"/>
        </w:rPr>
        <w:t>($value))</w:t>
      </w:r>
    </w:p>
    <w:p w14:paraId="23133C5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{</w:t>
      </w:r>
    </w:p>
    <w:p w14:paraId="33FEA73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$value = [$value];</w:t>
      </w:r>
    </w:p>
    <w:p w14:paraId="4B61485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} ?&gt;</w:t>
      </w:r>
    </w:p>
    <w:p w14:paraId="6E1FF76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($value as $h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5B63428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&lt;tr&gt;</w:t>
      </w:r>
    </w:p>
    <w:p w14:paraId="09FBDE5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esc($h-&gt;</w:t>
      </w:r>
      <w:proofErr w:type="spellStart"/>
      <w:proofErr w:type="gramStart"/>
      <w:r w:rsidRPr="0067287C">
        <w:rPr>
          <w:lang w:val="en-US"/>
        </w:rPr>
        <w:t>getName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), 'html'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1E8D199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esc($h-&gt;</w:t>
      </w:r>
      <w:proofErr w:type="spellStart"/>
      <w:proofErr w:type="gramStart"/>
      <w:r w:rsidRPr="0067287C">
        <w:rPr>
          <w:lang w:val="en-US"/>
        </w:rPr>
        <w:t>getValueLine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), 'html'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261B0D2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&lt;/tr&gt;</w:t>
      </w:r>
    </w:p>
    <w:p w14:paraId="76D5129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endforeach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67383C1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endforeach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736658E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386E981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&lt;/table&gt;</w:t>
      </w:r>
    </w:p>
    <w:p w14:paraId="05CDD7D1" w14:textId="77777777" w:rsidR="0067287C" w:rsidRPr="0067287C" w:rsidRDefault="0067287C" w:rsidP="0067287C">
      <w:pPr>
        <w:rPr>
          <w:lang w:val="en-US"/>
        </w:rPr>
      </w:pPr>
    </w:p>
    <w:p w14:paraId="44DD338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750DE01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&lt;/div&gt;</w:t>
      </w:r>
    </w:p>
    <w:p w14:paraId="305B82DE" w14:textId="77777777" w:rsidR="0067287C" w:rsidRPr="0067287C" w:rsidRDefault="0067287C" w:rsidP="0067287C">
      <w:pPr>
        <w:rPr>
          <w:lang w:val="en-US"/>
        </w:rPr>
      </w:pPr>
    </w:p>
    <w:p w14:paraId="41B8395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Response --&gt;</w:t>
      </w:r>
    </w:p>
    <w:p w14:paraId="537BBAE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&lt;?</w:t>
      </w:r>
      <w:proofErr w:type="spellStart"/>
      <w:r w:rsidRPr="0067287C">
        <w:rPr>
          <w:lang w:val="en-US"/>
        </w:rPr>
        <w:t>php</w:t>
      </w:r>
      <w:proofErr w:type="spellEnd"/>
    </w:p>
    <w:p w14:paraId="4CBD3D8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 xml:space="preserve">                $response = </w:t>
      </w:r>
      <w:proofErr w:type="gramStart"/>
      <w:r w:rsidRPr="0067287C">
        <w:rPr>
          <w:lang w:val="en-US"/>
        </w:rPr>
        <w:t>\Config\Services::response(</w:t>
      </w:r>
      <w:proofErr w:type="gramEnd"/>
      <w:r w:rsidRPr="0067287C">
        <w:rPr>
          <w:lang w:val="en-US"/>
        </w:rPr>
        <w:t>);</w:t>
      </w:r>
    </w:p>
    <w:p w14:paraId="12ED49B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$response-&gt;</w:t>
      </w:r>
      <w:proofErr w:type="spellStart"/>
      <w:r w:rsidRPr="0067287C">
        <w:rPr>
          <w:lang w:val="en-US"/>
        </w:rPr>
        <w:t>setStatusCode</w:t>
      </w:r>
      <w:proofErr w:type="spell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http_response_</w:t>
      </w:r>
      <w:proofErr w:type="gramStart"/>
      <w:r w:rsidRPr="0067287C">
        <w:rPr>
          <w:lang w:val="en-US"/>
        </w:rPr>
        <w:t>code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));</w:t>
      </w:r>
    </w:p>
    <w:p w14:paraId="3430DE3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?&gt;</w:t>
      </w:r>
    </w:p>
    <w:p w14:paraId="51CAF3A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&lt;div class="content" id="response"&gt;</w:t>
      </w:r>
    </w:p>
    <w:p w14:paraId="71F1FC3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&lt;table&gt;</w:t>
      </w:r>
    </w:p>
    <w:p w14:paraId="6B6502A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&lt;tr&gt;</w:t>
      </w:r>
    </w:p>
    <w:p w14:paraId="1D23772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&lt;td style="width: 15em"&gt;Response Status&lt;/td&gt;</w:t>
      </w:r>
    </w:p>
    <w:p w14:paraId="749E7C0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$response-&gt;</w:t>
      </w:r>
      <w:proofErr w:type="spellStart"/>
      <w:proofErr w:type="gramStart"/>
      <w:r w:rsidRPr="0067287C">
        <w:rPr>
          <w:lang w:val="en-US"/>
        </w:rPr>
        <w:t>getStatusCode</w:t>
      </w:r>
      <w:proofErr w:type="spellEnd"/>
      <w:r w:rsidRPr="0067287C">
        <w:rPr>
          <w:lang w:val="en-US"/>
        </w:rPr>
        <w:t>() .</w:t>
      </w:r>
      <w:proofErr w:type="gramEnd"/>
      <w:r w:rsidRPr="0067287C">
        <w:rPr>
          <w:lang w:val="en-US"/>
        </w:rPr>
        <w:t xml:space="preserve"> ' - ' . $response-&gt;</w:t>
      </w:r>
      <w:proofErr w:type="spellStart"/>
      <w:proofErr w:type="gramStart"/>
      <w:r w:rsidRPr="0067287C">
        <w:rPr>
          <w:lang w:val="en-US"/>
        </w:rPr>
        <w:t>getReason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>&gt;&lt;/td&gt;</w:t>
      </w:r>
    </w:p>
    <w:p w14:paraId="7F087A6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&lt;/tr&gt;</w:t>
      </w:r>
    </w:p>
    <w:p w14:paraId="034D5A7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&lt;/table&gt;</w:t>
      </w:r>
    </w:p>
    <w:p w14:paraId="4994BAAF" w14:textId="77777777" w:rsidR="0067287C" w:rsidRPr="0067287C" w:rsidRDefault="0067287C" w:rsidP="0067287C">
      <w:pPr>
        <w:rPr>
          <w:lang w:val="en-US"/>
        </w:rPr>
      </w:pPr>
    </w:p>
    <w:p w14:paraId="69CAA68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$headers = $response-&gt;</w:t>
      </w:r>
      <w:proofErr w:type="spellStart"/>
      <w:proofErr w:type="gramStart"/>
      <w:r w:rsidRPr="0067287C">
        <w:rPr>
          <w:lang w:val="en-US"/>
        </w:rPr>
        <w:t>getHeaders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1E63DA3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if (! empty($headers)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77B85BC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natsort</w:t>
      </w:r>
      <w:proofErr w:type="spellEnd"/>
      <w:r w:rsidRPr="0067287C">
        <w:rPr>
          <w:lang w:val="en-US"/>
        </w:rPr>
        <w:t>($headers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76A4F624" w14:textId="77777777" w:rsidR="0067287C" w:rsidRPr="0067287C" w:rsidRDefault="0067287C" w:rsidP="0067287C">
      <w:pPr>
        <w:rPr>
          <w:lang w:val="en-US"/>
        </w:rPr>
      </w:pPr>
    </w:p>
    <w:p w14:paraId="3183CD2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&lt;h3&gt;Headers&lt;/h3&gt;</w:t>
      </w:r>
    </w:p>
    <w:p w14:paraId="2862E1D5" w14:textId="77777777" w:rsidR="0067287C" w:rsidRPr="0067287C" w:rsidRDefault="0067287C" w:rsidP="0067287C">
      <w:pPr>
        <w:rPr>
          <w:lang w:val="en-US"/>
        </w:rPr>
      </w:pPr>
    </w:p>
    <w:p w14:paraId="747E81D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&lt;table&gt;</w:t>
      </w:r>
    </w:p>
    <w:p w14:paraId="344810A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4BB4117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&lt;tr&gt;</w:t>
      </w:r>
    </w:p>
    <w:p w14:paraId="560ED58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&gt;Header&lt;/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12235B7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&gt;Value&lt;/</w:t>
      </w:r>
      <w:proofErr w:type="spellStart"/>
      <w:r w:rsidRPr="0067287C">
        <w:rPr>
          <w:lang w:val="en-US"/>
        </w:rPr>
        <w:t>th</w:t>
      </w:r>
      <w:proofErr w:type="spellEnd"/>
      <w:r w:rsidRPr="0067287C">
        <w:rPr>
          <w:lang w:val="en-US"/>
        </w:rPr>
        <w:t>&gt;</w:t>
      </w:r>
    </w:p>
    <w:p w14:paraId="7178A48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&lt;/tr&gt;</w:t>
      </w:r>
    </w:p>
    <w:p w14:paraId="3C4C5650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thead</w:t>
      </w:r>
      <w:proofErr w:type="spellEnd"/>
      <w:r w:rsidRPr="0067287C">
        <w:rPr>
          <w:lang w:val="en-US"/>
        </w:rPr>
        <w:t>&gt;</w:t>
      </w:r>
    </w:p>
    <w:p w14:paraId="5798065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7E390CA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($headers as $name =&gt; $value</w:t>
      </w:r>
      <w:proofErr w:type="gramStart"/>
      <w:r w:rsidRPr="0067287C">
        <w:rPr>
          <w:lang w:val="en-US"/>
        </w:rPr>
        <w:t>) :</w:t>
      </w:r>
      <w:proofErr w:type="gramEnd"/>
      <w:r w:rsidRPr="0067287C">
        <w:rPr>
          <w:lang w:val="en-US"/>
        </w:rPr>
        <w:t xml:space="preserve"> ?&gt;</w:t>
      </w:r>
    </w:p>
    <w:p w14:paraId="6DA8427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        &lt;tr&gt;</w:t>
      </w:r>
    </w:p>
    <w:p w14:paraId="6B0A54D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esc(</w:t>
      </w:r>
      <w:proofErr w:type="gramEnd"/>
      <w:r w:rsidRPr="0067287C">
        <w:rPr>
          <w:lang w:val="en-US"/>
        </w:rPr>
        <w:t>$name, 'html'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0665FAA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esc($response-&gt;</w:t>
      </w:r>
      <w:proofErr w:type="spellStart"/>
      <w:r w:rsidRPr="0067287C">
        <w:rPr>
          <w:lang w:val="en-US"/>
        </w:rPr>
        <w:t>getHeaderLine</w:t>
      </w:r>
      <w:proofErr w:type="spellEnd"/>
      <w:r w:rsidRPr="0067287C">
        <w:rPr>
          <w:lang w:val="en-US"/>
        </w:rPr>
        <w:t>($name), 'html'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114D88D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&lt;/tr&gt;</w:t>
      </w:r>
    </w:p>
    <w:p w14:paraId="6687BEC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endforeach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00AFB3B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6F8F176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&lt;/table&gt;</w:t>
      </w:r>
    </w:p>
    <w:p w14:paraId="5F8197AB" w14:textId="77777777" w:rsidR="0067287C" w:rsidRPr="0067287C" w:rsidRDefault="0067287C" w:rsidP="0067287C">
      <w:pPr>
        <w:rPr>
          <w:lang w:val="en-US"/>
        </w:rPr>
      </w:pPr>
    </w:p>
    <w:p w14:paraId="09A46AF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endif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03A94D0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&lt;/div&gt;</w:t>
      </w:r>
    </w:p>
    <w:p w14:paraId="10FC7BE1" w14:textId="77777777" w:rsidR="0067287C" w:rsidRPr="0067287C" w:rsidRDefault="0067287C" w:rsidP="0067287C">
      <w:pPr>
        <w:rPr>
          <w:lang w:val="en-US"/>
        </w:rPr>
      </w:pPr>
    </w:p>
    <w:p w14:paraId="4129300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Files --&gt;</w:t>
      </w:r>
    </w:p>
    <w:p w14:paraId="6423FC0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&lt;div class="content" id="files"&gt;</w:t>
      </w:r>
    </w:p>
    <w:p w14:paraId="53881B3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$files = </w:t>
      </w:r>
      <w:proofErr w:type="spellStart"/>
      <w:r w:rsidRPr="0067287C">
        <w:rPr>
          <w:lang w:val="en-US"/>
        </w:rPr>
        <w:t>get_included_</w:t>
      </w:r>
      <w:proofErr w:type="gramStart"/>
      <w:r w:rsidRPr="0067287C">
        <w:rPr>
          <w:lang w:val="en-US"/>
        </w:rPr>
        <w:t>files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)</w:t>
      </w:r>
      <w:proofErr w:type="gramStart"/>
      <w:r w:rsidRPr="0067287C">
        <w:rPr>
          <w:lang w:val="en-US"/>
        </w:rPr>
        <w:t>; ?</w:t>
      </w:r>
      <w:proofErr w:type="gramEnd"/>
      <w:r w:rsidRPr="0067287C">
        <w:rPr>
          <w:lang w:val="en-US"/>
        </w:rPr>
        <w:t>&gt;</w:t>
      </w:r>
    </w:p>
    <w:p w14:paraId="2789E1AE" w14:textId="77777777" w:rsidR="0067287C" w:rsidRPr="0067287C" w:rsidRDefault="0067287C" w:rsidP="0067287C">
      <w:pPr>
        <w:rPr>
          <w:lang w:val="en-US"/>
        </w:rPr>
      </w:pPr>
    </w:p>
    <w:p w14:paraId="6FA3A6F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</w:t>
      </w:r>
      <w:proofErr w:type="spellStart"/>
      <w:r w:rsidRPr="0067287C">
        <w:rPr>
          <w:lang w:val="en-US"/>
        </w:rPr>
        <w:t>ol</w:t>
      </w:r>
      <w:proofErr w:type="spellEnd"/>
      <w:r w:rsidRPr="0067287C">
        <w:rPr>
          <w:lang w:val="en-US"/>
        </w:rPr>
        <w:t>&gt;</w:t>
      </w:r>
    </w:p>
    <w:p w14:paraId="7449ABB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foreach ($files as $file</w:t>
      </w:r>
      <w:proofErr w:type="gramStart"/>
      <w:r w:rsidRPr="0067287C">
        <w:rPr>
          <w:lang w:val="en-US"/>
        </w:rPr>
        <w:t>) :?&gt;</w:t>
      </w:r>
      <w:proofErr w:type="gramEnd"/>
    </w:p>
    <w:p w14:paraId="494CB4A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&lt;li&gt;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htmlspecialchars</w:t>
      </w:r>
      <w:proofErr w:type="spellEnd"/>
      <w:r w:rsidRPr="0067287C">
        <w:rPr>
          <w:lang w:val="en-US"/>
        </w:rPr>
        <w:t>( static::</w:t>
      </w:r>
      <w:proofErr w:type="spellStart"/>
      <w:proofErr w:type="gramEnd"/>
      <w:r w:rsidRPr="0067287C">
        <w:rPr>
          <w:lang w:val="en-US"/>
        </w:rPr>
        <w:t>cleanPath</w:t>
      </w:r>
      <w:proofErr w:type="spellEnd"/>
      <w:r w:rsidRPr="0067287C">
        <w:rPr>
          <w:lang w:val="en-US"/>
        </w:rPr>
        <w:t>($file), ENT_SUBSTITUTE, 'UTF-8'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&gt;&lt;/li&gt;</w:t>
      </w:r>
    </w:p>
    <w:p w14:paraId="1EBABD7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&lt;?</w:t>
      </w:r>
      <w:proofErr w:type="spellStart"/>
      <w:r w:rsidRPr="0067287C">
        <w:rPr>
          <w:lang w:val="en-US"/>
        </w:rPr>
        <w:t>php</w:t>
      </w:r>
      <w:proofErr w:type="spell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endforeach ?</w:t>
      </w:r>
      <w:proofErr w:type="gramEnd"/>
      <w:r w:rsidRPr="0067287C">
        <w:rPr>
          <w:lang w:val="en-US"/>
        </w:rPr>
        <w:t>&gt;</w:t>
      </w:r>
    </w:p>
    <w:p w14:paraId="7D0429F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&lt;/</w:t>
      </w:r>
      <w:proofErr w:type="spellStart"/>
      <w:r w:rsidRPr="0067287C">
        <w:rPr>
          <w:lang w:val="en-US"/>
        </w:rPr>
        <w:t>ol</w:t>
      </w:r>
      <w:proofErr w:type="spellEnd"/>
      <w:r w:rsidRPr="0067287C">
        <w:rPr>
          <w:lang w:val="en-US"/>
        </w:rPr>
        <w:t>&gt;</w:t>
      </w:r>
    </w:p>
    <w:p w14:paraId="23C9F1F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&lt;/div&gt;</w:t>
      </w:r>
    </w:p>
    <w:p w14:paraId="155494D5" w14:textId="77777777" w:rsidR="0067287C" w:rsidRPr="0067287C" w:rsidRDefault="0067287C" w:rsidP="0067287C">
      <w:pPr>
        <w:rPr>
          <w:lang w:val="en-US"/>
        </w:rPr>
      </w:pPr>
    </w:p>
    <w:p w14:paraId="68DE6BC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Memory --&gt;</w:t>
      </w:r>
    </w:p>
    <w:p w14:paraId="37D94DD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&lt;div class="content" id="memory"&gt;</w:t>
      </w:r>
    </w:p>
    <w:p w14:paraId="268C12D0" w14:textId="77777777" w:rsidR="0067287C" w:rsidRPr="0067287C" w:rsidRDefault="0067287C" w:rsidP="0067287C">
      <w:pPr>
        <w:rPr>
          <w:lang w:val="en-US"/>
        </w:rPr>
      </w:pPr>
    </w:p>
    <w:p w14:paraId="66BA8A0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&lt;table&gt;</w:t>
      </w:r>
    </w:p>
    <w:p w14:paraId="1D4D3D6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                    &lt;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3739679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3048F20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&lt;td&gt;Memory Usage&lt;/td&gt;</w:t>
      </w:r>
    </w:p>
    <w:p w14:paraId="7979403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static::</w:t>
      </w:r>
      <w:proofErr w:type="spellStart"/>
      <w:proofErr w:type="gramEnd"/>
      <w:r w:rsidRPr="0067287C">
        <w:rPr>
          <w:lang w:val="en-US"/>
        </w:rPr>
        <w:t>describeMemory</w:t>
      </w:r>
      <w:proofErr w:type="spell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memory_get_usage</w:t>
      </w:r>
      <w:proofErr w:type="spellEnd"/>
      <w:r w:rsidRPr="0067287C">
        <w:rPr>
          <w:lang w:val="en-US"/>
        </w:rPr>
        <w:t>(true)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3BA18A1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3F3BAE5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6F9BD72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 style="width: 12em"&gt;Peak Memory Usage:&lt;/td&gt;</w:t>
      </w:r>
    </w:p>
    <w:p w14:paraId="48990E8A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static::</w:t>
      </w:r>
      <w:proofErr w:type="spellStart"/>
      <w:proofErr w:type="gramEnd"/>
      <w:r w:rsidRPr="0067287C">
        <w:rPr>
          <w:lang w:val="en-US"/>
        </w:rPr>
        <w:t>describeMemory</w:t>
      </w:r>
      <w:proofErr w:type="spellEnd"/>
      <w:r w:rsidRPr="0067287C">
        <w:rPr>
          <w:lang w:val="en-US"/>
        </w:rPr>
        <w:t>(</w:t>
      </w:r>
      <w:proofErr w:type="spellStart"/>
      <w:r w:rsidRPr="0067287C">
        <w:rPr>
          <w:lang w:val="en-US"/>
        </w:rPr>
        <w:t>memory_get_peak_usage</w:t>
      </w:r>
      <w:proofErr w:type="spellEnd"/>
      <w:r w:rsidRPr="0067287C">
        <w:rPr>
          <w:lang w:val="en-US"/>
        </w:rPr>
        <w:t>(true)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32CFA03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6242673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&lt;tr&gt;</w:t>
      </w:r>
    </w:p>
    <w:p w14:paraId="287FD319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&lt;td&gt;Memory Limit:&lt;/td&gt;</w:t>
      </w:r>
    </w:p>
    <w:p w14:paraId="4AD23F8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    &lt;td&gt;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ini_get</w:t>
      </w:r>
      <w:proofErr w:type="spellEnd"/>
      <w:r w:rsidRPr="0067287C">
        <w:rPr>
          <w:lang w:val="en-US"/>
        </w:rPr>
        <w:t>('</w:t>
      </w:r>
      <w:proofErr w:type="spellStart"/>
      <w:r w:rsidRPr="0067287C">
        <w:rPr>
          <w:lang w:val="en-US"/>
        </w:rPr>
        <w:t>memory_limit</w:t>
      </w:r>
      <w:proofErr w:type="spellEnd"/>
      <w:r w:rsidRPr="0067287C">
        <w:rPr>
          <w:lang w:val="en-US"/>
        </w:rPr>
        <w:t>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&gt;&lt;/td&gt;</w:t>
      </w:r>
    </w:p>
    <w:p w14:paraId="7EDCB30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    &lt;/tr&gt;</w:t>
      </w:r>
    </w:p>
    <w:p w14:paraId="73CDE7B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    &lt;/</w:t>
      </w:r>
      <w:proofErr w:type="spellStart"/>
      <w:r w:rsidRPr="0067287C">
        <w:rPr>
          <w:lang w:val="en-US"/>
        </w:rPr>
        <w:t>tbody</w:t>
      </w:r>
      <w:proofErr w:type="spellEnd"/>
      <w:r w:rsidRPr="0067287C">
        <w:rPr>
          <w:lang w:val="en-US"/>
        </w:rPr>
        <w:t>&gt;</w:t>
      </w:r>
    </w:p>
    <w:p w14:paraId="3D3F4A3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    &lt;/table&gt;</w:t>
      </w:r>
    </w:p>
    <w:p w14:paraId="400E3D9A" w14:textId="77777777" w:rsidR="0067287C" w:rsidRPr="0067287C" w:rsidRDefault="0067287C" w:rsidP="0067287C">
      <w:pPr>
        <w:rPr>
          <w:lang w:val="en-US"/>
        </w:rPr>
      </w:pPr>
    </w:p>
    <w:p w14:paraId="7D5E03D3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&lt;/div&gt;</w:t>
      </w:r>
    </w:p>
    <w:p w14:paraId="1AC5AF6A" w14:textId="77777777" w:rsidR="0067287C" w:rsidRPr="0067287C" w:rsidRDefault="0067287C" w:rsidP="0067287C">
      <w:pPr>
        <w:rPr>
          <w:lang w:val="en-US"/>
        </w:rPr>
      </w:pPr>
    </w:p>
    <w:p w14:paraId="2CE72F6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&lt;/div</w:t>
      </w:r>
      <w:proofErr w:type="gramStart"/>
      <w:r w:rsidRPr="0067287C">
        <w:rPr>
          <w:lang w:val="en-US"/>
        </w:rPr>
        <w:t>&gt;  &lt;</w:t>
      </w:r>
      <w:proofErr w:type="gramEnd"/>
      <w:r w:rsidRPr="0067287C">
        <w:rPr>
          <w:lang w:val="en-US"/>
        </w:rPr>
        <w:t>!-- /tab-content --&gt;</w:t>
      </w:r>
    </w:p>
    <w:p w14:paraId="3C135219" w14:textId="77777777" w:rsidR="0067287C" w:rsidRPr="0067287C" w:rsidRDefault="0067287C" w:rsidP="0067287C">
      <w:pPr>
        <w:rPr>
          <w:lang w:val="en-US"/>
        </w:rPr>
      </w:pPr>
    </w:p>
    <w:p w14:paraId="4C41595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&lt;/div&gt; </w:t>
      </w:r>
      <w:proofErr w:type="gramStart"/>
      <w:r w:rsidRPr="0067287C">
        <w:rPr>
          <w:lang w:val="en-US"/>
        </w:rPr>
        <w:t>&lt;!--</w:t>
      </w:r>
      <w:proofErr w:type="gramEnd"/>
      <w:r w:rsidRPr="0067287C">
        <w:rPr>
          <w:lang w:val="en-US"/>
        </w:rPr>
        <w:t xml:space="preserve"> /container --&gt;</w:t>
      </w:r>
    </w:p>
    <w:p w14:paraId="020CD9F7" w14:textId="77777777" w:rsidR="0067287C" w:rsidRPr="0067287C" w:rsidRDefault="0067287C" w:rsidP="0067287C">
      <w:pPr>
        <w:rPr>
          <w:lang w:val="en-US"/>
        </w:rPr>
      </w:pPr>
    </w:p>
    <w:p w14:paraId="4212822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&lt;div class="footer"&gt;</w:t>
      </w:r>
    </w:p>
    <w:p w14:paraId="5B18704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&lt;div class="container"&gt;</w:t>
      </w:r>
    </w:p>
    <w:p w14:paraId="53976D24" w14:textId="77777777" w:rsidR="0067287C" w:rsidRPr="0067287C" w:rsidRDefault="0067287C" w:rsidP="0067287C">
      <w:pPr>
        <w:rPr>
          <w:lang w:val="en-US"/>
        </w:rPr>
      </w:pPr>
    </w:p>
    <w:p w14:paraId="7342DDC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&lt;p&gt;</w:t>
      </w:r>
    </w:p>
    <w:p w14:paraId="674259F4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 xml:space="preserve">                Displayed at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date('</w:t>
      </w:r>
      <w:proofErr w:type="spellStart"/>
      <w:proofErr w:type="gramStart"/>
      <w:r w:rsidRPr="0067287C">
        <w:rPr>
          <w:lang w:val="en-US"/>
        </w:rPr>
        <w:t>H:i</w:t>
      </w:r>
      <w:proofErr w:type="gramEnd"/>
      <w:r w:rsidRPr="0067287C">
        <w:rPr>
          <w:lang w:val="en-US"/>
        </w:rPr>
        <w:t>:sa</w:t>
      </w:r>
      <w:proofErr w:type="spellEnd"/>
      <w:r w:rsidRPr="0067287C">
        <w:rPr>
          <w:lang w:val="en-US"/>
        </w:rPr>
        <w:t>'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 &amp;</w:t>
      </w:r>
      <w:proofErr w:type="spellStart"/>
      <w:r w:rsidRPr="0067287C">
        <w:rPr>
          <w:lang w:val="en-US"/>
        </w:rPr>
        <w:t>mdash</w:t>
      </w:r>
      <w:proofErr w:type="spellEnd"/>
      <w:r w:rsidRPr="0067287C">
        <w:rPr>
          <w:lang w:val="en-US"/>
        </w:rPr>
        <w:t>;</w:t>
      </w:r>
    </w:p>
    <w:p w14:paraId="7781D6D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PHP: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proofErr w:type="gramStart"/>
      <w:r w:rsidRPr="0067287C">
        <w:rPr>
          <w:lang w:val="en-US"/>
        </w:rPr>
        <w:t>phpversion</w:t>
      </w:r>
      <w:proofErr w:type="spellEnd"/>
      <w:r w:rsidRPr="0067287C">
        <w:rPr>
          <w:lang w:val="en-US"/>
        </w:rPr>
        <w:t>() ?</w:t>
      </w:r>
      <w:proofErr w:type="gramEnd"/>
      <w:r w:rsidRPr="0067287C">
        <w:rPr>
          <w:lang w:val="en-US"/>
        </w:rPr>
        <w:t>&gt;  &amp;</w:t>
      </w:r>
      <w:proofErr w:type="spellStart"/>
      <w:r w:rsidRPr="0067287C">
        <w:rPr>
          <w:lang w:val="en-US"/>
        </w:rPr>
        <w:t>mdash</w:t>
      </w:r>
      <w:proofErr w:type="spellEnd"/>
      <w:r w:rsidRPr="0067287C">
        <w:rPr>
          <w:lang w:val="en-US"/>
        </w:rPr>
        <w:t>;</w:t>
      </w:r>
    </w:p>
    <w:p w14:paraId="4B1C7B0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        CodeIgniter: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gramStart"/>
      <w:r w:rsidRPr="0067287C">
        <w:rPr>
          <w:lang w:val="en-US"/>
        </w:rPr>
        <w:t>\CodeIgniter\CodeIgniter::</w:t>
      </w:r>
      <w:proofErr w:type="gramEnd"/>
      <w:r w:rsidRPr="0067287C">
        <w:rPr>
          <w:lang w:val="en-US"/>
        </w:rPr>
        <w:t>CI_</w:t>
      </w:r>
      <w:proofErr w:type="gramStart"/>
      <w:r w:rsidRPr="0067287C">
        <w:rPr>
          <w:lang w:val="en-US"/>
        </w:rPr>
        <w:t>VERSION ?</w:t>
      </w:r>
      <w:proofErr w:type="gramEnd"/>
      <w:r w:rsidRPr="0067287C">
        <w:rPr>
          <w:lang w:val="en-US"/>
        </w:rPr>
        <w:t>&gt;</w:t>
      </w:r>
    </w:p>
    <w:p w14:paraId="1EA7C17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    &lt;/p&gt;</w:t>
      </w:r>
    </w:p>
    <w:p w14:paraId="24B69002" w14:textId="77777777" w:rsidR="0067287C" w:rsidRPr="0067287C" w:rsidRDefault="0067287C" w:rsidP="0067287C">
      <w:pPr>
        <w:rPr>
          <w:lang w:val="en-US"/>
        </w:rPr>
      </w:pPr>
    </w:p>
    <w:p w14:paraId="0ABF6E0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&lt;/div&gt;</w:t>
      </w:r>
    </w:p>
    <w:p w14:paraId="6CECB91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&lt;/div&gt;</w:t>
      </w:r>
    </w:p>
    <w:p w14:paraId="50858A2F" w14:textId="77777777" w:rsidR="0067287C" w:rsidRPr="0067287C" w:rsidRDefault="0067287C" w:rsidP="0067287C">
      <w:pPr>
        <w:rPr>
          <w:lang w:val="en-US"/>
        </w:rPr>
      </w:pPr>
    </w:p>
    <w:p w14:paraId="2E131D65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&lt;/body&gt;</w:t>
      </w:r>
    </w:p>
    <w:p w14:paraId="2E5B69E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&lt;/html&gt;</w:t>
      </w:r>
    </w:p>
    <w:p w14:paraId="03F9D3CE" w14:textId="77777777" w:rsidR="0067287C" w:rsidRPr="0067287C" w:rsidRDefault="0067287C" w:rsidP="0067287C">
      <w:pPr>
        <w:rPr>
          <w:lang w:val="en-US"/>
        </w:rPr>
      </w:pPr>
    </w:p>
    <w:p w14:paraId="7201EC86" w14:textId="77777777" w:rsidR="0067287C" w:rsidRPr="0067287C" w:rsidRDefault="0067287C" w:rsidP="0067287C">
      <w:pPr>
        <w:rPr>
          <w:lang w:val="en-US"/>
        </w:rPr>
      </w:pPr>
    </w:p>
    <w:p w14:paraId="40CABE6C" w14:textId="6DC32C8F" w:rsidR="0047109A" w:rsidRDefault="0047109A" w:rsidP="0047109A">
      <w:pPr>
        <w:pStyle w:val="Ttulo5"/>
        <w:rPr>
          <w:lang w:val="en-US"/>
        </w:rPr>
      </w:pPr>
      <w:r w:rsidRPr="00491555">
        <w:rPr>
          <w:lang w:val="en-US"/>
        </w:rPr>
        <w:t>2.1.1</w:t>
      </w:r>
      <w:r>
        <w:rPr>
          <w:lang w:val="en-US"/>
        </w:rPr>
        <w:t>0</w:t>
      </w:r>
      <w:r w:rsidRPr="00491555">
        <w:rPr>
          <w:lang w:val="en-US"/>
        </w:rPr>
        <w:t>.</w:t>
      </w:r>
      <w:r>
        <w:rPr>
          <w:lang w:val="en-US"/>
        </w:rPr>
        <w:t>3</w:t>
      </w:r>
      <w:r w:rsidRPr="00491555">
        <w:rPr>
          <w:lang w:val="en-US"/>
        </w:rPr>
        <w:t>.</w:t>
      </w:r>
      <w:r w:rsidR="000537CE">
        <w:rPr>
          <w:lang w:val="en-US"/>
        </w:rPr>
        <w:t>8</w:t>
      </w:r>
      <w:r w:rsidRPr="00491555">
        <w:rPr>
          <w:lang w:val="en-US"/>
        </w:rPr>
        <w:t xml:space="preserve"> </w:t>
      </w:r>
      <w:r>
        <w:rPr>
          <w:lang w:val="en-US"/>
        </w:rPr>
        <w:t>html/</w:t>
      </w:r>
      <w:proofErr w:type="spellStart"/>
      <w:r w:rsidR="000537CE">
        <w:rPr>
          <w:lang w:val="en-US"/>
        </w:rPr>
        <w:t>production</w:t>
      </w:r>
      <w:r w:rsidRPr="00491555">
        <w:rPr>
          <w:lang w:val="en-US"/>
        </w:rPr>
        <w:t>.php</w:t>
      </w:r>
      <w:proofErr w:type="spellEnd"/>
    </w:p>
    <w:p w14:paraId="221D261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&lt;!doctype html&gt;</w:t>
      </w:r>
    </w:p>
    <w:p w14:paraId="534AE9F1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&lt;html&gt;</w:t>
      </w:r>
    </w:p>
    <w:p w14:paraId="7BFD951E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&lt;head&gt;</w:t>
      </w:r>
    </w:p>
    <w:p w14:paraId="4A4EA68B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&lt;meta charset="UTF-8"&gt;</w:t>
      </w:r>
    </w:p>
    <w:p w14:paraId="46580C12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&lt;meta name="robots" content="</w:t>
      </w:r>
      <w:proofErr w:type="spellStart"/>
      <w:r w:rsidRPr="0067287C">
        <w:rPr>
          <w:lang w:val="en-US"/>
        </w:rPr>
        <w:t>noindex</w:t>
      </w:r>
      <w:proofErr w:type="spellEnd"/>
      <w:r w:rsidRPr="0067287C">
        <w:rPr>
          <w:lang w:val="en-US"/>
        </w:rPr>
        <w:t>"&gt;</w:t>
      </w:r>
    </w:p>
    <w:p w14:paraId="3AD3E5C2" w14:textId="77777777" w:rsidR="0067287C" w:rsidRPr="0067287C" w:rsidRDefault="0067287C" w:rsidP="0067287C">
      <w:pPr>
        <w:rPr>
          <w:lang w:val="en-US"/>
        </w:rPr>
      </w:pPr>
    </w:p>
    <w:p w14:paraId="6E22076F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&lt;title&gt;</w:t>
      </w:r>
      <w:proofErr w:type="gramStart"/>
      <w:r w:rsidRPr="0067287C">
        <w:rPr>
          <w:lang w:val="en-US"/>
        </w:rPr>
        <w:t>Whoops!&lt;</w:t>
      </w:r>
      <w:proofErr w:type="gramEnd"/>
      <w:r w:rsidRPr="0067287C">
        <w:rPr>
          <w:lang w:val="en-US"/>
        </w:rPr>
        <w:t>/title&gt;</w:t>
      </w:r>
    </w:p>
    <w:p w14:paraId="2A8423DD" w14:textId="77777777" w:rsidR="0067287C" w:rsidRPr="0067287C" w:rsidRDefault="0067287C" w:rsidP="0067287C">
      <w:pPr>
        <w:rPr>
          <w:lang w:val="en-US"/>
        </w:rPr>
      </w:pPr>
    </w:p>
    <w:p w14:paraId="2A60968D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&lt;style type="text/</w:t>
      </w:r>
      <w:proofErr w:type="spellStart"/>
      <w:r w:rsidRPr="0067287C">
        <w:rPr>
          <w:lang w:val="en-US"/>
        </w:rPr>
        <w:t>css</w:t>
      </w:r>
      <w:proofErr w:type="spellEnd"/>
      <w:r w:rsidRPr="0067287C">
        <w:rPr>
          <w:lang w:val="en-US"/>
        </w:rPr>
        <w:t>"&gt;</w:t>
      </w:r>
    </w:p>
    <w:p w14:paraId="567C5AB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 xml:space="preserve">        </w:t>
      </w:r>
      <w:proofErr w:type="gramStart"/>
      <w:r w:rsidRPr="0067287C">
        <w:rPr>
          <w:lang w:val="en-US"/>
        </w:rPr>
        <w:t>&lt;?=</w:t>
      </w:r>
      <w:proofErr w:type="gramEnd"/>
      <w:r w:rsidRPr="0067287C">
        <w:rPr>
          <w:lang w:val="en-US"/>
        </w:rPr>
        <w:t xml:space="preserve"> </w:t>
      </w:r>
      <w:proofErr w:type="spellStart"/>
      <w:r w:rsidRPr="0067287C">
        <w:rPr>
          <w:lang w:val="en-US"/>
        </w:rPr>
        <w:t>preg_</w:t>
      </w:r>
      <w:proofErr w:type="gramStart"/>
      <w:r w:rsidRPr="0067287C">
        <w:rPr>
          <w:lang w:val="en-US"/>
        </w:rPr>
        <w:t>replace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'</w:t>
      </w:r>
      <w:proofErr w:type="gramStart"/>
      <w:r w:rsidRPr="0067287C">
        <w:rPr>
          <w:lang w:val="en-US"/>
        </w:rPr>
        <w:t>#[\r\n\t ]</w:t>
      </w:r>
      <w:proofErr w:type="gramEnd"/>
      <w:r w:rsidRPr="0067287C">
        <w:rPr>
          <w:lang w:val="en-US"/>
        </w:rPr>
        <w:t xml:space="preserve">+#', ' ', </w:t>
      </w:r>
      <w:proofErr w:type="spellStart"/>
      <w:r w:rsidRPr="0067287C">
        <w:rPr>
          <w:lang w:val="en-US"/>
        </w:rPr>
        <w:t>file_get_</w:t>
      </w:r>
      <w:proofErr w:type="gramStart"/>
      <w:r w:rsidRPr="0067287C">
        <w:rPr>
          <w:lang w:val="en-US"/>
        </w:rPr>
        <w:t>contents</w:t>
      </w:r>
      <w:proofErr w:type="spellEnd"/>
      <w:r w:rsidRPr="0067287C">
        <w:rPr>
          <w:lang w:val="en-US"/>
        </w:rPr>
        <w:t>(</w:t>
      </w:r>
      <w:proofErr w:type="gramEnd"/>
      <w:r w:rsidRPr="0067287C">
        <w:rPr>
          <w:lang w:val="en-US"/>
        </w:rPr>
        <w:t>__DIR_</w:t>
      </w:r>
      <w:proofErr w:type="gramStart"/>
      <w:r w:rsidRPr="0067287C">
        <w:rPr>
          <w:lang w:val="en-US"/>
        </w:rPr>
        <w:t>_ .</w:t>
      </w:r>
      <w:proofErr w:type="gramEnd"/>
      <w:r w:rsidRPr="0067287C">
        <w:rPr>
          <w:lang w:val="en-US"/>
        </w:rPr>
        <w:t xml:space="preserve"> DIRECTORY_</w:t>
      </w:r>
      <w:proofErr w:type="gramStart"/>
      <w:r w:rsidRPr="0067287C">
        <w:rPr>
          <w:lang w:val="en-US"/>
        </w:rPr>
        <w:t>SEPARATOR .</w:t>
      </w:r>
      <w:proofErr w:type="gramEnd"/>
      <w:r w:rsidRPr="0067287C">
        <w:rPr>
          <w:lang w:val="en-US"/>
        </w:rPr>
        <w:t xml:space="preserve"> 'debug.css')</w:t>
      </w:r>
      <w:proofErr w:type="gramStart"/>
      <w:r w:rsidRPr="0067287C">
        <w:rPr>
          <w:lang w:val="en-US"/>
        </w:rPr>
        <w:t>) ?</w:t>
      </w:r>
      <w:proofErr w:type="gramEnd"/>
      <w:r w:rsidRPr="0067287C">
        <w:rPr>
          <w:lang w:val="en-US"/>
        </w:rPr>
        <w:t>&gt;</w:t>
      </w:r>
    </w:p>
    <w:p w14:paraId="7BB100D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&lt;/style&gt;</w:t>
      </w:r>
    </w:p>
    <w:p w14:paraId="507AE4B8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&lt;/head&gt;</w:t>
      </w:r>
    </w:p>
    <w:p w14:paraId="15A536C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lastRenderedPageBreak/>
        <w:t>&lt;body&gt;</w:t>
      </w:r>
    </w:p>
    <w:p w14:paraId="7E33DC50" w14:textId="77777777" w:rsidR="0067287C" w:rsidRPr="0067287C" w:rsidRDefault="0067287C" w:rsidP="0067287C">
      <w:pPr>
        <w:rPr>
          <w:lang w:val="en-US"/>
        </w:rPr>
      </w:pPr>
    </w:p>
    <w:p w14:paraId="2697EFB6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&lt;div class="container text-center"&gt;</w:t>
      </w:r>
    </w:p>
    <w:p w14:paraId="2DD3DC54" w14:textId="77777777" w:rsidR="0067287C" w:rsidRPr="0067287C" w:rsidRDefault="0067287C" w:rsidP="0067287C">
      <w:pPr>
        <w:rPr>
          <w:lang w:val="en-US"/>
        </w:rPr>
      </w:pPr>
    </w:p>
    <w:p w14:paraId="33B859BC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&lt;h1 class="headline"&gt;</w:t>
      </w:r>
      <w:proofErr w:type="gramStart"/>
      <w:r w:rsidRPr="0067287C">
        <w:rPr>
          <w:lang w:val="en-US"/>
        </w:rPr>
        <w:t>Whoops!&lt;</w:t>
      </w:r>
      <w:proofErr w:type="gramEnd"/>
      <w:r w:rsidRPr="0067287C">
        <w:rPr>
          <w:lang w:val="en-US"/>
        </w:rPr>
        <w:t>/h1&gt;</w:t>
      </w:r>
    </w:p>
    <w:p w14:paraId="42574542" w14:textId="77777777" w:rsidR="0067287C" w:rsidRPr="0067287C" w:rsidRDefault="0067287C" w:rsidP="0067287C">
      <w:pPr>
        <w:rPr>
          <w:lang w:val="en-US"/>
        </w:rPr>
      </w:pPr>
    </w:p>
    <w:p w14:paraId="2908C527" w14:textId="77777777" w:rsidR="0067287C" w:rsidRPr="0067287C" w:rsidRDefault="0067287C" w:rsidP="0067287C">
      <w:pPr>
        <w:rPr>
          <w:lang w:val="en-US"/>
        </w:rPr>
      </w:pPr>
      <w:r w:rsidRPr="0067287C">
        <w:rPr>
          <w:lang w:val="en-US"/>
        </w:rPr>
        <w:t>        &lt;p class="lead"&gt;We seem to have hit a snag. Please try again later...&lt;/p&gt;</w:t>
      </w:r>
    </w:p>
    <w:p w14:paraId="50802A48" w14:textId="77777777" w:rsidR="0067287C" w:rsidRPr="0067287C" w:rsidRDefault="0067287C" w:rsidP="0067287C">
      <w:pPr>
        <w:rPr>
          <w:lang w:val="en-US"/>
        </w:rPr>
      </w:pPr>
    </w:p>
    <w:p w14:paraId="5FE2E013" w14:textId="77777777" w:rsidR="0067287C" w:rsidRPr="0067287C" w:rsidRDefault="0067287C" w:rsidP="0067287C">
      <w:r w:rsidRPr="0067287C">
        <w:rPr>
          <w:lang w:val="en-US"/>
        </w:rPr>
        <w:t xml:space="preserve">    </w:t>
      </w:r>
      <w:r w:rsidRPr="0067287C">
        <w:t>&lt;/</w:t>
      </w:r>
      <w:proofErr w:type="spellStart"/>
      <w:r w:rsidRPr="0067287C">
        <w:t>div</w:t>
      </w:r>
      <w:proofErr w:type="spellEnd"/>
      <w:r w:rsidRPr="0067287C">
        <w:t>&gt;</w:t>
      </w:r>
    </w:p>
    <w:p w14:paraId="1DBB2387" w14:textId="77777777" w:rsidR="0067287C" w:rsidRPr="0067287C" w:rsidRDefault="0067287C" w:rsidP="0067287C"/>
    <w:p w14:paraId="2F4EB7BA" w14:textId="77777777" w:rsidR="0067287C" w:rsidRPr="0067287C" w:rsidRDefault="0067287C" w:rsidP="0067287C">
      <w:r w:rsidRPr="0067287C">
        <w:t>&lt;/</w:t>
      </w:r>
      <w:proofErr w:type="spellStart"/>
      <w:r w:rsidRPr="0067287C">
        <w:t>body</w:t>
      </w:r>
      <w:proofErr w:type="spellEnd"/>
      <w:r w:rsidRPr="0067287C">
        <w:t>&gt;</w:t>
      </w:r>
    </w:p>
    <w:p w14:paraId="79EB318F" w14:textId="77777777" w:rsidR="0067287C" w:rsidRPr="0067287C" w:rsidRDefault="0067287C" w:rsidP="0067287C"/>
    <w:p w14:paraId="4ED936BB" w14:textId="77777777" w:rsidR="0067287C" w:rsidRPr="0067287C" w:rsidRDefault="0067287C" w:rsidP="0067287C">
      <w:r w:rsidRPr="0067287C">
        <w:t>&lt;/</w:t>
      </w:r>
      <w:proofErr w:type="spellStart"/>
      <w:r w:rsidRPr="0067287C">
        <w:t>html</w:t>
      </w:r>
      <w:proofErr w:type="spellEnd"/>
      <w:r w:rsidRPr="0067287C">
        <w:t>&gt;</w:t>
      </w:r>
    </w:p>
    <w:p w14:paraId="7E158077" w14:textId="77777777" w:rsidR="0067287C" w:rsidRPr="0067287C" w:rsidRDefault="0067287C" w:rsidP="0067287C"/>
    <w:p w14:paraId="75477D64" w14:textId="77777777" w:rsidR="0067287C" w:rsidRPr="0067287C" w:rsidRDefault="0067287C" w:rsidP="0067287C"/>
    <w:p w14:paraId="476762C0" w14:textId="15027C23" w:rsidR="00CB1633" w:rsidRPr="0067287C" w:rsidRDefault="00CB1633" w:rsidP="00CB1633">
      <w:pPr>
        <w:pStyle w:val="Ttulo4"/>
      </w:pPr>
      <w:r w:rsidRPr="0067287C">
        <w:t xml:space="preserve">2.1.10.4 </w:t>
      </w:r>
      <w:proofErr w:type="spellStart"/>
      <w:r w:rsidR="0067287C" w:rsidRPr="0067287C">
        <w:t>servicios_ce</w:t>
      </w:r>
      <w:r w:rsidR="0067287C">
        <w:t>rtificados</w:t>
      </w:r>
      <w:proofErr w:type="spellEnd"/>
    </w:p>
    <w:p w14:paraId="64443936" w14:textId="58C070EC" w:rsidR="00CB1633" w:rsidRPr="000062B9" w:rsidRDefault="00CB1633" w:rsidP="00CB1633">
      <w:pPr>
        <w:pStyle w:val="Ttulo5"/>
      </w:pPr>
      <w:r w:rsidRPr="000062B9">
        <w:t xml:space="preserve">2.1.10.4.1 </w:t>
      </w:r>
      <w:proofErr w:type="spellStart"/>
      <w:r w:rsidRPr="000062B9">
        <w:t>mis_certificados.php</w:t>
      </w:r>
      <w:proofErr w:type="spellEnd"/>
      <w:r w:rsidRPr="000062B9">
        <w:t xml:space="preserve"> </w:t>
      </w:r>
    </w:p>
    <w:p w14:paraId="0B3AC69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&lt;!DOCTYPE html&gt;</w:t>
      </w:r>
    </w:p>
    <w:p w14:paraId="68E175E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&lt;html lang="</w:t>
      </w:r>
      <w:proofErr w:type="spellStart"/>
      <w:r w:rsidRPr="007017EA">
        <w:rPr>
          <w:lang w:val="en-US"/>
        </w:rPr>
        <w:t>en</w:t>
      </w:r>
      <w:proofErr w:type="spellEnd"/>
      <w:r w:rsidRPr="007017EA">
        <w:rPr>
          <w:lang w:val="en-US"/>
        </w:rPr>
        <w:t>"&gt;</w:t>
      </w:r>
    </w:p>
    <w:p w14:paraId="2C742F9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&lt;head&gt;</w:t>
      </w:r>
    </w:p>
    <w:p w14:paraId="0051F76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&lt;title&gt;</w:t>
      </w:r>
      <w:proofErr w:type="spellStart"/>
      <w:r w:rsidRPr="007017EA">
        <w:rPr>
          <w:lang w:val="en-US"/>
        </w:rPr>
        <w:t>Certificaciones</w:t>
      </w:r>
      <w:proofErr w:type="spellEnd"/>
      <w:r w:rsidRPr="007017EA">
        <w:rPr>
          <w:lang w:val="en-US"/>
        </w:rPr>
        <w:t>&lt;/title&gt;</w:t>
      </w:r>
    </w:p>
    <w:p w14:paraId="638C7AC3" w14:textId="77777777" w:rsidR="007017EA" w:rsidRPr="007017EA" w:rsidRDefault="007017EA" w:rsidP="007017EA">
      <w:pPr>
        <w:rPr>
          <w:lang w:val="en-US"/>
        </w:rPr>
      </w:pPr>
    </w:p>
    <w:p w14:paraId="1F4E76F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="icon"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('template/images/logoshort.png')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2036A7B7" w14:textId="77777777" w:rsidR="007017EA" w:rsidRPr="007017EA" w:rsidRDefault="007017EA" w:rsidP="007017EA">
      <w:pPr>
        <w:rPr>
          <w:lang w:val="en-US"/>
        </w:rPr>
      </w:pPr>
    </w:p>
    <w:p w14:paraId="6BCCE3F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href="https://cdn.jsdelivr.net/npm/bootstrap@5.3.0/dist/css/bootstrap.min.css"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2E52FF7B" w14:textId="77777777" w:rsidR="007017EA" w:rsidRPr="007017EA" w:rsidRDefault="007017EA" w:rsidP="007017EA">
      <w:pPr>
        <w:rPr>
          <w:lang w:val="en-US"/>
        </w:rPr>
      </w:pPr>
    </w:p>
    <w:p w14:paraId="411FEFB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="stylesheet"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/maps/certifiaciones.css')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013C3E1D" w14:textId="77777777" w:rsidR="007017EA" w:rsidRPr="007017EA" w:rsidRDefault="007017EA" w:rsidP="007017EA">
      <w:pPr>
        <w:rPr>
          <w:lang w:val="en-US"/>
        </w:rPr>
      </w:pPr>
    </w:p>
    <w:p w14:paraId="7F2790F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 href="https://cdnjs.cloudflare.com/ajax/libs/font-awesome/6.0.0/css/all.min.css"&gt;</w:t>
      </w:r>
    </w:p>
    <w:p w14:paraId="2BF1109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&lt;/head&gt;</w:t>
      </w:r>
    </w:p>
    <w:p w14:paraId="5A15A94C" w14:textId="77777777" w:rsidR="007017EA" w:rsidRPr="007017EA" w:rsidRDefault="007017EA" w:rsidP="007017EA">
      <w:pPr>
        <w:rPr>
          <w:lang w:val="en-US"/>
        </w:rPr>
      </w:pPr>
    </w:p>
    <w:p w14:paraId="0C0CB6E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&lt;body&gt;</w:t>
      </w:r>
    </w:p>
    <w:p w14:paraId="5ED1A424" w14:textId="77777777" w:rsidR="007017EA" w:rsidRPr="007017EA" w:rsidRDefault="007017EA" w:rsidP="007017EA">
      <w:pPr>
        <w:rPr>
          <w:lang w:val="en-US"/>
        </w:rPr>
      </w:pPr>
    </w:p>
    <w:p w14:paraId="2B92EC5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&lt;!--  --&gt;</w:t>
      </w:r>
    </w:p>
    <w:p w14:paraId="3E80C73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&lt;div class="sidebar"&gt;</w:t>
      </w:r>
    </w:p>
    <w:p w14:paraId="6D66DF5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class="text-center mt-3 mb-4"&gt;</w:t>
      </w:r>
    </w:p>
    <w:p w14:paraId="1E9226E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class="rounded-circle </w:t>
      </w:r>
      <w:proofErr w:type="spellStart"/>
      <w:r w:rsidRPr="007017EA">
        <w:rPr>
          <w:lang w:val="en-US"/>
        </w:rPr>
        <w:t>bg</w:t>
      </w:r>
      <w:proofErr w:type="spellEnd"/>
      <w:r w:rsidRPr="007017EA">
        <w:rPr>
          <w:lang w:val="en-US"/>
        </w:rPr>
        <w:t>-white" width="70" height="70"</w:t>
      </w:r>
    </w:p>
    <w:p w14:paraId="67EC3FB7" w14:textId="77777777" w:rsidR="007017EA" w:rsidRPr="007017EA" w:rsidRDefault="007017EA" w:rsidP="007017EA">
      <w:r w:rsidRPr="007017EA">
        <w:rPr>
          <w:lang w:val="en-US"/>
        </w:rPr>
        <w:t>             </w:t>
      </w:r>
      <w:proofErr w:type="spellStart"/>
      <w:r w:rsidRPr="007017EA">
        <w:t>src</w:t>
      </w:r>
      <w:proofErr w:type="spellEnd"/>
      <w:r w:rsidRPr="007017EA">
        <w:t>="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base_url</w:t>
      </w:r>
      <w:proofErr w:type="spellEnd"/>
      <w:r w:rsidRPr="007017EA">
        <w:t>('</w:t>
      </w:r>
      <w:proofErr w:type="spellStart"/>
      <w:r w:rsidRPr="007017EA">
        <w:t>template</w:t>
      </w:r>
      <w:proofErr w:type="spellEnd"/>
      <w:r w:rsidRPr="007017EA">
        <w:t>/</w:t>
      </w:r>
      <w:proofErr w:type="spellStart"/>
      <w:r w:rsidRPr="007017EA">
        <w:t>images</w:t>
      </w:r>
      <w:proofErr w:type="spellEnd"/>
      <w:r w:rsidRPr="007017EA">
        <w:t>/logo_masmetro.png')</w:t>
      </w:r>
      <w:proofErr w:type="gramStart"/>
      <w:r w:rsidRPr="007017EA">
        <w:t>; ?</w:t>
      </w:r>
      <w:proofErr w:type="gramEnd"/>
      <w:r w:rsidRPr="007017EA">
        <w:t>&gt;"&gt;</w:t>
      </w:r>
    </w:p>
    <w:p w14:paraId="6D5545B7" w14:textId="77777777" w:rsidR="007017EA" w:rsidRPr="007017EA" w:rsidRDefault="007017EA" w:rsidP="007017EA"/>
    <w:p w14:paraId="7B606F71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</w:t>
      </w:r>
      <w:r w:rsidRPr="007017EA">
        <w:rPr>
          <w:lang w:val="en-US"/>
        </w:rPr>
        <w:t>&lt;!-- --&gt;</w:t>
      </w:r>
    </w:p>
    <w:p w14:paraId="3DA04CE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&lt;p class="mt-2 mb-0" style="font-size: 13px; 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cbd5f5;"&gt;</w:t>
      </w:r>
    </w:p>
    <w:p w14:paraId="49B2B6FF" w14:textId="77777777" w:rsidR="007017EA" w:rsidRPr="007017EA" w:rsidRDefault="007017EA" w:rsidP="007017EA">
      <w:r w:rsidRPr="007017EA">
        <w:rPr>
          <w:lang w:val="en-US"/>
        </w:rPr>
        <w:t xml:space="preserve">            </w:t>
      </w:r>
      <w:r w:rsidRPr="007017EA">
        <w:t xml:space="preserve">Bienvenido, </w:t>
      </w:r>
    </w:p>
    <w:p w14:paraId="68232B40" w14:textId="77777777" w:rsidR="007017EA" w:rsidRPr="007017EA" w:rsidRDefault="007017EA" w:rsidP="007017EA">
      <w:r w:rsidRPr="007017EA">
        <w:t xml:space="preserve">            </w:t>
      </w:r>
      <w:proofErr w:type="gramStart"/>
      <w:r w:rsidRPr="007017EA">
        <w:t>&lt;!--</w:t>
      </w:r>
      <w:proofErr w:type="gramEnd"/>
      <w:r w:rsidRPr="007017EA">
        <w:t xml:space="preserve"> 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session</w:t>
      </w:r>
      <w:proofErr w:type="spellEnd"/>
      <w:r w:rsidRPr="007017EA">
        <w:t>()-&gt;</w:t>
      </w:r>
      <w:proofErr w:type="spellStart"/>
      <w:r w:rsidRPr="007017EA">
        <w:t>get</w:t>
      </w:r>
      <w:proofErr w:type="spellEnd"/>
      <w:r w:rsidRPr="007017EA">
        <w:t>('nombre')</w:t>
      </w:r>
      <w:proofErr w:type="gramStart"/>
      <w:r w:rsidRPr="007017EA">
        <w:t>; ?</w:t>
      </w:r>
      <w:proofErr w:type="gramEnd"/>
      <w:r w:rsidRPr="007017EA">
        <w:t>&gt; --&gt;</w:t>
      </w:r>
    </w:p>
    <w:p w14:paraId="283F358E" w14:textId="77777777" w:rsidR="007017EA" w:rsidRPr="007017EA" w:rsidRDefault="007017EA" w:rsidP="007017EA">
      <w:r w:rsidRPr="007017EA">
        <w:t>             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</w:t>
      </w:r>
      <w:proofErr w:type="spellStart"/>
      <w:r w:rsidRPr="007017EA">
        <w:t>nombre_empresa</w:t>
      </w:r>
      <w:proofErr w:type="spellEnd"/>
      <w:r w:rsidRPr="007017EA">
        <w:t>)</w:t>
      </w:r>
      <w:proofErr w:type="gramStart"/>
      <w:r w:rsidRPr="007017EA">
        <w:t>; ?</w:t>
      </w:r>
      <w:proofErr w:type="gramEnd"/>
      <w:r w:rsidRPr="007017EA">
        <w:t>&gt;</w:t>
      </w:r>
    </w:p>
    <w:p w14:paraId="1BF6535E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</w:t>
      </w:r>
      <w:r w:rsidRPr="007017EA">
        <w:rPr>
          <w:lang w:val="en-US"/>
        </w:rPr>
        <w:t>&lt;/p&gt;</w:t>
      </w:r>
    </w:p>
    <w:p w14:paraId="53E8FB4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&lt;p style="font-size: 12px; 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cbd5f5;"&gt;</w:t>
      </w:r>
    </w:p>
    <w:p w14:paraId="2BFC296F" w14:textId="77777777" w:rsidR="007017EA" w:rsidRPr="007017EA" w:rsidRDefault="007017EA" w:rsidP="007017EA">
      <w:r w:rsidRPr="007017EA">
        <w:rPr>
          <w:lang w:val="en-US"/>
        </w:rPr>
        <w:t xml:space="preserve">            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</w:t>
      </w:r>
      <w:proofErr w:type="spellStart"/>
      <w:r w:rsidRPr="007017EA">
        <w:t>nombre_empresa</w:t>
      </w:r>
      <w:proofErr w:type="spellEnd"/>
      <w:r w:rsidRPr="007017EA">
        <w:t>)</w:t>
      </w:r>
      <w:proofErr w:type="gramStart"/>
      <w:r w:rsidRPr="007017EA">
        <w:t>; ?</w:t>
      </w:r>
      <w:proofErr w:type="gramEnd"/>
      <w:r w:rsidRPr="007017EA">
        <w:t>&gt;</w:t>
      </w:r>
    </w:p>
    <w:p w14:paraId="03CE56FA" w14:textId="77777777" w:rsidR="007017EA" w:rsidRPr="007017EA" w:rsidRDefault="007017EA" w:rsidP="007017EA">
      <w:r w:rsidRPr="007017EA">
        <w:t>        &lt;/p&gt; --&gt;</w:t>
      </w:r>
    </w:p>
    <w:p w14:paraId="1DEB6B85" w14:textId="77777777" w:rsidR="007017EA" w:rsidRPr="007017EA" w:rsidRDefault="007017EA" w:rsidP="007017EA">
      <w:r w:rsidRPr="007017EA">
        <w:t>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6B8897B8" w14:textId="77777777" w:rsidR="007017EA" w:rsidRPr="007017EA" w:rsidRDefault="007017EA" w:rsidP="007017EA"/>
    <w:p w14:paraId="723155D7" w14:textId="77777777" w:rsidR="007017EA" w:rsidRPr="007017EA" w:rsidRDefault="007017EA" w:rsidP="007017EA">
      <w:r w:rsidRPr="007017EA">
        <w:t xml:space="preserve">    &lt;h6 </w:t>
      </w:r>
      <w:proofErr w:type="spellStart"/>
      <w:r w:rsidRPr="007017EA">
        <w:t>class</w:t>
      </w:r>
      <w:proofErr w:type="spellEnd"/>
      <w:r w:rsidRPr="007017EA">
        <w:t>="</w:t>
      </w:r>
      <w:proofErr w:type="spellStart"/>
      <w:r w:rsidRPr="007017EA">
        <w:t>text</w:t>
      </w:r>
      <w:proofErr w:type="spellEnd"/>
      <w:r w:rsidRPr="007017EA">
        <w:t>-center mt-3"&gt;Masmetrología Certificados&lt;/h6&gt;</w:t>
      </w:r>
    </w:p>
    <w:p w14:paraId="69B71DCD" w14:textId="77777777" w:rsidR="007017EA" w:rsidRPr="007017EA" w:rsidRDefault="007017EA" w:rsidP="007017EA"/>
    <w:p w14:paraId="30FF35B0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r w:rsidRPr="007017EA">
        <w:rPr>
          <w:lang w:val="en-US"/>
        </w:rPr>
        <w:t xml:space="preserve">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('/</w:t>
      </w:r>
      <w:proofErr w:type="spellStart"/>
      <w:r w:rsidRPr="007017EA">
        <w:rPr>
          <w:lang w:val="en-US"/>
        </w:rPr>
        <w:t>menu_c</w:t>
      </w:r>
      <w:proofErr w:type="spellEnd"/>
      <w:r w:rsidRPr="007017EA">
        <w:rPr>
          <w:lang w:val="en-US"/>
        </w:rPr>
        <w:t>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49BB703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 fa-home me-2"&gt;&lt;/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Inicio</w:t>
      </w:r>
      <w:proofErr w:type="spellEnd"/>
    </w:p>
    <w:p w14:paraId="36CCA83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&lt;/a&gt;</w:t>
      </w:r>
    </w:p>
    <w:p w14:paraId="645D8B89" w14:textId="77777777" w:rsidR="007017EA" w:rsidRPr="007017EA" w:rsidRDefault="007017EA" w:rsidP="007017EA">
      <w:pPr>
        <w:rPr>
          <w:lang w:val="en-US"/>
        </w:rPr>
      </w:pPr>
    </w:p>
    <w:p w14:paraId="73BEECE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&lt;a class="active</w:t>
      </w:r>
      <w:proofErr w:type="gramStart"/>
      <w:r w:rsidRPr="007017EA">
        <w:rPr>
          <w:lang w:val="en-US"/>
        </w:rPr>
        <w:t>"  </w:t>
      </w:r>
      <w:proofErr w:type="spellStart"/>
      <w:r w:rsidRPr="007017EA">
        <w:rPr>
          <w:lang w:val="en-US"/>
        </w:rPr>
        <w:t>href</w:t>
      </w:r>
      <w:proofErr w:type="spellEnd"/>
      <w:proofErr w:type="gram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site_url</w:t>
      </w:r>
      <w:proofErr w:type="spellEnd"/>
      <w:r w:rsidRPr="007017EA">
        <w:rPr>
          <w:lang w:val="en-US"/>
        </w:rPr>
        <w:t>('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7E92FD2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 fa-certificate me-2"&gt;&lt;/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Certificados</w:t>
      </w:r>
      <w:proofErr w:type="spellEnd"/>
    </w:p>
    <w:p w14:paraId="6805E99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&lt;/a&gt;</w:t>
      </w:r>
    </w:p>
    <w:p w14:paraId="45DE9FB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="https://masmetrologia.com/home/</w:t>
      </w:r>
      <w:proofErr w:type="spellStart"/>
      <w:r w:rsidRPr="007017EA">
        <w:rPr>
          <w:lang w:val="en-US"/>
        </w:rPr>
        <w:t>acreditacion</w:t>
      </w:r>
      <w:proofErr w:type="spellEnd"/>
      <w:r w:rsidRPr="007017EA">
        <w:rPr>
          <w:lang w:val="en-US"/>
        </w:rPr>
        <w:t>"&gt;</w:t>
      </w:r>
    </w:p>
    <w:p w14:paraId="08A21E3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class="fa-solid fa-id-card-clip"&gt;&lt;/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&gt; </w:t>
      </w:r>
      <w:proofErr w:type="spellStart"/>
      <w:r w:rsidRPr="007017EA">
        <w:rPr>
          <w:lang w:val="en-US"/>
        </w:rPr>
        <w:t>Acreditaciones</w:t>
      </w:r>
      <w:proofErr w:type="spellEnd"/>
    </w:p>
    <w:p w14:paraId="4E6E5C6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&lt;/a&gt;</w:t>
      </w:r>
    </w:p>
    <w:p w14:paraId="7ADACFC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&lt;/div&gt;</w:t>
      </w:r>
    </w:p>
    <w:p w14:paraId="3760E2C6" w14:textId="77777777" w:rsidR="007017EA" w:rsidRPr="007017EA" w:rsidRDefault="007017EA" w:rsidP="007017EA">
      <w:pPr>
        <w:rPr>
          <w:lang w:val="en-US"/>
        </w:rPr>
      </w:pPr>
    </w:p>
    <w:p w14:paraId="1AE8A0A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&lt;div class="content"&gt;</w:t>
      </w:r>
    </w:p>
    <w:p w14:paraId="696898AF" w14:textId="77777777" w:rsidR="007017EA" w:rsidRPr="007017EA" w:rsidRDefault="007017EA" w:rsidP="007017EA">
      <w:pPr>
        <w:rPr>
          <w:lang w:val="en-US"/>
        </w:rPr>
      </w:pPr>
    </w:p>
    <w:p w14:paraId="6CB6663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</w:t>
      </w:r>
      <w:proofErr w:type="spellStart"/>
      <w:r w:rsidRPr="007017EA">
        <w:rPr>
          <w:lang w:val="en-US"/>
        </w:rPr>
        <w:t>topbar</w:t>
      </w:r>
      <w:proofErr w:type="spellEnd"/>
      <w:r w:rsidRPr="007017EA">
        <w:rPr>
          <w:lang w:val="en-US"/>
        </w:rPr>
        <w:t xml:space="preserve"> d-flex justify-content-between align-items-center"&gt;</w:t>
      </w:r>
    </w:p>
    <w:p w14:paraId="2C7D04E2" w14:textId="77777777" w:rsidR="007017EA" w:rsidRPr="007017EA" w:rsidRDefault="007017EA" w:rsidP="007017EA">
      <w:pPr>
        <w:rPr>
          <w:lang w:val="en-US"/>
        </w:rPr>
      </w:pPr>
    </w:p>
    <w:p w14:paraId="533119F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&lt;h5&gt;</w:t>
      </w:r>
      <w:proofErr w:type="spellStart"/>
      <w:r w:rsidRPr="007017EA">
        <w:rPr>
          <w:lang w:val="en-US"/>
        </w:rPr>
        <w:t>Documento</w:t>
      </w:r>
      <w:proofErr w:type="spellEnd"/>
      <w:r w:rsidRPr="007017EA">
        <w:rPr>
          <w:lang w:val="en-US"/>
        </w:rPr>
        <w:t>&lt;/h5&gt;</w:t>
      </w:r>
    </w:p>
    <w:p w14:paraId="1DBDAD43" w14:textId="77777777" w:rsidR="007017EA" w:rsidRPr="007017EA" w:rsidRDefault="007017EA" w:rsidP="007017EA">
      <w:pPr>
        <w:rPr>
          <w:lang w:val="en-US"/>
        </w:rPr>
      </w:pPr>
    </w:p>
    <w:p w14:paraId="10ACB45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&lt;form method="get" action="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site_url</w:t>
      </w:r>
      <w:proofErr w:type="spellEnd"/>
      <w:r w:rsidRPr="007017EA">
        <w:rPr>
          <w:lang w:val="en-US"/>
        </w:rPr>
        <w:t>('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 class="row g-2 align-items-center"&gt;</w:t>
      </w:r>
    </w:p>
    <w:p w14:paraId="4C8F2EA5" w14:textId="77777777" w:rsidR="007017EA" w:rsidRPr="007017EA" w:rsidRDefault="007017EA" w:rsidP="007017EA">
      <w:pPr>
        <w:rPr>
          <w:lang w:val="en-US"/>
        </w:rPr>
      </w:pPr>
    </w:p>
    <w:p w14:paraId="2BFD3CE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class="col-auto" style="min-width: 400px;"&gt;</w:t>
      </w:r>
    </w:p>
    <w:p w14:paraId="2D15E59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&lt;input type="text" name="</w:t>
      </w:r>
      <w:proofErr w:type="spellStart"/>
      <w:r w:rsidRPr="007017EA">
        <w:rPr>
          <w:lang w:val="en-US"/>
        </w:rPr>
        <w:t>busqueda</w:t>
      </w:r>
      <w:proofErr w:type="spellEnd"/>
      <w:r w:rsidRPr="007017EA">
        <w:rPr>
          <w:lang w:val="en-US"/>
        </w:rPr>
        <w:t>"</w:t>
      </w:r>
    </w:p>
    <w:p w14:paraId="3C14FDB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class="form-control"</w:t>
      </w:r>
    </w:p>
    <w:p w14:paraId="0C5609A2" w14:textId="77777777" w:rsidR="007017EA" w:rsidRPr="000062B9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value="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esc($_GET['</w:t>
      </w:r>
      <w:proofErr w:type="spellStart"/>
      <w:r w:rsidRPr="007017EA">
        <w:rPr>
          <w:lang w:val="en-US"/>
        </w:rPr>
        <w:t>busqueda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] ??</w:t>
      </w:r>
      <w:proofErr w:type="gramEnd"/>
      <w:r w:rsidRPr="007017EA">
        <w:rPr>
          <w:lang w:val="en-US"/>
        </w:rPr>
        <w:t xml:space="preserve"> </w:t>
      </w:r>
      <w:r w:rsidRPr="000062B9">
        <w:rPr>
          <w:lang w:val="en-US"/>
        </w:rPr>
        <w:t>'') ?&gt;"</w:t>
      </w:r>
    </w:p>
    <w:p w14:paraId="5BBC4F83" w14:textId="77777777" w:rsidR="007017EA" w:rsidRPr="007017EA" w:rsidRDefault="007017EA" w:rsidP="007017EA">
      <w:r w:rsidRPr="000062B9">
        <w:rPr>
          <w:lang w:val="en-US"/>
        </w:rPr>
        <w:lastRenderedPageBreak/>
        <w:t>                       </w:t>
      </w:r>
      <w:proofErr w:type="spellStart"/>
      <w:r w:rsidRPr="007017EA">
        <w:t>placeholder</w:t>
      </w:r>
      <w:proofErr w:type="spellEnd"/>
      <w:r w:rsidRPr="007017EA">
        <w:t>="Buscar por descripción, marca, serie..."&gt;</w:t>
      </w:r>
    </w:p>
    <w:p w14:paraId="62432F40" w14:textId="77777777" w:rsidR="007017EA" w:rsidRPr="007017EA" w:rsidRDefault="007017EA" w:rsidP="007017EA">
      <w:r w:rsidRPr="007017EA">
        <w:t>    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4678A236" w14:textId="77777777" w:rsidR="007017EA" w:rsidRPr="007017EA" w:rsidRDefault="007017EA" w:rsidP="007017EA">
      <w:r w:rsidRPr="007017EA">
        <w:t xml:space="preserve">            </w:t>
      </w:r>
      <w:proofErr w:type="gramStart"/>
      <w:r w:rsidRPr="007017EA">
        <w:t>&lt;!--</w:t>
      </w:r>
      <w:proofErr w:type="gramEnd"/>
      <w:r w:rsidRPr="007017EA">
        <w:t xml:space="preserve">nuevo </w:t>
      </w:r>
      <w:proofErr w:type="spellStart"/>
      <w:r w:rsidRPr="007017EA">
        <w:t>boton</w:t>
      </w:r>
      <w:proofErr w:type="spellEnd"/>
      <w:r w:rsidRPr="007017EA">
        <w:t>--&gt;</w:t>
      </w:r>
    </w:p>
    <w:p w14:paraId="1CF3C40A" w14:textId="77777777" w:rsidR="007017EA" w:rsidRPr="007017EA" w:rsidRDefault="007017EA" w:rsidP="007017EA">
      <w:pPr>
        <w:rPr>
          <w:lang w:val="en-US"/>
        </w:rPr>
      </w:pPr>
      <w:r w:rsidRPr="007017EA">
        <w:t>           </w:t>
      </w:r>
      <w:proofErr w:type="gramStart"/>
      <w:r w:rsidRPr="007017EA">
        <w:t>&lt;!--</w:t>
      </w:r>
      <w:proofErr w:type="gramEnd"/>
      <w:r w:rsidRPr="007017EA">
        <w:t xml:space="preserve">  &lt;a </w:t>
      </w:r>
      <w:proofErr w:type="spellStart"/>
      <w:r w:rsidRPr="007017EA">
        <w:t>href</w:t>
      </w:r>
      <w:proofErr w:type="spellEnd"/>
      <w:r w:rsidRPr="007017EA">
        <w:t>="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site_</w:t>
      </w:r>
      <w:proofErr w:type="gramStart"/>
      <w:r w:rsidRPr="007017EA">
        <w:t>url</w:t>
      </w:r>
      <w:proofErr w:type="spellEnd"/>
      <w:r w:rsidRPr="007017EA">
        <w:t>(</w:t>
      </w:r>
      <w:proofErr w:type="gramEnd"/>
      <w:r w:rsidRPr="007017EA">
        <w:t>'</w:t>
      </w:r>
      <w:proofErr w:type="spellStart"/>
      <w:r w:rsidRPr="007017EA">
        <w:t>servicio_certificados</w:t>
      </w:r>
      <w:proofErr w:type="spellEnd"/>
      <w:r w:rsidRPr="007017EA">
        <w:t>/</w:t>
      </w:r>
      <w:proofErr w:type="spellStart"/>
      <w:r w:rsidRPr="007017EA">
        <w:t>descargar_por_fecha?fecha</w:t>
      </w:r>
      <w:proofErr w:type="spellEnd"/>
      <w:r w:rsidRPr="007017EA">
        <w:t>=</w:t>
      </w:r>
      <w:proofErr w:type="gramStart"/>
      <w:r w:rsidRPr="007017EA">
        <w:t>' .</w:t>
      </w:r>
      <w:proofErr w:type="gramEnd"/>
      <w:r w:rsidRPr="007017EA">
        <w:t xml:space="preserve"> </w:t>
      </w:r>
      <w:r w:rsidRPr="000062B9">
        <w:t>($_GET['</w:t>
      </w:r>
      <w:proofErr w:type="spellStart"/>
      <w:r w:rsidRPr="000062B9">
        <w:t>busqueda</w:t>
      </w:r>
      <w:proofErr w:type="spellEnd"/>
      <w:r w:rsidRPr="000062B9">
        <w:t>'</w:t>
      </w:r>
      <w:proofErr w:type="gramStart"/>
      <w:r w:rsidRPr="000062B9">
        <w:t>] ??</w:t>
      </w:r>
      <w:proofErr w:type="gramEnd"/>
      <w:r w:rsidRPr="000062B9">
        <w:t xml:space="preserve"> '')</w:t>
      </w:r>
      <w:proofErr w:type="gramStart"/>
      <w:r w:rsidRPr="000062B9">
        <w:t>) ?</w:t>
      </w:r>
      <w:proofErr w:type="gramEnd"/>
      <w:r w:rsidRPr="000062B9">
        <w:t>&gt;</w:t>
      </w:r>
      <w:proofErr w:type="gramStart"/>
      <w:r w:rsidRPr="000062B9">
        <w:t>"  </w:t>
      </w:r>
      <w:r w:rsidRPr="007017EA">
        <w:rPr>
          <w:lang w:val="en-US"/>
        </w:rPr>
        <w:t>class</w:t>
      </w:r>
      <w:proofErr w:type="gramEnd"/>
      <w:r w:rsidRPr="007017EA">
        <w:rPr>
          <w:lang w:val="en-US"/>
        </w:rPr>
        <w:t>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-warning"&gt; </w:t>
      </w:r>
      <w:proofErr w:type="spellStart"/>
      <w:r w:rsidRPr="007017EA">
        <w:rPr>
          <w:lang w:val="en-US"/>
        </w:rPr>
        <w:t>Descargar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por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fecha</w:t>
      </w:r>
      <w:proofErr w:type="spellEnd"/>
      <w:r w:rsidRPr="007017EA">
        <w:rPr>
          <w:lang w:val="en-US"/>
        </w:rPr>
        <w:t>&lt;/a&gt; --&gt;</w:t>
      </w:r>
    </w:p>
    <w:p w14:paraId="4EB485F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&lt;!--</w:t>
      </w:r>
      <w:proofErr w:type="spellStart"/>
      <w:proofErr w:type="gramEnd"/>
      <w:r w:rsidRPr="007017EA">
        <w:rPr>
          <w:lang w:val="en-US"/>
        </w:rPr>
        <w:t>buscar</w:t>
      </w:r>
      <w:proofErr w:type="spellEnd"/>
      <w:r w:rsidRPr="007017EA">
        <w:rPr>
          <w:lang w:val="en-US"/>
        </w:rPr>
        <w:t>--&gt;</w:t>
      </w:r>
    </w:p>
    <w:p w14:paraId="7E84B98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class="col-auto"&gt;</w:t>
      </w:r>
    </w:p>
    <w:p w14:paraId="44CF98D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&lt;button type="submit" class="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>-primary"&gt;</w:t>
      </w:r>
    </w:p>
    <w:p w14:paraId="6B2632C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class="fas fa-search"&gt;&lt;/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&gt; </w:t>
      </w:r>
      <w:proofErr w:type="spellStart"/>
      <w:r w:rsidRPr="007017EA">
        <w:rPr>
          <w:lang w:val="en-US"/>
        </w:rPr>
        <w:t>Buscar</w:t>
      </w:r>
      <w:proofErr w:type="spellEnd"/>
    </w:p>
    <w:p w14:paraId="33763C7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&lt;/button&gt;</w:t>
      </w:r>
    </w:p>
    <w:p w14:paraId="59FA114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&lt;/div&gt;</w:t>
      </w:r>
    </w:p>
    <w:p w14:paraId="697569D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nuevo </w:t>
      </w:r>
      <w:proofErr w:type="spellStart"/>
      <w:r w:rsidRPr="007017EA">
        <w:rPr>
          <w:lang w:val="en-US"/>
        </w:rPr>
        <w:t>boton</w:t>
      </w:r>
      <w:proofErr w:type="spellEnd"/>
      <w:r w:rsidRPr="007017EA">
        <w:rPr>
          <w:lang w:val="en-US"/>
        </w:rPr>
        <w:t>--&gt;</w:t>
      </w:r>
    </w:p>
    <w:p w14:paraId="58696A6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class="col-auto"&gt;</w:t>
      </w:r>
    </w:p>
    <w:p w14:paraId="5F2354A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&lt;button type="submit" form="</w:t>
      </w:r>
      <w:proofErr w:type="spellStart"/>
      <w:r w:rsidRPr="007017EA">
        <w:rPr>
          <w:lang w:val="en-US"/>
        </w:rPr>
        <w:t>formDescarga</w:t>
      </w:r>
      <w:proofErr w:type="spellEnd"/>
      <w:r w:rsidRPr="007017EA">
        <w:rPr>
          <w:lang w:val="en-US"/>
        </w:rPr>
        <w:t>" class="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>-success"&gt;</w:t>
      </w:r>
    </w:p>
    <w:p w14:paraId="6973215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</w:t>
      </w:r>
      <w:proofErr w:type="spellStart"/>
      <w:r w:rsidRPr="007017EA">
        <w:rPr>
          <w:lang w:val="en-US"/>
        </w:rPr>
        <w:t>fas</w:t>
      </w:r>
      <w:proofErr w:type="spellEnd"/>
      <w:r w:rsidRPr="007017EA">
        <w:rPr>
          <w:lang w:val="en-US"/>
        </w:rPr>
        <w:t xml:space="preserve"> fa-download"&gt;&lt;/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&gt; </w:t>
      </w:r>
      <w:proofErr w:type="spellStart"/>
      <w:r w:rsidRPr="007017EA">
        <w:rPr>
          <w:lang w:val="en-US"/>
        </w:rPr>
        <w:t>Descargar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seleccionados</w:t>
      </w:r>
      <w:proofErr w:type="spellEnd"/>
    </w:p>
    <w:p w14:paraId="00D414C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&lt;/button&gt;--&gt;</w:t>
      </w:r>
    </w:p>
    <w:p w14:paraId="632DD2E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&lt;button type="submit" id="</w:t>
      </w:r>
      <w:proofErr w:type="spellStart"/>
      <w:r w:rsidRPr="007017EA">
        <w:rPr>
          <w:lang w:val="en-US"/>
        </w:rPr>
        <w:t>btnDescargar</w:t>
      </w:r>
      <w:proofErr w:type="spellEnd"/>
      <w:r w:rsidRPr="007017EA">
        <w:rPr>
          <w:lang w:val="en-US"/>
        </w:rPr>
        <w:t>" form="</w:t>
      </w:r>
      <w:proofErr w:type="spellStart"/>
      <w:r w:rsidRPr="007017EA">
        <w:rPr>
          <w:lang w:val="en-US"/>
        </w:rPr>
        <w:t>formDescarga</w:t>
      </w:r>
      <w:proofErr w:type="spellEnd"/>
      <w:r w:rsidRPr="007017EA">
        <w:rPr>
          <w:lang w:val="en-US"/>
        </w:rPr>
        <w:t>" class="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>-success" disabled&gt;</w:t>
      </w:r>
    </w:p>
    <w:p w14:paraId="70010C7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class="fas fa-download"&gt;&lt;/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&gt; </w:t>
      </w:r>
      <w:proofErr w:type="spellStart"/>
      <w:r w:rsidRPr="007017EA">
        <w:rPr>
          <w:lang w:val="en-US"/>
        </w:rPr>
        <w:t>Descargar</w:t>
      </w:r>
      <w:proofErr w:type="spellEnd"/>
    </w:p>
    <w:p w14:paraId="7347EBA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&lt;/button&gt;</w:t>
      </w:r>
    </w:p>
    <w:p w14:paraId="2929196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&lt;span id="</w:t>
      </w:r>
      <w:proofErr w:type="spellStart"/>
      <w:r w:rsidRPr="007017EA">
        <w:rPr>
          <w:lang w:val="en-US"/>
        </w:rPr>
        <w:t>contadorSeleccionados</w:t>
      </w:r>
      <w:proofErr w:type="spellEnd"/>
      <w:r w:rsidRPr="007017EA">
        <w:rPr>
          <w:lang w:val="en-US"/>
        </w:rPr>
        <w:t xml:space="preserve">" class="ms-2 text-muted"&gt;0 </w:t>
      </w:r>
      <w:proofErr w:type="spellStart"/>
      <w:r w:rsidRPr="007017EA">
        <w:rPr>
          <w:lang w:val="en-US"/>
        </w:rPr>
        <w:t>seleccionados</w:t>
      </w:r>
      <w:proofErr w:type="spellEnd"/>
      <w:r w:rsidRPr="007017EA">
        <w:rPr>
          <w:lang w:val="en-US"/>
        </w:rPr>
        <w:t>&lt;/span&gt;</w:t>
      </w:r>
    </w:p>
    <w:p w14:paraId="28C037E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&lt;/div&gt; </w:t>
      </w:r>
    </w:p>
    <w:p w14:paraId="712D1DD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&lt;span id="</w:t>
      </w:r>
      <w:proofErr w:type="spellStart"/>
      <w:r w:rsidRPr="007017EA">
        <w:rPr>
          <w:lang w:val="en-US"/>
        </w:rPr>
        <w:t>contadorSeleccionados</w:t>
      </w:r>
      <w:proofErr w:type="spellEnd"/>
      <w:r w:rsidRPr="007017EA">
        <w:rPr>
          <w:lang w:val="en-US"/>
        </w:rPr>
        <w:t xml:space="preserve">" class="ms-2 text-muted"&gt;0 </w:t>
      </w:r>
      <w:proofErr w:type="spellStart"/>
      <w:r w:rsidRPr="007017EA">
        <w:rPr>
          <w:lang w:val="en-US"/>
        </w:rPr>
        <w:t>seleccionados</w:t>
      </w:r>
      <w:proofErr w:type="spellEnd"/>
      <w:r w:rsidRPr="007017EA">
        <w:rPr>
          <w:lang w:val="en-US"/>
        </w:rPr>
        <w:t>&lt;/span&gt;--&gt;</w:t>
      </w:r>
    </w:p>
    <w:p w14:paraId="6ADF80A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</w:t>
      </w:r>
    </w:p>
    <w:p w14:paraId="1B583B26" w14:textId="77777777" w:rsidR="007017EA" w:rsidRPr="007017EA" w:rsidRDefault="007017EA" w:rsidP="007017EA">
      <w:pPr>
        <w:rPr>
          <w:lang w:val="en-US"/>
        </w:rPr>
      </w:pPr>
    </w:p>
    <w:p w14:paraId="22E1F39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&lt;/form&gt;</w:t>
      </w:r>
    </w:p>
    <w:p w14:paraId="514B29C5" w14:textId="77777777" w:rsidR="007017EA" w:rsidRPr="007017EA" w:rsidRDefault="007017EA" w:rsidP="007017EA">
      <w:pPr>
        <w:rPr>
          <w:lang w:val="en-US"/>
        </w:rPr>
      </w:pPr>
    </w:p>
    <w:p w14:paraId="4B8E47B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class="dropdown"&gt;</w:t>
      </w:r>
    </w:p>
    <w:p w14:paraId="2C6195C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="#" class="d-flex align-items-center text-dark text-decoration-none dropdown-toggle"</w:t>
      </w:r>
    </w:p>
    <w:p w14:paraId="36BB3DB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data-bs-toggle="dropdown"&gt;</w:t>
      </w:r>
    </w:p>
    <w:p w14:paraId="483B9A8E" w14:textId="77777777" w:rsidR="007017EA" w:rsidRPr="007017EA" w:rsidRDefault="007017EA" w:rsidP="007017EA">
      <w:pPr>
        <w:rPr>
          <w:lang w:val="en-US"/>
        </w:rPr>
      </w:pPr>
    </w:p>
    <w:p w14:paraId="31A503D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&lt;span class="me-2 user-name-</w:t>
      </w:r>
      <w:proofErr w:type="spellStart"/>
      <w:r w:rsidRPr="007017EA">
        <w:rPr>
          <w:lang w:val="en-US"/>
        </w:rPr>
        <w:t>topbar</w:t>
      </w:r>
      <w:proofErr w:type="spellEnd"/>
      <w:r w:rsidRPr="007017EA">
        <w:rPr>
          <w:lang w:val="en-US"/>
        </w:rPr>
        <w:t>"&gt;</w:t>
      </w:r>
    </w:p>
    <w:p w14:paraId="2291292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session()-&gt;get('</w:t>
      </w:r>
      <w:proofErr w:type="spellStart"/>
      <w:r w:rsidRPr="007017EA">
        <w:rPr>
          <w:lang w:val="en-US"/>
        </w:rPr>
        <w:t>nombre</w:t>
      </w:r>
      <w:proofErr w:type="spellEnd"/>
      <w:r w:rsidRPr="007017EA">
        <w:rPr>
          <w:lang w:val="en-US"/>
        </w:rPr>
        <w:t>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35E53D3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&lt;/span&gt;</w:t>
      </w:r>
    </w:p>
    <w:p w14:paraId="36699A8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class="fas fa-user fs-4"&gt;&lt;/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</w:p>
    <w:p w14:paraId="0C5B08F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&lt;/a&gt;</w:t>
      </w:r>
    </w:p>
    <w:p w14:paraId="1B72A061" w14:textId="77777777" w:rsidR="007017EA" w:rsidRPr="007017EA" w:rsidRDefault="007017EA" w:rsidP="007017EA">
      <w:pPr>
        <w:rPr>
          <w:lang w:val="en-US"/>
        </w:rPr>
      </w:pPr>
    </w:p>
    <w:p w14:paraId="177F5DC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&lt;ul class="dropdown-menu dropdown-menu-end"&gt;</w:t>
      </w:r>
    </w:p>
    <w:p w14:paraId="0C3CE85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&lt;li&gt;</w:t>
      </w:r>
    </w:p>
    <w:p w14:paraId="17AA3E0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&lt;a class="dropdown-item text-danger"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('/logout')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791A660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</w:t>
      </w:r>
      <w:proofErr w:type="spellStart"/>
      <w:r w:rsidRPr="007017EA">
        <w:rPr>
          <w:lang w:val="en-US"/>
        </w:rPr>
        <w:t>fas</w:t>
      </w:r>
      <w:proofErr w:type="spellEnd"/>
      <w:r w:rsidRPr="007017EA">
        <w:rPr>
          <w:lang w:val="en-US"/>
        </w:rPr>
        <w:t xml:space="preserve"> fa-sign-out-alt"&gt;&lt;/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&gt; </w:t>
      </w:r>
      <w:proofErr w:type="spellStart"/>
      <w:r w:rsidRPr="007017EA">
        <w:rPr>
          <w:lang w:val="en-US"/>
        </w:rPr>
        <w:t>Cerrar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sesión</w:t>
      </w:r>
      <w:proofErr w:type="spellEnd"/>
    </w:p>
    <w:p w14:paraId="04C86845" w14:textId="77777777" w:rsidR="007017EA" w:rsidRPr="007017EA" w:rsidRDefault="007017EA" w:rsidP="007017EA">
      <w:r w:rsidRPr="007017EA">
        <w:rPr>
          <w:lang w:val="en-US"/>
        </w:rPr>
        <w:t xml:space="preserve">                    </w:t>
      </w:r>
      <w:r w:rsidRPr="007017EA">
        <w:t>&lt;/a&gt;</w:t>
      </w:r>
    </w:p>
    <w:p w14:paraId="1754D731" w14:textId="77777777" w:rsidR="007017EA" w:rsidRPr="007017EA" w:rsidRDefault="007017EA" w:rsidP="007017EA">
      <w:r w:rsidRPr="007017EA">
        <w:t>                &lt;/</w:t>
      </w:r>
      <w:proofErr w:type="spellStart"/>
      <w:r w:rsidRPr="007017EA">
        <w:t>li</w:t>
      </w:r>
      <w:proofErr w:type="spellEnd"/>
      <w:r w:rsidRPr="007017EA">
        <w:t>&gt;</w:t>
      </w:r>
    </w:p>
    <w:p w14:paraId="2CD02827" w14:textId="77777777" w:rsidR="007017EA" w:rsidRPr="007017EA" w:rsidRDefault="007017EA" w:rsidP="007017EA">
      <w:r w:rsidRPr="007017EA">
        <w:t>            &lt;/</w:t>
      </w:r>
      <w:proofErr w:type="spellStart"/>
      <w:r w:rsidRPr="007017EA">
        <w:t>ul</w:t>
      </w:r>
      <w:proofErr w:type="spellEnd"/>
      <w:r w:rsidRPr="007017EA">
        <w:t>&gt;</w:t>
      </w:r>
    </w:p>
    <w:p w14:paraId="48A1203B" w14:textId="77777777" w:rsidR="007017EA" w:rsidRPr="007017EA" w:rsidRDefault="007017EA" w:rsidP="007017EA">
      <w:r w:rsidRPr="007017EA">
        <w:t>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685E5CE2" w14:textId="77777777" w:rsidR="007017EA" w:rsidRPr="007017EA" w:rsidRDefault="007017EA" w:rsidP="007017EA"/>
    <w:p w14:paraId="071E480F" w14:textId="77777777" w:rsidR="007017EA" w:rsidRPr="007017EA" w:rsidRDefault="007017EA" w:rsidP="007017EA">
      <w:r w:rsidRPr="007017EA">
        <w:t>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2FBF27E4" w14:textId="77777777" w:rsidR="007017EA" w:rsidRPr="007017EA" w:rsidRDefault="007017EA" w:rsidP="007017EA"/>
    <w:p w14:paraId="536A1165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TABLA --&gt;</w:t>
      </w:r>
    </w:p>
    <w:p w14:paraId="272A390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class="card mt-3 p-3"&gt;</w:t>
      </w:r>
    </w:p>
    <w:p w14:paraId="19DB1D4F" w14:textId="77777777" w:rsidR="007017EA" w:rsidRPr="007017EA" w:rsidRDefault="007017EA" w:rsidP="007017EA">
      <w:r w:rsidRPr="007017EA">
        <w:rPr>
          <w:lang w:val="en-US"/>
        </w:rPr>
        <w:t xml:space="preserve">        </w:t>
      </w:r>
      <w:r w:rsidRPr="007017EA">
        <w:t>&lt;h5&gt;Lista de documentos&lt;/h5&gt;</w:t>
      </w:r>
    </w:p>
    <w:p w14:paraId="06003007" w14:textId="77777777" w:rsidR="007017EA" w:rsidRPr="007017EA" w:rsidRDefault="007017EA" w:rsidP="007017EA">
      <w:pPr>
        <w:rPr>
          <w:lang w:val="en-US"/>
        </w:rPr>
      </w:pPr>
      <w:r w:rsidRPr="007017EA">
        <w:lastRenderedPageBreak/>
        <w:t>         </w:t>
      </w:r>
      <w:r w:rsidRPr="007017EA">
        <w:rPr>
          <w:lang w:val="en-US"/>
        </w:rPr>
        <w:t>&lt;div id="</w:t>
      </w:r>
      <w:proofErr w:type="spellStart"/>
      <w:r w:rsidRPr="007017EA">
        <w:rPr>
          <w:lang w:val="en-US"/>
        </w:rPr>
        <w:t>alerta-fecha</w:t>
      </w:r>
      <w:proofErr w:type="spellEnd"/>
      <w:r w:rsidRPr="007017EA">
        <w:rPr>
          <w:lang w:val="en-US"/>
        </w:rPr>
        <w:t>" class="alert alert-danger d-none"&gt;</w:t>
      </w:r>
    </w:p>
    <w:p w14:paraId="503F253A" w14:textId="77777777" w:rsidR="007017EA" w:rsidRPr="007017EA" w:rsidRDefault="007017EA" w:rsidP="007017EA">
      <w:r w:rsidRPr="007017EA">
        <w:rPr>
          <w:lang w:val="en-US"/>
        </w:rPr>
        <w:t>             </w:t>
      </w:r>
      <w:r w:rsidRPr="007017EA">
        <w:rPr>
          <w:rFonts w:ascii="Segoe UI Emoji" w:hAnsi="Segoe UI Emoji" w:cs="Segoe UI Emoji"/>
        </w:rPr>
        <w:t>⚠</w:t>
      </w:r>
      <w:r w:rsidRPr="007017EA">
        <w:rPr>
          <w:rFonts w:ascii="Segoe UI Emoji" w:hAnsi="Segoe UI Emoji" w:cs="Segoe UI Emoji"/>
          <w:lang w:val="en-US"/>
        </w:rPr>
        <w:t>️</w:t>
      </w:r>
      <w:r w:rsidRPr="007017EA">
        <w:t xml:space="preserve"> Solo puedes seleccionar documentos con la misma fecha</w:t>
      </w:r>
    </w:p>
    <w:p w14:paraId="2184141D" w14:textId="77777777" w:rsidR="007017EA" w:rsidRPr="007017EA" w:rsidRDefault="007017EA" w:rsidP="007017EA">
      <w:pPr>
        <w:rPr>
          <w:lang w:val="en-US"/>
        </w:rPr>
      </w:pPr>
      <w:r w:rsidRPr="007017EA">
        <w:t>         </w:t>
      </w:r>
      <w:r w:rsidRPr="007017EA">
        <w:rPr>
          <w:lang w:val="en-US"/>
        </w:rPr>
        <w:t>&lt;/div&gt;</w:t>
      </w:r>
    </w:p>
    <w:p w14:paraId="6304618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&lt;form id="</w:t>
      </w:r>
      <w:proofErr w:type="spellStart"/>
      <w:r w:rsidRPr="007017EA">
        <w:rPr>
          <w:lang w:val="en-US"/>
        </w:rPr>
        <w:t>formDescarga</w:t>
      </w:r>
      <w:proofErr w:type="spellEnd"/>
      <w:r w:rsidRPr="007017EA">
        <w:rPr>
          <w:lang w:val="en-US"/>
        </w:rPr>
        <w:t>" method="post" action="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site_url</w:t>
      </w:r>
      <w:proofErr w:type="spellEnd"/>
      <w:r w:rsidRPr="007017EA">
        <w:rPr>
          <w:lang w:val="en-US"/>
        </w:rPr>
        <w:t>('</w:t>
      </w:r>
      <w:proofErr w:type="spellStart"/>
      <w:r w:rsidRPr="007017EA">
        <w:rPr>
          <w:lang w:val="en-US"/>
        </w:rPr>
        <w:t>servicio_certificados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descargar_multiple</w:t>
      </w:r>
      <w:proofErr w:type="spellEnd"/>
      <w:r w:rsidRPr="007017EA">
        <w:rPr>
          <w:lang w:val="en-US"/>
        </w:rPr>
        <w:t>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3A1EF68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&lt;table class="table"&gt;</w:t>
      </w:r>
    </w:p>
    <w:p w14:paraId="50E360A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</w:t>
      </w:r>
      <w:proofErr w:type="spellStart"/>
      <w:r w:rsidRPr="007017EA">
        <w:rPr>
          <w:lang w:val="en-US"/>
        </w:rPr>
        <w:t>thead</w:t>
      </w:r>
      <w:proofErr w:type="spellEnd"/>
      <w:r w:rsidRPr="007017EA">
        <w:rPr>
          <w:lang w:val="en-US"/>
        </w:rPr>
        <w:t>&gt;</w:t>
      </w:r>
    </w:p>
    <w:p w14:paraId="3DFF731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&lt;tr&gt;</w:t>
      </w:r>
    </w:p>
    <w:p w14:paraId="0BEFB27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>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 &lt;input type="checkbox" id="</w:t>
      </w:r>
      <w:proofErr w:type="spellStart"/>
      <w:r w:rsidRPr="007017EA">
        <w:rPr>
          <w:lang w:val="en-US"/>
        </w:rPr>
        <w:t>checkAll</w:t>
      </w:r>
      <w:proofErr w:type="spellEnd"/>
      <w:r w:rsidRPr="007017EA">
        <w:rPr>
          <w:lang w:val="en-US"/>
        </w:rPr>
        <w:t>"&gt; 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&gt;--&gt;</w:t>
      </w:r>
    </w:p>
    <w:p w14:paraId="059F63E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&gt;ID&lt;/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4EC7ECA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Fecha</w:t>
      </w:r>
      <w:proofErr w:type="spellEnd"/>
      <w:r w:rsidRPr="007017EA">
        <w:rPr>
          <w:lang w:val="en-US"/>
        </w:rPr>
        <w:t xml:space="preserve"> de </w:t>
      </w:r>
      <w:proofErr w:type="spellStart"/>
      <w:r w:rsidRPr="007017EA">
        <w:rPr>
          <w:lang w:val="en-US"/>
        </w:rPr>
        <w:t>calibración</w:t>
      </w:r>
      <w:proofErr w:type="spellEnd"/>
      <w:r w:rsidRPr="007017EA">
        <w:rPr>
          <w:lang w:val="en-US"/>
        </w:rPr>
        <w:t>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66CFBAA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&gt;Empresa&lt;/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&gt;--&gt;</w:t>
      </w:r>
    </w:p>
    <w:p w14:paraId="4A38AB0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Descripción</w:t>
      </w:r>
      <w:proofErr w:type="spellEnd"/>
      <w:r w:rsidRPr="007017EA">
        <w:rPr>
          <w:lang w:val="en-US"/>
        </w:rPr>
        <w:t>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7B05156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&gt;Fabricante&lt;/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0D12508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&gt;Modelo&lt;/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12A7411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&gt;Serie&lt;/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35794CE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&gt;PDF&lt;/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0988E8B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Opciones</w:t>
      </w:r>
      <w:proofErr w:type="spellEnd"/>
      <w:r w:rsidRPr="007017EA">
        <w:rPr>
          <w:lang w:val="en-US"/>
        </w:rPr>
        <w:t>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64541B9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 &lt;input type="checkbox" id="</w:t>
      </w:r>
      <w:proofErr w:type="spellStart"/>
      <w:r w:rsidRPr="007017EA">
        <w:rPr>
          <w:lang w:val="en-US"/>
        </w:rPr>
        <w:t>checkAll</w:t>
      </w:r>
      <w:proofErr w:type="spellEnd"/>
      <w:r w:rsidRPr="007017EA">
        <w:rPr>
          <w:lang w:val="en-US"/>
        </w:rPr>
        <w:t>"&gt; 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09B3D77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&lt;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&gt;&lt;/</w:t>
      </w:r>
      <w:proofErr w:type="spellStart"/>
      <w:r w:rsidRPr="007017EA">
        <w:rPr>
          <w:lang w:val="en-US"/>
        </w:rPr>
        <w:t>th</w:t>
      </w:r>
      <w:proofErr w:type="spellEnd"/>
      <w:r w:rsidRPr="007017EA">
        <w:rPr>
          <w:lang w:val="en-US"/>
        </w:rPr>
        <w:t>&gt;</w:t>
      </w:r>
    </w:p>
    <w:p w14:paraId="535D8EA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&lt;/tr&gt;</w:t>
      </w:r>
    </w:p>
    <w:p w14:paraId="47366CC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</w:t>
      </w:r>
      <w:proofErr w:type="spellStart"/>
      <w:r w:rsidRPr="007017EA">
        <w:rPr>
          <w:lang w:val="en-US"/>
        </w:rPr>
        <w:t>thead</w:t>
      </w:r>
      <w:proofErr w:type="spellEnd"/>
      <w:r w:rsidRPr="007017EA">
        <w:rPr>
          <w:lang w:val="en-US"/>
        </w:rPr>
        <w:t>&gt;</w:t>
      </w:r>
    </w:p>
    <w:p w14:paraId="0DF77BB7" w14:textId="77777777" w:rsidR="007017EA" w:rsidRPr="007017EA" w:rsidRDefault="007017EA" w:rsidP="007017EA">
      <w:pPr>
        <w:rPr>
          <w:lang w:val="en-US"/>
        </w:rPr>
      </w:pPr>
    </w:p>
    <w:p w14:paraId="6A51CD2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</w:t>
      </w:r>
      <w:proofErr w:type="spellStart"/>
      <w:r w:rsidRPr="007017EA">
        <w:rPr>
          <w:lang w:val="en-US"/>
        </w:rPr>
        <w:t>tbody</w:t>
      </w:r>
      <w:proofErr w:type="spellEnd"/>
      <w:r w:rsidRPr="007017EA">
        <w:rPr>
          <w:lang w:val="en-US"/>
        </w:rPr>
        <w:t>&gt;</w:t>
      </w:r>
    </w:p>
    <w:p w14:paraId="5F3861C7" w14:textId="77777777" w:rsidR="007017EA" w:rsidRPr="007017EA" w:rsidRDefault="007017EA" w:rsidP="007017EA">
      <w:pPr>
        <w:rPr>
          <w:lang w:val="en-US"/>
        </w:rPr>
      </w:pPr>
    </w:p>
    <w:p w14:paraId="110BFED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if </w:t>
      </w:r>
      <w:proofErr w:type="gramStart"/>
      <w:r w:rsidRPr="007017EA">
        <w:rPr>
          <w:lang w:val="en-US"/>
        </w:rPr>
        <w:t>(!empty</w:t>
      </w:r>
      <w:proofErr w:type="gramEnd"/>
      <w:r w:rsidRPr="007017EA">
        <w:rPr>
          <w:lang w:val="en-US"/>
        </w:rPr>
        <w:t>($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))</w:t>
      </w:r>
      <w:proofErr w:type="gramStart"/>
      <w:r w:rsidRPr="007017EA">
        <w:rPr>
          <w:lang w:val="en-US"/>
        </w:rPr>
        <w:t>: ?</w:t>
      </w:r>
      <w:proofErr w:type="gramEnd"/>
      <w:r w:rsidRPr="007017EA">
        <w:rPr>
          <w:lang w:val="en-US"/>
        </w:rPr>
        <w:t>&gt;</w:t>
      </w:r>
    </w:p>
    <w:p w14:paraId="143D298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    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foreach ($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 xml:space="preserve"> as $c)</w:t>
      </w:r>
      <w:proofErr w:type="gramStart"/>
      <w:r w:rsidRPr="007017EA">
        <w:rPr>
          <w:lang w:val="en-US"/>
        </w:rPr>
        <w:t>: ?</w:t>
      </w:r>
      <w:proofErr w:type="gramEnd"/>
      <w:r w:rsidRPr="007017EA">
        <w:rPr>
          <w:lang w:val="en-US"/>
        </w:rPr>
        <w:t>&gt;</w:t>
      </w:r>
    </w:p>
    <w:p w14:paraId="096EA6DD" w14:textId="77777777" w:rsidR="007017EA" w:rsidRPr="007017EA" w:rsidRDefault="007017EA" w:rsidP="007017EA">
      <w:pPr>
        <w:rPr>
          <w:lang w:val="en-US"/>
        </w:rPr>
      </w:pPr>
    </w:p>
    <w:p w14:paraId="7504341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&lt;tr&gt;</w:t>
      </w:r>
    </w:p>
    <w:p w14:paraId="3D4E4A7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>&lt;td&gt; &lt;input type="checkbox" name="</w:t>
      </w:r>
      <w:proofErr w:type="gramStart"/>
      <w:r w:rsidRPr="007017EA">
        <w:rPr>
          <w:lang w:val="en-US"/>
        </w:rPr>
        <w:t>docs[</w:t>
      </w:r>
      <w:proofErr w:type="gramEnd"/>
      <w:r w:rsidRPr="007017EA">
        <w:rPr>
          <w:lang w:val="en-US"/>
        </w:rPr>
        <w:t>]" value="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esc($c['</w:t>
      </w:r>
      <w:proofErr w:type="spellStart"/>
      <w:r w:rsidRPr="007017EA">
        <w:rPr>
          <w:lang w:val="en-US"/>
        </w:rPr>
        <w:t>Documento</w:t>
      </w:r>
      <w:proofErr w:type="spellEnd"/>
      <w:r w:rsidRPr="007017EA">
        <w:rPr>
          <w:lang w:val="en-US"/>
        </w:rPr>
        <w:t>'])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 &lt;/td&gt;--&gt;</w:t>
      </w:r>
    </w:p>
    <w:p w14:paraId="7F8B8C6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&lt;td&gt;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esc($c['ID'])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&gt;&lt;/td&gt;</w:t>
      </w:r>
    </w:p>
    <w:p w14:paraId="2796F93B" w14:textId="77777777" w:rsidR="007017EA" w:rsidRPr="00E424D8" w:rsidRDefault="007017EA" w:rsidP="007017EA">
      <w:r w:rsidRPr="007017EA">
        <w:rPr>
          <w:lang w:val="en-US"/>
        </w:rPr>
        <w:t xml:space="preserve">                            </w:t>
      </w:r>
      <w:r w:rsidRPr="00E424D8">
        <w:t>&lt;</w:t>
      </w:r>
      <w:proofErr w:type="spellStart"/>
      <w:r w:rsidRPr="00E424D8">
        <w:t>td</w:t>
      </w:r>
      <w:proofErr w:type="spellEnd"/>
      <w:r w:rsidRPr="00E424D8">
        <w:t>&gt;</w:t>
      </w:r>
      <w:proofErr w:type="gramStart"/>
      <w:r w:rsidRPr="00E424D8">
        <w:t>&lt;?=</w:t>
      </w:r>
      <w:proofErr w:type="gramEnd"/>
      <w:r w:rsidRPr="00E424D8">
        <w:t xml:space="preserve"> </w:t>
      </w:r>
      <w:proofErr w:type="spellStart"/>
      <w:r w:rsidRPr="00E424D8">
        <w:t>esc</w:t>
      </w:r>
      <w:proofErr w:type="spellEnd"/>
      <w:r w:rsidRPr="00E424D8">
        <w:t>($c['</w:t>
      </w:r>
      <w:proofErr w:type="spellStart"/>
      <w:r w:rsidRPr="00E424D8">
        <w:t>Fec_Calibracion</w:t>
      </w:r>
      <w:proofErr w:type="spellEnd"/>
      <w:r w:rsidRPr="00E424D8">
        <w:t>'])</w:t>
      </w:r>
      <w:proofErr w:type="gramStart"/>
      <w:r w:rsidRPr="00E424D8">
        <w:t>; ?</w:t>
      </w:r>
      <w:proofErr w:type="gramEnd"/>
      <w:r w:rsidRPr="00E424D8">
        <w:t>&gt;&lt;/</w:t>
      </w:r>
      <w:proofErr w:type="spellStart"/>
      <w:r w:rsidRPr="00E424D8">
        <w:t>td</w:t>
      </w:r>
      <w:proofErr w:type="spellEnd"/>
      <w:r w:rsidRPr="00E424D8">
        <w:t>&gt;</w:t>
      </w:r>
    </w:p>
    <w:p w14:paraId="65E418C9" w14:textId="77777777" w:rsidR="007017EA" w:rsidRPr="007017EA" w:rsidRDefault="007017EA" w:rsidP="007017EA">
      <w:r w:rsidRPr="00E424D8">
        <w:t xml:space="preserve">                          </w:t>
      </w:r>
      <w:r w:rsidRPr="007017EA">
        <w:t>&lt;!--  &lt;</w:t>
      </w:r>
      <w:proofErr w:type="spellStart"/>
      <w:r w:rsidRPr="007017EA">
        <w:t>td</w:t>
      </w:r>
      <w:proofErr w:type="spellEnd"/>
      <w:r w:rsidRPr="007017EA">
        <w:t>&gt;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($c['</w:t>
      </w:r>
      <w:proofErr w:type="spellStart"/>
      <w:r w:rsidRPr="007017EA">
        <w:t>nombre_empresa</w:t>
      </w:r>
      <w:proofErr w:type="spellEnd"/>
      <w:r w:rsidRPr="007017EA">
        <w:t>'])</w:t>
      </w:r>
      <w:proofErr w:type="gramStart"/>
      <w:r w:rsidRPr="007017EA">
        <w:t>; ?</w:t>
      </w:r>
      <w:proofErr w:type="gramEnd"/>
      <w:r w:rsidRPr="007017EA">
        <w:t>&gt;&lt;/</w:t>
      </w:r>
      <w:proofErr w:type="spellStart"/>
      <w:r w:rsidRPr="007017EA">
        <w:t>td</w:t>
      </w:r>
      <w:proofErr w:type="spellEnd"/>
      <w:r w:rsidRPr="007017EA">
        <w:t>&gt; --&gt;</w:t>
      </w:r>
    </w:p>
    <w:p w14:paraId="7A97B460" w14:textId="77777777" w:rsidR="007017EA" w:rsidRPr="007017EA" w:rsidRDefault="007017EA" w:rsidP="007017EA">
      <w:r w:rsidRPr="007017EA">
        <w:t>                            &lt;</w:t>
      </w:r>
      <w:proofErr w:type="spellStart"/>
      <w:r w:rsidRPr="007017EA">
        <w:t>td</w:t>
      </w:r>
      <w:proofErr w:type="spellEnd"/>
      <w:r w:rsidRPr="007017EA">
        <w:t>&gt;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($c['</w:t>
      </w:r>
      <w:proofErr w:type="spellStart"/>
      <w:r w:rsidRPr="007017EA">
        <w:t>Descripcion</w:t>
      </w:r>
      <w:proofErr w:type="spellEnd"/>
      <w:r w:rsidRPr="007017EA">
        <w:t>'])</w:t>
      </w:r>
      <w:proofErr w:type="gramStart"/>
      <w:r w:rsidRPr="007017EA">
        <w:t>; ?</w:t>
      </w:r>
      <w:proofErr w:type="gramEnd"/>
      <w:r w:rsidRPr="007017EA">
        <w:t>&gt;&lt;/</w:t>
      </w:r>
      <w:proofErr w:type="spellStart"/>
      <w:r w:rsidRPr="007017EA">
        <w:t>td</w:t>
      </w:r>
      <w:proofErr w:type="spellEnd"/>
      <w:r w:rsidRPr="007017EA">
        <w:t>&gt;</w:t>
      </w:r>
    </w:p>
    <w:p w14:paraId="28EFD384" w14:textId="77777777" w:rsidR="007017EA" w:rsidRPr="007017EA" w:rsidRDefault="007017EA" w:rsidP="007017EA">
      <w:r w:rsidRPr="007017EA">
        <w:t>                            &lt;</w:t>
      </w:r>
      <w:proofErr w:type="spellStart"/>
      <w:r w:rsidRPr="007017EA">
        <w:t>td</w:t>
      </w:r>
      <w:proofErr w:type="spellEnd"/>
      <w:r w:rsidRPr="007017EA">
        <w:t>&gt;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($c['Fabricante'])</w:t>
      </w:r>
      <w:proofErr w:type="gramStart"/>
      <w:r w:rsidRPr="007017EA">
        <w:t>; ?</w:t>
      </w:r>
      <w:proofErr w:type="gramEnd"/>
      <w:r w:rsidRPr="007017EA">
        <w:t>&gt;&lt;/</w:t>
      </w:r>
      <w:proofErr w:type="spellStart"/>
      <w:r w:rsidRPr="007017EA">
        <w:t>td</w:t>
      </w:r>
      <w:proofErr w:type="spellEnd"/>
      <w:r w:rsidRPr="007017EA">
        <w:t>&gt;</w:t>
      </w:r>
    </w:p>
    <w:p w14:paraId="1392468C" w14:textId="77777777" w:rsidR="007017EA" w:rsidRPr="007017EA" w:rsidRDefault="007017EA" w:rsidP="007017EA">
      <w:r w:rsidRPr="007017EA">
        <w:t>                            &lt;</w:t>
      </w:r>
      <w:proofErr w:type="spellStart"/>
      <w:r w:rsidRPr="007017EA">
        <w:t>td</w:t>
      </w:r>
      <w:proofErr w:type="spellEnd"/>
      <w:r w:rsidRPr="007017EA">
        <w:t>&gt;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($c['Modelo'])</w:t>
      </w:r>
      <w:proofErr w:type="gramStart"/>
      <w:r w:rsidRPr="007017EA">
        <w:t>; ?</w:t>
      </w:r>
      <w:proofErr w:type="gramEnd"/>
      <w:r w:rsidRPr="007017EA">
        <w:t>&gt;&lt;/</w:t>
      </w:r>
      <w:proofErr w:type="spellStart"/>
      <w:r w:rsidRPr="007017EA">
        <w:t>td</w:t>
      </w:r>
      <w:proofErr w:type="spellEnd"/>
      <w:r w:rsidRPr="007017EA">
        <w:t>&gt;</w:t>
      </w:r>
    </w:p>
    <w:p w14:paraId="6DA9294C" w14:textId="77777777" w:rsidR="007017EA" w:rsidRPr="007017EA" w:rsidRDefault="007017EA" w:rsidP="007017EA">
      <w:r w:rsidRPr="007017EA">
        <w:t>                            &lt;</w:t>
      </w:r>
      <w:proofErr w:type="spellStart"/>
      <w:r w:rsidRPr="007017EA">
        <w:t>td</w:t>
      </w:r>
      <w:proofErr w:type="spellEnd"/>
      <w:r w:rsidRPr="007017EA">
        <w:t>&gt;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($c['Serie'])</w:t>
      </w:r>
      <w:proofErr w:type="gramStart"/>
      <w:r w:rsidRPr="007017EA">
        <w:t>; ?</w:t>
      </w:r>
      <w:proofErr w:type="gramEnd"/>
      <w:r w:rsidRPr="007017EA">
        <w:t>&gt;&lt;/</w:t>
      </w:r>
      <w:proofErr w:type="spellStart"/>
      <w:r w:rsidRPr="007017EA">
        <w:t>td</w:t>
      </w:r>
      <w:proofErr w:type="spellEnd"/>
      <w:r w:rsidRPr="007017EA">
        <w:t>&gt;</w:t>
      </w:r>
    </w:p>
    <w:p w14:paraId="0DA22A8B" w14:textId="77777777" w:rsidR="007017EA" w:rsidRPr="007017EA" w:rsidRDefault="007017EA" w:rsidP="007017EA"/>
    <w:p w14:paraId="2146D98F" w14:textId="77777777" w:rsidR="007017EA" w:rsidRPr="007017EA" w:rsidRDefault="007017EA" w:rsidP="007017EA">
      <w:r w:rsidRPr="007017EA">
        <w:t>                            &lt;</w:t>
      </w:r>
      <w:proofErr w:type="spellStart"/>
      <w:r w:rsidRPr="007017EA">
        <w:t>td</w:t>
      </w:r>
      <w:proofErr w:type="spellEnd"/>
      <w:r w:rsidRPr="007017EA">
        <w:t>&gt;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($c['Documento'])</w:t>
      </w:r>
      <w:proofErr w:type="gramStart"/>
      <w:r w:rsidRPr="007017EA">
        <w:t>; ?</w:t>
      </w:r>
      <w:proofErr w:type="gramEnd"/>
      <w:r w:rsidRPr="007017EA">
        <w:t>&gt;&lt;/</w:t>
      </w:r>
      <w:proofErr w:type="spellStart"/>
      <w:r w:rsidRPr="007017EA">
        <w:t>td</w:t>
      </w:r>
      <w:proofErr w:type="spellEnd"/>
      <w:r w:rsidRPr="007017EA">
        <w:t>&gt;</w:t>
      </w:r>
    </w:p>
    <w:p w14:paraId="36150C3B" w14:textId="77777777" w:rsidR="007017EA" w:rsidRPr="007017EA" w:rsidRDefault="007017EA" w:rsidP="007017EA">
      <w:r w:rsidRPr="007017EA">
        <w:t xml:space="preserve">                            </w:t>
      </w:r>
    </w:p>
    <w:p w14:paraId="6082FFA2" w14:textId="77777777" w:rsidR="007017EA" w:rsidRPr="007017EA" w:rsidRDefault="007017EA" w:rsidP="007017EA">
      <w:r w:rsidRPr="007017EA">
        <w:t>                            &lt;</w:t>
      </w:r>
      <w:proofErr w:type="spellStart"/>
      <w:r w:rsidRPr="007017EA">
        <w:t>td</w:t>
      </w:r>
      <w:proofErr w:type="spellEnd"/>
      <w:r w:rsidRPr="007017EA">
        <w:t>&gt;</w:t>
      </w:r>
    </w:p>
    <w:p w14:paraId="1C95DFA4" w14:textId="77777777" w:rsidR="007017EA" w:rsidRPr="007017EA" w:rsidRDefault="007017EA" w:rsidP="007017EA">
      <w:r w:rsidRPr="007017EA">
        <w:t xml:space="preserve">                                &lt;a </w:t>
      </w:r>
      <w:proofErr w:type="spellStart"/>
      <w:r w:rsidRPr="007017EA">
        <w:t>href</w:t>
      </w:r>
      <w:proofErr w:type="spellEnd"/>
      <w:r w:rsidRPr="007017EA">
        <w:t>="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base_url</w:t>
      </w:r>
      <w:proofErr w:type="spellEnd"/>
      <w:r w:rsidRPr="007017EA">
        <w:t>('certificados/ver/</w:t>
      </w:r>
      <w:proofErr w:type="gramStart"/>
      <w:r w:rsidRPr="007017EA">
        <w:t>'.$</w:t>
      </w:r>
      <w:proofErr w:type="gramEnd"/>
      <w:r w:rsidRPr="007017EA">
        <w:t>c['Documento'])</w:t>
      </w:r>
      <w:proofErr w:type="gramStart"/>
      <w:r w:rsidRPr="007017EA">
        <w:t>; ?</w:t>
      </w:r>
      <w:proofErr w:type="gramEnd"/>
      <w:r w:rsidRPr="007017EA">
        <w:t>&gt;"</w:t>
      </w:r>
    </w:p>
    <w:p w14:paraId="3CB15EBC" w14:textId="77777777" w:rsidR="007017EA" w:rsidRPr="007017EA" w:rsidRDefault="007017EA" w:rsidP="007017EA">
      <w:pPr>
        <w:rPr>
          <w:lang w:val="en-US"/>
        </w:rPr>
      </w:pPr>
      <w:r w:rsidRPr="007017EA">
        <w:t>                                   </w:t>
      </w:r>
      <w:r w:rsidRPr="007017EA">
        <w:rPr>
          <w:lang w:val="en-US"/>
        </w:rPr>
        <w:t>target="_blank"</w:t>
      </w:r>
    </w:p>
    <w:p w14:paraId="7B8C290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       class="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 btn-primary btn-sm"&gt;</w:t>
      </w:r>
    </w:p>
    <w:p w14:paraId="4B1031B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class="fas fa-eye"&gt;&lt;/i&gt;</w:t>
      </w:r>
    </w:p>
    <w:p w14:paraId="474F15E9" w14:textId="77777777" w:rsidR="007017EA" w:rsidRPr="007017EA" w:rsidRDefault="007017EA" w:rsidP="007017EA">
      <w:r w:rsidRPr="007017EA">
        <w:rPr>
          <w:lang w:val="en-US"/>
        </w:rPr>
        <w:t xml:space="preserve">                                </w:t>
      </w:r>
      <w:r w:rsidRPr="007017EA">
        <w:t>&lt;/a&gt;</w:t>
      </w:r>
    </w:p>
    <w:p w14:paraId="400877D7" w14:textId="77777777" w:rsidR="007017EA" w:rsidRPr="007017EA" w:rsidRDefault="007017EA" w:rsidP="007017EA"/>
    <w:p w14:paraId="1FEA5809" w14:textId="77777777" w:rsidR="007017EA" w:rsidRPr="007017EA" w:rsidRDefault="007017EA" w:rsidP="007017EA">
      <w:r w:rsidRPr="007017EA">
        <w:t xml:space="preserve">                                &lt;a </w:t>
      </w:r>
      <w:proofErr w:type="spellStart"/>
      <w:r w:rsidRPr="007017EA">
        <w:t>href</w:t>
      </w:r>
      <w:proofErr w:type="spellEnd"/>
      <w:r w:rsidRPr="007017EA">
        <w:t>="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base_url</w:t>
      </w:r>
      <w:proofErr w:type="spellEnd"/>
      <w:r w:rsidRPr="007017EA">
        <w:t>('certificados/descargar/</w:t>
      </w:r>
      <w:proofErr w:type="gramStart"/>
      <w:r w:rsidRPr="007017EA">
        <w:t>'.$</w:t>
      </w:r>
      <w:proofErr w:type="gramEnd"/>
      <w:r w:rsidRPr="007017EA">
        <w:t>c['Documento'])</w:t>
      </w:r>
      <w:proofErr w:type="gramStart"/>
      <w:r w:rsidRPr="007017EA">
        <w:t>; ?</w:t>
      </w:r>
      <w:proofErr w:type="gramEnd"/>
      <w:r w:rsidRPr="007017EA">
        <w:t>&gt;"</w:t>
      </w:r>
    </w:p>
    <w:p w14:paraId="7C401E71" w14:textId="77777777" w:rsidR="007017EA" w:rsidRPr="007017EA" w:rsidRDefault="007017EA" w:rsidP="007017EA">
      <w:pPr>
        <w:rPr>
          <w:lang w:val="en-US"/>
        </w:rPr>
      </w:pPr>
      <w:r w:rsidRPr="007017EA">
        <w:t>                                   </w:t>
      </w:r>
      <w:r w:rsidRPr="007017EA">
        <w:rPr>
          <w:lang w:val="en-US"/>
        </w:rPr>
        <w:t>class="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 btn-success btn-sm"&gt;</w:t>
      </w:r>
    </w:p>
    <w:p w14:paraId="42DCD8B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class="fas fa-download"&gt;&lt;/i&gt;</w:t>
      </w:r>
    </w:p>
    <w:p w14:paraId="2D722A6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    &lt;/a&gt;</w:t>
      </w:r>
    </w:p>
    <w:p w14:paraId="0FD1E0C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                &lt;/td&gt;</w:t>
      </w:r>
    </w:p>
    <w:p w14:paraId="01A8011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&lt;td class="text-center"&gt; &lt;input type="checkbox" name="</w:t>
      </w:r>
      <w:proofErr w:type="gramStart"/>
      <w:r w:rsidRPr="007017EA">
        <w:rPr>
          <w:lang w:val="en-US"/>
        </w:rPr>
        <w:t>docs[</w:t>
      </w:r>
      <w:proofErr w:type="gramEnd"/>
      <w:r w:rsidRPr="007017EA">
        <w:rPr>
          <w:lang w:val="en-US"/>
        </w:rPr>
        <w:t>]" value="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esc($c['</w:t>
      </w:r>
      <w:proofErr w:type="spellStart"/>
      <w:r w:rsidRPr="007017EA">
        <w:rPr>
          <w:lang w:val="en-US"/>
        </w:rPr>
        <w:t>Documento</w:t>
      </w:r>
      <w:proofErr w:type="spellEnd"/>
      <w:r w:rsidRPr="007017EA">
        <w:rPr>
          <w:lang w:val="en-US"/>
        </w:rPr>
        <w:t>'])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 data-</w:t>
      </w:r>
      <w:proofErr w:type="spellStart"/>
      <w:r w:rsidRPr="007017EA">
        <w:rPr>
          <w:lang w:val="en-US"/>
        </w:rPr>
        <w:t>fecha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esc($c['</w:t>
      </w:r>
      <w:proofErr w:type="spellStart"/>
      <w:r w:rsidRPr="007017EA">
        <w:rPr>
          <w:lang w:val="en-US"/>
        </w:rPr>
        <w:t>Fec_Calibracion</w:t>
      </w:r>
      <w:proofErr w:type="spellEnd"/>
      <w:r w:rsidRPr="007017EA">
        <w:rPr>
          <w:lang w:val="en-US"/>
        </w:rPr>
        <w:t>'])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 class="check-doc"&gt; &lt;/td&gt;</w:t>
      </w:r>
    </w:p>
    <w:p w14:paraId="253E92F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&lt;td&gt;&lt;/td&gt;</w:t>
      </w:r>
    </w:p>
    <w:p w14:paraId="6C97FB3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&lt;/tr&gt;</w:t>
      </w:r>
    </w:p>
    <w:p w14:paraId="1D8E811C" w14:textId="77777777" w:rsidR="007017EA" w:rsidRPr="007017EA" w:rsidRDefault="007017EA" w:rsidP="007017EA">
      <w:pPr>
        <w:rPr>
          <w:lang w:val="en-US"/>
        </w:rPr>
      </w:pPr>
    </w:p>
    <w:p w14:paraId="7EFBC98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endforeach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1C6FA01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else</w:t>
      </w:r>
      <w:proofErr w:type="gramStart"/>
      <w:r w:rsidRPr="007017EA">
        <w:rPr>
          <w:lang w:val="en-US"/>
        </w:rPr>
        <w:t>: ?</w:t>
      </w:r>
      <w:proofErr w:type="gramEnd"/>
      <w:r w:rsidRPr="007017EA">
        <w:rPr>
          <w:lang w:val="en-US"/>
        </w:rPr>
        <w:t>&gt;</w:t>
      </w:r>
    </w:p>
    <w:p w14:paraId="015CFD4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&lt;tr&gt;</w:t>
      </w:r>
    </w:p>
    <w:p w14:paraId="676E4B3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    &lt;td </w:t>
      </w:r>
      <w:proofErr w:type="spellStart"/>
      <w:r w:rsidRPr="007017EA">
        <w:rPr>
          <w:lang w:val="en-US"/>
        </w:rPr>
        <w:t>colspan</w:t>
      </w:r>
      <w:proofErr w:type="spellEnd"/>
      <w:r w:rsidRPr="007017EA">
        <w:rPr>
          <w:lang w:val="en-US"/>
        </w:rPr>
        <w:t>="7" class="text-center"&gt;</w:t>
      </w:r>
    </w:p>
    <w:p w14:paraId="0D493BF4" w14:textId="77777777" w:rsidR="007017EA" w:rsidRPr="007017EA" w:rsidRDefault="007017EA" w:rsidP="007017EA">
      <w:r w:rsidRPr="007017EA">
        <w:rPr>
          <w:lang w:val="en-US"/>
        </w:rPr>
        <w:t xml:space="preserve">                            </w:t>
      </w:r>
      <w:r w:rsidRPr="007017EA">
        <w:t>No hay certificados disponibles</w:t>
      </w:r>
    </w:p>
    <w:p w14:paraId="4D8DC7F2" w14:textId="77777777" w:rsidR="007017EA" w:rsidRPr="007017EA" w:rsidRDefault="007017EA" w:rsidP="007017EA">
      <w:r w:rsidRPr="007017EA">
        <w:t>                        &lt;/</w:t>
      </w:r>
      <w:proofErr w:type="spellStart"/>
      <w:r w:rsidRPr="007017EA">
        <w:t>td</w:t>
      </w:r>
      <w:proofErr w:type="spellEnd"/>
      <w:r w:rsidRPr="007017EA">
        <w:t>&gt;</w:t>
      </w:r>
    </w:p>
    <w:p w14:paraId="533C739E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        </w:t>
      </w:r>
      <w:r w:rsidRPr="007017EA">
        <w:rPr>
          <w:lang w:val="en-US"/>
        </w:rPr>
        <w:t>&lt;/tr&gt;</w:t>
      </w:r>
    </w:p>
    <w:p w14:paraId="512C530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endif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2C7A438F" w14:textId="77777777" w:rsidR="007017EA" w:rsidRPr="007017EA" w:rsidRDefault="007017EA" w:rsidP="007017EA">
      <w:pPr>
        <w:rPr>
          <w:lang w:val="en-US"/>
        </w:rPr>
      </w:pPr>
    </w:p>
    <w:p w14:paraId="697E7CC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</w:t>
      </w:r>
      <w:proofErr w:type="spellStart"/>
      <w:r w:rsidRPr="007017EA">
        <w:rPr>
          <w:lang w:val="en-US"/>
        </w:rPr>
        <w:t>tbody</w:t>
      </w:r>
      <w:proofErr w:type="spellEnd"/>
      <w:r w:rsidRPr="007017EA">
        <w:rPr>
          <w:lang w:val="en-US"/>
        </w:rPr>
        <w:t>&gt;</w:t>
      </w:r>
    </w:p>
    <w:p w14:paraId="348577C5" w14:textId="77777777" w:rsidR="007017EA" w:rsidRPr="007017EA" w:rsidRDefault="007017EA" w:rsidP="007017EA">
      <w:pPr>
        <w:rPr>
          <w:lang w:val="en-US"/>
        </w:rPr>
      </w:pPr>
    </w:p>
    <w:p w14:paraId="7F50911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&lt;/table&gt;</w:t>
      </w:r>
    </w:p>
    <w:p w14:paraId="50DBE97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&lt;/form&gt;</w:t>
      </w:r>
    </w:p>
    <w:p w14:paraId="1F99463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&lt;/div&gt;</w:t>
      </w:r>
    </w:p>
    <w:p w14:paraId="5628663B" w14:textId="77777777" w:rsidR="007017EA" w:rsidRPr="007017EA" w:rsidRDefault="007017EA" w:rsidP="007017EA">
      <w:pPr>
        <w:rPr>
          <w:lang w:val="en-US"/>
        </w:rPr>
      </w:pPr>
    </w:p>
    <w:p w14:paraId="66E6B7A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&lt;/div&gt;</w:t>
      </w:r>
    </w:p>
    <w:p w14:paraId="3C1F7F4B" w14:textId="77777777" w:rsidR="007017EA" w:rsidRPr="007017EA" w:rsidRDefault="007017EA" w:rsidP="007017EA">
      <w:pPr>
        <w:rPr>
          <w:lang w:val="en-US"/>
        </w:rPr>
      </w:pPr>
    </w:p>
    <w:p w14:paraId="1F6337F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 src="https://cdn.jsdelivr.net/npm/bootstrap@5.3.0/dist/js/bootstrap.bundle.min.js"&gt;&lt;/script&gt;</w:t>
      </w:r>
    </w:p>
    <w:p w14:paraId="3C67B34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&lt;script&gt;</w:t>
      </w:r>
    </w:p>
    <w:p w14:paraId="7155D13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// </w:t>
      </w:r>
      <w:proofErr w:type="spellStart"/>
      <w:r w:rsidRPr="007017EA">
        <w:rPr>
          <w:lang w:val="en-US"/>
        </w:rPr>
        <w:t>seleccionartodo</w:t>
      </w:r>
      <w:proofErr w:type="spellEnd"/>
      <w:r w:rsidRPr="007017EA">
        <w:rPr>
          <w:lang w:val="en-US"/>
        </w:rPr>
        <w:t xml:space="preserve"> </w:t>
      </w:r>
    </w:p>
    <w:p w14:paraId="0447C85B" w14:textId="77777777" w:rsidR="007017EA" w:rsidRPr="007017EA" w:rsidRDefault="007017EA" w:rsidP="007017EA">
      <w:pPr>
        <w:rPr>
          <w:lang w:val="en-US"/>
        </w:rPr>
      </w:pPr>
      <w:proofErr w:type="spellStart"/>
      <w:proofErr w:type="gramStart"/>
      <w:r w:rsidRPr="007017EA">
        <w:rPr>
          <w:lang w:val="en-US"/>
        </w:rPr>
        <w:t>document.getElementById</w:t>
      </w:r>
      <w:proofErr w:type="spellEnd"/>
      <w:proofErr w:type="gramEnd"/>
      <w:r w:rsidRPr="007017EA">
        <w:rPr>
          <w:lang w:val="en-US"/>
        </w:rPr>
        <w:t>('</w:t>
      </w:r>
      <w:proofErr w:type="spellStart"/>
      <w:r w:rsidRPr="007017EA">
        <w:rPr>
          <w:lang w:val="en-US"/>
        </w:rPr>
        <w:t>checkAll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).</w:t>
      </w:r>
      <w:proofErr w:type="spellStart"/>
      <w:r w:rsidRPr="007017EA">
        <w:rPr>
          <w:lang w:val="en-US"/>
        </w:rPr>
        <w:t>addEventListener</w:t>
      </w:r>
      <w:proofErr w:type="spellEnd"/>
      <w:proofErr w:type="gramEnd"/>
      <w:r w:rsidRPr="007017EA">
        <w:rPr>
          <w:lang w:val="en-US"/>
        </w:rPr>
        <w:t xml:space="preserve">('click', </w:t>
      </w:r>
      <w:proofErr w:type="gramStart"/>
      <w:r w:rsidRPr="007017EA">
        <w:rPr>
          <w:lang w:val="en-US"/>
        </w:rPr>
        <w:t>function(</w:t>
      </w:r>
      <w:proofErr w:type="gramEnd"/>
      <w:r w:rsidRPr="007017EA">
        <w:rPr>
          <w:lang w:val="en-US"/>
        </w:rPr>
        <w:t>) {</w:t>
      </w:r>
    </w:p>
    <w:p w14:paraId="50DE065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let checkboxes = </w:t>
      </w:r>
      <w:proofErr w:type="spellStart"/>
      <w:proofErr w:type="gramStart"/>
      <w:r w:rsidRPr="007017EA">
        <w:rPr>
          <w:lang w:val="en-US"/>
        </w:rPr>
        <w:t>document.querySelectorAll</w:t>
      </w:r>
      <w:proofErr w:type="spellEnd"/>
      <w:proofErr w:type="gramEnd"/>
      <w:r w:rsidRPr="007017EA">
        <w:rPr>
          <w:lang w:val="en-US"/>
        </w:rPr>
        <w:t>('input[name="</w:t>
      </w:r>
      <w:proofErr w:type="gramStart"/>
      <w:r w:rsidRPr="007017EA">
        <w:rPr>
          <w:lang w:val="en-US"/>
        </w:rPr>
        <w:t>docs[</w:t>
      </w:r>
      <w:proofErr w:type="gramEnd"/>
      <w:r w:rsidRPr="007017EA">
        <w:rPr>
          <w:lang w:val="en-US"/>
        </w:rPr>
        <w:t>]"]');</w:t>
      </w:r>
    </w:p>
    <w:p w14:paraId="70A591F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spellStart"/>
      <w:proofErr w:type="gramStart"/>
      <w:r w:rsidRPr="007017EA">
        <w:rPr>
          <w:lang w:val="en-US"/>
        </w:rPr>
        <w:t>checkboxes.forEach</w:t>
      </w:r>
      <w:proofErr w:type="spellEnd"/>
      <w:proofErr w:type="gramEnd"/>
      <w:r w:rsidRPr="007017EA">
        <w:rPr>
          <w:lang w:val="en-US"/>
        </w:rPr>
        <w:t>(</w:t>
      </w:r>
      <w:proofErr w:type="spellStart"/>
      <w:r w:rsidRPr="007017EA">
        <w:rPr>
          <w:lang w:val="en-US"/>
        </w:rPr>
        <w:t>cb</w:t>
      </w:r>
      <w:proofErr w:type="spellEnd"/>
      <w:r w:rsidRPr="007017EA">
        <w:rPr>
          <w:lang w:val="en-US"/>
        </w:rPr>
        <w:t xml:space="preserve"> =&gt; </w:t>
      </w:r>
      <w:proofErr w:type="spellStart"/>
      <w:proofErr w:type="gramStart"/>
      <w:r w:rsidRPr="007017EA">
        <w:rPr>
          <w:lang w:val="en-US"/>
        </w:rPr>
        <w:t>cb.checked</w:t>
      </w:r>
      <w:proofErr w:type="spellEnd"/>
      <w:proofErr w:type="gramEnd"/>
      <w:r w:rsidRPr="007017EA">
        <w:rPr>
          <w:lang w:val="en-US"/>
        </w:rPr>
        <w:t xml:space="preserve"> = </w:t>
      </w:r>
      <w:proofErr w:type="spellStart"/>
      <w:proofErr w:type="gramStart"/>
      <w:r w:rsidRPr="007017EA">
        <w:rPr>
          <w:lang w:val="en-US"/>
        </w:rPr>
        <w:t>this.checked</w:t>
      </w:r>
      <w:proofErr w:type="spellEnd"/>
      <w:proofErr w:type="gramEnd"/>
      <w:r w:rsidRPr="007017EA">
        <w:rPr>
          <w:lang w:val="en-US"/>
        </w:rPr>
        <w:t>);</w:t>
      </w:r>
    </w:p>
    <w:p w14:paraId="1ADE901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});</w:t>
      </w:r>
    </w:p>
    <w:p w14:paraId="6749D170" w14:textId="77777777" w:rsidR="007017EA" w:rsidRPr="007017EA" w:rsidRDefault="007017EA" w:rsidP="007017EA">
      <w:pPr>
        <w:rPr>
          <w:lang w:val="en-US"/>
        </w:rPr>
      </w:pPr>
    </w:p>
    <w:p w14:paraId="15F499C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// </w:t>
      </w:r>
      <w:proofErr w:type="spellStart"/>
      <w:r w:rsidRPr="007017EA">
        <w:rPr>
          <w:lang w:val="en-US"/>
        </w:rPr>
        <w:t>elementos</w:t>
      </w:r>
      <w:proofErr w:type="spellEnd"/>
    </w:p>
    <w:p w14:paraId="63BCCDF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const </w:t>
      </w:r>
      <w:proofErr w:type="spellStart"/>
      <w:r w:rsidRPr="007017EA">
        <w:rPr>
          <w:lang w:val="en-US"/>
        </w:rPr>
        <w:t>checkAll</w:t>
      </w:r>
      <w:proofErr w:type="spellEnd"/>
      <w:r w:rsidRPr="007017EA">
        <w:rPr>
          <w:lang w:val="en-US"/>
        </w:rPr>
        <w:t xml:space="preserve"> = </w:t>
      </w:r>
      <w:proofErr w:type="spellStart"/>
      <w:proofErr w:type="gramStart"/>
      <w:r w:rsidRPr="007017EA">
        <w:rPr>
          <w:lang w:val="en-US"/>
        </w:rPr>
        <w:t>document.getElementById</w:t>
      </w:r>
      <w:proofErr w:type="spellEnd"/>
      <w:proofErr w:type="gramEnd"/>
      <w:r w:rsidRPr="007017EA">
        <w:rPr>
          <w:lang w:val="en-US"/>
        </w:rPr>
        <w:t>('</w:t>
      </w:r>
      <w:proofErr w:type="spellStart"/>
      <w:r w:rsidRPr="007017EA">
        <w:rPr>
          <w:lang w:val="en-US"/>
        </w:rPr>
        <w:t>checkAll</w:t>
      </w:r>
      <w:proofErr w:type="spellEnd"/>
      <w:r w:rsidRPr="007017EA">
        <w:rPr>
          <w:lang w:val="en-US"/>
        </w:rPr>
        <w:t>');</w:t>
      </w:r>
    </w:p>
    <w:p w14:paraId="5D3793E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const checkboxes = </w:t>
      </w:r>
      <w:proofErr w:type="spellStart"/>
      <w:proofErr w:type="gramStart"/>
      <w:r w:rsidRPr="007017EA">
        <w:rPr>
          <w:lang w:val="en-US"/>
        </w:rPr>
        <w:t>document.querySelectorAll</w:t>
      </w:r>
      <w:proofErr w:type="spellEnd"/>
      <w:proofErr w:type="gramEnd"/>
      <w:r w:rsidRPr="007017EA">
        <w:rPr>
          <w:lang w:val="en-US"/>
        </w:rPr>
        <w:t>(</w:t>
      </w:r>
      <w:proofErr w:type="gramStart"/>
      <w:r w:rsidRPr="007017EA">
        <w:rPr>
          <w:lang w:val="en-US"/>
        </w:rPr>
        <w:t>'.check</w:t>
      </w:r>
      <w:proofErr w:type="gramEnd"/>
      <w:r w:rsidRPr="007017EA">
        <w:rPr>
          <w:lang w:val="en-US"/>
        </w:rPr>
        <w:t>-doc');</w:t>
      </w:r>
    </w:p>
    <w:p w14:paraId="38316D04" w14:textId="77777777" w:rsidR="007017EA" w:rsidRPr="007017EA" w:rsidRDefault="007017EA" w:rsidP="007017EA">
      <w:proofErr w:type="spellStart"/>
      <w:r w:rsidRPr="007017EA">
        <w:t>const</w:t>
      </w:r>
      <w:proofErr w:type="spellEnd"/>
      <w:r w:rsidRPr="007017EA">
        <w:t xml:space="preserve"> contador = </w:t>
      </w:r>
      <w:proofErr w:type="spellStart"/>
      <w:proofErr w:type="gramStart"/>
      <w:r w:rsidRPr="007017EA">
        <w:t>document.getElementById</w:t>
      </w:r>
      <w:proofErr w:type="spellEnd"/>
      <w:proofErr w:type="gramEnd"/>
      <w:r w:rsidRPr="007017EA">
        <w:t>('</w:t>
      </w:r>
      <w:proofErr w:type="spellStart"/>
      <w:r w:rsidRPr="007017EA">
        <w:t>contadorSeleccionados</w:t>
      </w:r>
      <w:proofErr w:type="spellEnd"/>
      <w:r w:rsidRPr="007017EA">
        <w:t>');</w:t>
      </w:r>
    </w:p>
    <w:p w14:paraId="5B300E77" w14:textId="77777777" w:rsidR="007017EA" w:rsidRPr="007017EA" w:rsidRDefault="007017EA" w:rsidP="007017EA">
      <w:proofErr w:type="spellStart"/>
      <w:r w:rsidRPr="007017EA">
        <w:t>const</w:t>
      </w:r>
      <w:proofErr w:type="spellEnd"/>
      <w:r w:rsidRPr="007017EA">
        <w:t xml:space="preserve"> </w:t>
      </w:r>
      <w:proofErr w:type="spellStart"/>
      <w:r w:rsidRPr="007017EA">
        <w:t>btn</w:t>
      </w:r>
      <w:proofErr w:type="spellEnd"/>
      <w:r w:rsidRPr="007017EA">
        <w:t xml:space="preserve"> = </w:t>
      </w:r>
      <w:proofErr w:type="spellStart"/>
      <w:proofErr w:type="gramStart"/>
      <w:r w:rsidRPr="007017EA">
        <w:t>document.getElementById</w:t>
      </w:r>
      <w:proofErr w:type="spellEnd"/>
      <w:proofErr w:type="gramEnd"/>
      <w:r w:rsidRPr="007017EA">
        <w:t>('</w:t>
      </w:r>
      <w:proofErr w:type="spellStart"/>
      <w:r w:rsidRPr="007017EA">
        <w:t>btnDescargar</w:t>
      </w:r>
      <w:proofErr w:type="spellEnd"/>
      <w:r w:rsidRPr="007017EA">
        <w:t>');</w:t>
      </w:r>
    </w:p>
    <w:p w14:paraId="5DA7C72A" w14:textId="77777777" w:rsidR="007017EA" w:rsidRPr="007017EA" w:rsidRDefault="007017EA" w:rsidP="007017EA">
      <w:proofErr w:type="spellStart"/>
      <w:r w:rsidRPr="007017EA">
        <w:t>const</w:t>
      </w:r>
      <w:proofErr w:type="spellEnd"/>
      <w:r w:rsidRPr="007017EA">
        <w:t xml:space="preserve"> alerta = </w:t>
      </w:r>
      <w:proofErr w:type="spellStart"/>
      <w:proofErr w:type="gramStart"/>
      <w:r w:rsidRPr="007017EA">
        <w:t>document.getElementById</w:t>
      </w:r>
      <w:proofErr w:type="spellEnd"/>
      <w:proofErr w:type="gramEnd"/>
      <w:r w:rsidRPr="007017EA">
        <w:t>('alerta-fecha');</w:t>
      </w:r>
    </w:p>
    <w:p w14:paraId="08909198" w14:textId="77777777" w:rsidR="007017EA" w:rsidRPr="007017EA" w:rsidRDefault="007017EA" w:rsidP="007017EA"/>
    <w:p w14:paraId="2D2E26F2" w14:textId="77777777" w:rsidR="007017EA" w:rsidRPr="007017EA" w:rsidRDefault="007017EA" w:rsidP="007017EA">
      <w:r w:rsidRPr="007017EA">
        <w:t>// función principal</w:t>
      </w:r>
    </w:p>
    <w:p w14:paraId="5E98EAA1" w14:textId="77777777" w:rsidR="007017EA" w:rsidRPr="007017EA" w:rsidRDefault="007017EA" w:rsidP="007017EA">
      <w:proofErr w:type="spellStart"/>
      <w:r w:rsidRPr="007017EA">
        <w:t>function</w:t>
      </w:r>
      <w:proofErr w:type="spellEnd"/>
      <w:r w:rsidRPr="007017EA">
        <w:t xml:space="preserve"> </w:t>
      </w:r>
      <w:proofErr w:type="spellStart"/>
      <w:proofErr w:type="gramStart"/>
      <w:r w:rsidRPr="007017EA">
        <w:t>actualizarEstado</w:t>
      </w:r>
      <w:proofErr w:type="spellEnd"/>
      <w:r w:rsidRPr="007017EA">
        <w:t>(</w:t>
      </w:r>
      <w:proofErr w:type="gramEnd"/>
      <w:r w:rsidRPr="007017EA">
        <w:t>) {</w:t>
      </w:r>
    </w:p>
    <w:p w14:paraId="2B6DFEBA" w14:textId="77777777" w:rsidR="007017EA" w:rsidRPr="007017EA" w:rsidRDefault="007017EA" w:rsidP="007017EA">
      <w:r w:rsidRPr="007017EA">
        <w:t xml:space="preserve">    </w:t>
      </w:r>
      <w:proofErr w:type="spellStart"/>
      <w:r w:rsidRPr="007017EA">
        <w:t>let</w:t>
      </w:r>
      <w:proofErr w:type="spellEnd"/>
      <w:r w:rsidRPr="007017EA">
        <w:t xml:space="preserve"> seleccionados = [];</w:t>
      </w:r>
    </w:p>
    <w:p w14:paraId="35D1F00D" w14:textId="77777777" w:rsidR="007017EA" w:rsidRPr="007017EA" w:rsidRDefault="007017EA" w:rsidP="007017EA">
      <w:r w:rsidRPr="007017EA">
        <w:t xml:space="preserve">    </w:t>
      </w:r>
    </w:p>
    <w:p w14:paraId="51F2EB54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proofErr w:type="spellStart"/>
      <w:proofErr w:type="gramStart"/>
      <w:r w:rsidRPr="007017EA">
        <w:rPr>
          <w:lang w:val="en-US"/>
        </w:rPr>
        <w:t>checkboxes.forEach</w:t>
      </w:r>
      <w:proofErr w:type="spellEnd"/>
      <w:proofErr w:type="gramEnd"/>
      <w:r w:rsidRPr="007017EA">
        <w:rPr>
          <w:lang w:val="en-US"/>
        </w:rPr>
        <w:t>(</w:t>
      </w:r>
      <w:proofErr w:type="spellStart"/>
      <w:r w:rsidRPr="007017EA">
        <w:rPr>
          <w:lang w:val="en-US"/>
        </w:rPr>
        <w:t>cb</w:t>
      </w:r>
      <w:proofErr w:type="spellEnd"/>
      <w:r w:rsidRPr="007017EA">
        <w:rPr>
          <w:lang w:val="en-US"/>
        </w:rPr>
        <w:t xml:space="preserve"> =&gt; {</w:t>
      </w:r>
    </w:p>
    <w:p w14:paraId="6F3ACFB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if (</w:t>
      </w:r>
      <w:proofErr w:type="spellStart"/>
      <w:proofErr w:type="gramStart"/>
      <w:r w:rsidRPr="007017EA">
        <w:rPr>
          <w:lang w:val="en-US"/>
        </w:rPr>
        <w:t>cb.checked</w:t>
      </w:r>
      <w:proofErr w:type="spellEnd"/>
      <w:proofErr w:type="gramEnd"/>
      <w:r w:rsidRPr="007017EA">
        <w:rPr>
          <w:lang w:val="en-US"/>
        </w:rPr>
        <w:t>) {</w:t>
      </w:r>
    </w:p>
    <w:p w14:paraId="3E400716" w14:textId="77777777" w:rsidR="007017EA" w:rsidRPr="007017EA" w:rsidRDefault="007017EA" w:rsidP="007017EA">
      <w:r w:rsidRPr="007017EA">
        <w:rPr>
          <w:lang w:val="en-US"/>
        </w:rPr>
        <w:t xml:space="preserve">            </w:t>
      </w:r>
      <w:proofErr w:type="spellStart"/>
      <w:proofErr w:type="gramStart"/>
      <w:r w:rsidRPr="007017EA">
        <w:t>seleccionados.push</w:t>
      </w:r>
      <w:proofErr w:type="spellEnd"/>
      <w:proofErr w:type="gramEnd"/>
      <w:r w:rsidRPr="007017EA">
        <w:t>(</w:t>
      </w:r>
      <w:proofErr w:type="spellStart"/>
      <w:proofErr w:type="gramStart"/>
      <w:r w:rsidRPr="007017EA">
        <w:t>cb.dataset</w:t>
      </w:r>
      <w:proofErr w:type="gramEnd"/>
      <w:r w:rsidRPr="007017EA">
        <w:t>.fecha</w:t>
      </w:r>
      <w:proofErr w:type="spellEnd"/>
      <w:r w:rsidRPr="007017EA">
        <w:t>);</w:t>
      </w:r>
    </w:p>
    <w:p w14:paraId="395C9BDA" w14:textId="77777777" w:rsidR="007017EA" w:rsidRPr="007017EA" w:rsidRDefault="007017EA" w:rsidP="007017EA">
      <w:r w:rsidRPr="007017EA">
        <w:t>        }</w:t>
      </w:r>
    </w:p>
    <w:p w14:paraId="30D3D143" w14:textId="77777777" w:rsidR="007017EA" w:rsidRPr="007017EA" w:rsidRDefault="007017EA" w:rsidP="007017EA">
      <w:r w:rsidRPr="007017EA">
        <w:t>    });</w:t>
      </w:r>
    </w:p>
    <w:p w14:paraId="490FD3BA" w14:textId="77777777" w:rsidR="007017EA" w:rsidRPr="007017EA" w:rsidRDefault="007017EA" w:rsidP="007017EA"/>
    <w:p w14:paraId="7F3A5EFB" w14:textId="77777777" w:rsidR="007017EA" w:rsidRPr="007017EA" w:rsidRDefault="007017EA" w:rsidP="007017EA">
      <w:r w:rsidRPr="007017EA">
        <w:t xml:space="preserve">    </w:t>
      </w:r>
      <w:proofErr w:type="spellStart"/>
      <w:r w:rsidRPr="007017EA">
        <w:t>let</w:t>
      </w:r>
      <w:proofErr w:type="spellEnd"/>
      <w:r w:rsidRPr="007017EA">
        <w:t xml:space="preserve"> total = </w:t>
      </w:r>
      <w:proofErr w:type="spellStart"/>
      <w:proofErr w:type="gramStart"/>
      <w:r w:rsidRPr="007017EA">
        <w:t>seleccionados.length</w:t>
      </w:r>
      <w:proofErr w:type="spellEnd"/>
      <w:proofErr w:type="gramEnd"/>
      <w:r w:rsidRPr="007017EA">
        <w:t>;</w:t>
      </w:r>
    </w:p>
    <w:p w14:paraId="7D5AD045" w14:textId="77777777" w:rsidR="007017EA" w:rsidRPr="007017EA" w:rsidRDefault="007017EA" w:rsidP="007017EA">
      <w:r w:rsidRPr="007017EA">
        <w:t xml:space="preserve">    </w:t>
      </w:r>
      <w:proofErr w:type="spellStart"/>
      <w:r w:rsidRPr="007017EA">
        <w:t>let</w:t>
      </w:r>
      <w:proofErr w:type="spellEnd"/>
      <w:r w:rsidRPr="007017EA">
        <w:t xml:space="preserve"> </w:t>
      </w:r>
      <w:proofErr w:type="spellStart"/>
      <w:r w:rsidRPr="007017EA">
        <w:t>fechasUnicas</w:t>
      </w:r>
      <w:proofErr w:type="spellEnd"/>
      <w:r w:rsidRPr="007017EA">
        <w:t xml:space="preserve"> = [...new Set(seleccionados)];</w:t>
      </w:r>
    </w:p>
    <w:p w14:paraId="1FF4E878" w14:textId="77777777" w:rsidR="007017EA" w:rsidRPr="007017EA" w:rsidRDefault="007017EA" w:rsidP="007017EA"/>
    <w:p w14:paraId="118711BF" w14:textId="77777777" w:rsidR="007017EA" w:rsidRPr="007017EA" w:rsidRDefault="007017EA" w:rsidP="007017EA">
      <w:r w:rsidRPr="007017EA">
        <w:lastRenderedPageBreak/>
        <w:t>    // contador</w:t>
      </w:r>
    </w:p>
    <w:p w14:paraId="05C0912D" w14:textId="77777777" w:rsidR="007017EA" w:rsidRPr="007017EA" w:rsidRDefault="007017EA" w:rsidP="007017EA">
      <w:r w:rsidRPr="007017EA">
        <w:t xml:space="preserve">    </w:t>
      </w:r>
      <w:proofErr w:type="spellStart"/>
      <w:proofErr w:type="gramStart"/>
      <w:r w:rsidRPr="007017EA">
        <w:t>contador.textContent</w:t>
      </w:r>
      <w:proofErr w:type="spellEnd"/>
      <w:proofErr w:type="gramEnd"/>
      <w:r w:rsidRPr="007017EA">
        <w:t xml:space="preserve"> = total + " seleccionados";</w:t>
      </w:r>
    </w:p>
    <w:p w14:paraId="478E1515" w14:textId="77777777" w:rsidR="007017EA" w:rsidRPr="007017EA" w:rsidRDefault="007017EA" w:rsidP="007017EA"/>
    <w:p w14:paraId="30CBA723" w14:textId="77777777" w:rsidR="007017EA" w:rsidRPr="007017EA" w:rsidRDefault="007017EA" w:rsidP="007017EA">
      <w:r w:rsidRPr="007017EA">
        <w:t>    // si no hay nada seleccionado</w:t>
      </w:r>
    </w:p>
    <w:p w14:paraId="0FD7C1C2" w14:textId="77777777" w:rsidR="007017EA" w:rsidRPr="000062B9" w:rsidRDefault="007017EA" w:rsidP="007017EA">
      <w:pPr>
        <w:rPr>
          <w:lang w:val="en-US"/>
        </w:rPr>
      </w:pPr>
      <w:r w:rsidRPr="007017EA">
        <w:t xml:space="preserve">    </w:t>
      </w:r>
      <w:r w:rsidRPr="000062B9">
        <w:rPr>
          <w:lang w:val="en-US"/>
        </w:rPr>
        <w:t>if (total === 0) {</w:t>
      </w:r>
    </w:p>
    <w:p w14:paraId="6330F35C" w14:textId="77777777" w:rsidR="007017EA" w:rsidRPr="007017EA" w:rsidRDefault="007017EA" w:rsidP="007017EA">
      <w:pPr>
        <w:rPr>
          <w:lang w:val="en-US"/>
        </w:rPr>
      </w:pPr>
      <w:r w:rsidRPr="000062B9">
        <w:rPr>
          <w:lang w:val="en-US"/>
        </w:rPr>
        <w:t xml:space="preserve">        </w:t>
      </w:r>
      <w:proofErr w:type="spellStart"/>
      <w:proofErr w:type="gramStart"/>
      <w:r w:rsidRPr="007017EA">
        <w:rPr>
          <w:lang w:val="en-US"/>
        </w:rPr>
        <w:t>btn.disabled</w:t>
      </w:r>
      <w:proofErr w:type="spellEnd"/>
      <w:proofErr w:type="gramEnd"/>
      <w:r w:rsidRPr="007017EA">
        <w:rPr>
          <w:lang w:val="en-US"/>
        </w:rPr>
        <w:t xml:space="preserve"> = true;</w:t>
      </w:r>
    </w:p>
    <w:p w14:paraId="67F4FFF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spellStart"/>
      <w:r w:rsidRPr="007017EA">
        <w:rPr>
          <w:lang w:val="en-US"/>
        </w:rPr>
        <w:t>alerta.classList.add</w:t>
      </w:r>
      <w:proofErr w:type="spellEnd"/>
      <w:r w:rsidRPr="007017EA">
        <w:rPr>
          <w:lang w:val="en-US"/>
        </w:rPr>
        <w:t>('d-none');</w:t>
      </w:r>
    </w:p>
    <w:p w14:paraId="3D0D788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return;</w:t>
      </w:r>
    </w:p>
    <w:p w14:paraId="48D4E6C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</w:t>
      </w:r>
    </w:p>
    <w:p w14:paraId="2AA601B6" w14:textId="77777777" w:rsidR="007017EA" w:rsidRPr="007017EA" w:rsidRDefault="007017EA" w:rsidP="007017EA">
      <w:pPr>
        <w:rPr>
          <w:lang w:val="en-US"/>
        </w:rPr>
      </w:pPr>
    </w:p>
    <w:p w14:paraId="3D9C7D6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// </w:t>
      </w:r>
      <w:proofErr w:type="spellStart"/>
      <w:r w:rsidRPr="007017EA">
        <w:rPr>
          <w:lang w:val="en-US"/>
        </w:rPr>
        <w:t>validar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fechas</w:t>
      </w:r>
      <w:proofErr w:type="spellEnd"/>
    </w:p>
    <w:p w14:paraId="3783D3E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if (</w:t>
      </w:r>
      <w:proofErr w:type="spellStart"/>
      <w:r w:rsidRPr="007017EA">
        <w:rPr>
          <w:lang w:val="en-US"/>
        </w:rPr>
        <w:t>fechasUnicas.length</w:t>
      </w:r>
      <w:proofErr w:type="spellEnd"/>
      <w:r w:rsidRPr="007017EA">
        <w:rPr>
          <w:lang w:val="en-US"/>
        </w:rPr>
        <w:t xml:space="preserve"> &gt; 1) {</w:t>
      </w:r>
    </w:p>
    <w:p w14:paraId="5765059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spellStart"/>
      <w:proofErr w:type="gramStart"/>
      <w:r w:rsidRPr="007017EA">
        <w:rPr>
          <w:lang w:val="en-US"/>
        </w:rPr>
        <w:t>btn.disabled</w:t>
      </w:r>
      <w:proofErr w:type="spellEnd"/>
      <w:proofErr w:type="gramEnd"/>
      <w:r w:rsidRPr="007017EA">
        <w:rPr>
          <w:lang w:val="en-US"/>
        </w:rPr>
        <w:t xml:space="preserve"> = true;</w:t>
      </w:r>
    </w:p>
    <w:p w14:paraId="5993F59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spellStart"/>
      <w:proofErr w:type="gramStart"/>
      <w:r w:rsidRPr="007017EA">
        <w:rPr>
          <w:lang w:val="en-US"/>
        </w:rPr>
        <w:t>alerta.classList.remove</w:t>
      </w:r>
      <w:proofErr w:type="spellEnd"/>
      <w:proofErr w:type="gramEnd"/>
      <w:r w:rsidRPr="007017EA">
        <w:rPr>
          <w:lang w:val="en-US"/>
        </w:rPr>
        <w:t>('d-none');</w:t>
      </w:r>
    </w:p>
    <w:p w14:paraId="1C41F1E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 else {</w:t>
      </w:r>
    </w:p>
    <w:p w14:paraId="28EB214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spellStart"/>
      <w:proofErr w:type="gramStart"/>
      <w:r w:rsidRPr="007017EA">
        <w:rPr>
          <w:lang w:val="en-US"/>
        </w:rPr>
        <w:t>btn.disabled</w:t>
      </w:r>
      <w:proofErr w:type="spellEnd"/>
      <w:proofErr w:type="gramEnd"/>
      <w:r w:rsidRPr="007017EA">
        <w:rPr>
          <w:lang w:val="en-US"/>
        </w:rPr>
        <w:t xml:space="preserve"> = false;</w:t>
      </w:r>
    </w:p>
    <w:p w14:paraId="5F67CD1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spellStart"/>
      <w:r w:rsidRPr="007017EA">
        <w:rPr>
          <w:lang w:val="en-US"/>
        </w:rPr>
        <w:t>alerta.classList.add</w:t>
      </w:r>
      <w:proofErr w:type="spellEnd"/>
      <w:r w:rsidRPr="007017EA">
        <w:rPr>
          <w:lang w:val="en-US"/>
        </w:rPr>
        <w:t>('d-none');</w:t>
      </w:r>
    </w:p>
    <w:p w14:paraId="2C34160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</w:t>
      </w:r>
    </w:p>
    <w:p w14:paraId="653E754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</w:t>
      </w:r>
    </w:p>
    <w:p w14:paraId="28269B29" w14:textId="77777777" w:rsidR="007017EA" w:rsidRPr="007017EA" w:rsidRDefault="007017EA" w:rsidP="007017EA">
      <w:pPr>
        <w:rPr>
          <w:lang w:val="en-US"/>
        </w:rPr>
      </w:pPr>
    </w:p>
    <w:p w14:paraId="6C1B305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// </w:t>
      </w:r>
      <w:proofErr w:type="spellStart"/>
      <w:r w:rsidRPr="007017EA">
        <w:rPr>
          <w:lang w:val="en-US"/>
        </w:rPr>
        <w:t>seleccionar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todos</w:t>
      </w:r>
      <w:proofErr w:type="spellEnd"/>
    </w:p>
    <w:p w14:paraId="6A1B29AA" w14:textId="77777777" w:rsidR="007017EA" w:rsidRPr="007017EA" w:rsidRDefault="007017EA" w:rsidP="007017EA">
      <w:pPr>
        <w:rPr>
          <w:lang w:val="en-US"/>
        </w:rPr>
      </w:pPr>
      <w:proofErr w:type="spellStart"/>
      <w:r w:rsidRPr="007017EA">
        <w:rPr>
          <w:lang w:val="en-US"/>
        </w:rPr>
        <w:t>checkAll.addEventListener</w:t>
      </w:r>
      <w:proofErr w:type="spellEnd"/>
      <w:r w:rsidRPr="007017EA">
        <w:rPr>
          <w:lang w:val="en-US"/>
        </w:rPr>
        <w:t xml:space="preserve">('change', </w:t>
      </w:r>
      <w:proofErr w:type="gramStart"/>
      <w:r w:rsidRPr="007017EA">
        <w:rPr>
          <w:lang w:val="en-US"/>
        </w:rPr>
        <w:t>function(</w:t>
      </w:r>
      <w:proofErr w:type="gramEnd"/>
      <w:r w:rsidRPr="007017EA">
        <w:rPr>
          <w:lang w:val="en-US"/>
        </w:rPr>
        <w:t>) {</w:t>
      </w:r>
    </w:p>
    <w:p w14:paraId="2F1A3C7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spellStart"/>
      <w:proofErr w:type="gramStart"/>
      <w:r w:rsidRPr="007017EA">
        <w:rPr>
          <w:lang w:val="en-US"/>
        </w:rPr>
        <w:t>checkboxes.forEach</w:t>
      </w:r>
      <w:proofErr w:type="spellEnd"/>
      <w:proofErr w:type="gramEnd"/>
      <w:r w:rsidRPr="007017EA">
        <w:rPr>
          <w:lang w:val="en-US"/>
        </w:rPr>
        <w:t>(</w:t>
      </w:r>
      <w:proofErr w:type="spellStart"/>
      <w:r w:rsidRPr="007017EA">
        <w:rPr>
          <w:lang w:val="en-US"/>
        </w:rPr>
        <w:t>cb</w:t>
      </w:r>
      <w:proofErr w:type="spellEnd"/>
      <w:r w:rsidRPr="007017EA">
        <w:rPr>
          <w:lang w:val="en-US"/>
        </w:rPr>
        <w:t xml:space="preserve"> =&gt; </w:t>
      </w:r>
      <w:proofErr w:type="spellStart"/>
      <w:proofErr w:type="gramStart"/>
      <w:r w:rsidRPr="007017EA">
        <w:rPr>
          <w:lang w:val="en-US"/>
        </w:rPr>
        <w:t>cb.checked</w:t>
      </w:r>
      <w:proofErr w:type="spellEnd"/>
      <w:proofErr w:type="gramEnd"/>
      <w:r w:rsidRPr="007017EA">
        <w:rPr>
          <w:lang w:val="en-US"/>
        </w:rPr>
        <w:t xml:space="preserve"> = </w:t>
      </w:r>
      <w:proofErr w:type="spellStart"/>
      <w:proofErr w:type="gramStart"/>
      <w:r w:rsidRPr="007017EA">
        <w:rPr>
          <w:lang w:val="en-US"/>
        </w:rPr>
        <w:t>this.checked</w:t>
      </w:r>
      <w:proofErr w:type="spellEnd"/>
      <w:proofErr w:type="gramEnd"/>
      <w:r w:rsidRPr="007017EA">
        <w:rPr>
          <w:lang w:val="en-US"/>
        </w:rPr>
        <w:t>);</w:t>
      </w:r>
    </w:p>
    <w:p w14:paraId="1C8F9088" w14:textId="77777777" w:rsidR="007017EA" w:rsidRPr="007017EA" w:rsidRDefault="007017EA" w:rsidP="007017EA">
      <w:r w:rsidRPr="007017EA">
        <w:rPr>
          <w:lang w:val="en-US"/>
        </w:rPr>
        <w:t xml:space="preserve">    </w:t>
      </w:r>
      <w:proofErr w:type="spellStart"/>
      <w:proofErr w:type="gramStart"/>
      <w:r w:rsidRPr="007017EA">
        <w:t>actualizarEstado</w:t>
      </w:r>
      <w:proofErr w:type="spellEnd"/>
      <w:r w:rsidRPr="007017EA">
        <w:t>(</w:t>
      </w:r>
      <w:proofErr w:type="gramEnd"/>
      <w:r w:rsidRPr="007017EA">
        <w:t>);</w:t>
      </w:r>
    </w:p>
    <w:p w14:paraId="4AA87451" w14:textId="77777777" w:rsidR="007017EA" w:rsidRPr="007017EA" w:rsidRDefault="007017EA" w:rsidP="007017EA">
      <w:r w:rsidRPr="007017EA">
        <w:t>});</w:t>
      </w:r>
    </w:p>
    <w:p w14:paraId="3B832922" w14:textId="77777777" w:rsidR="007017EA" w:rsidRPr="007017EA" w:rsidRDefault="007017EA" w:rsidP="007017EA"/>
    <w:p w14:paraId="31CDD1CC" w14:textId="77777777" w:rsidR="007017EA" w:rsidRPr="007017EA" w:rsidRDefault="007017EA" w:rsidP="007017EA">
      <w:r w:rsidRPr="007017EA">
        <w:lastRenderedPageBreak/>
        <w:t>// detectar cambios individuales</w:t>
      </w:r>
    </w:p>
    <w:p w14:paraId="3FF64DC9" w14:textId="77777777" w:rsidR="007017EA" w:rsidRPr="00E424D8" w:rsidRDefault="007017EA" w:rsidP="007017EA">
      <w:pPr>
        <w:rPr>
          <w:lang w:val="en-US"/>
        </w:rPr>
      </w:pPr>
      <w:proofErr w:type="spellStart"/>
      <w:proofErr w:type="gramStart"/>
      <w:r w:rsidRPr="00E424D8">
        <w:rPr>
          <w:lang w:val="en-US"/>
        </w:rPr>
        <w:t>checkboxes.forEach</w:t>
      </w:r>
      <w:proofErr w:type="spellEnd"/>
      <w:proofErr w:type="gramEnd"/>
      <w:r w:rsidRPr="00E424D8">
        <w:rPr>
          <w:lang w:val="en-US"/>
        </w:rPr>
        <w:t>(</w:t>
      </w:r>
      <w:proofErr w:type="spellStart"/>
      <w:r w:rsidRPr="00E424D8">
        <w:rPr>
          <w:lang w:val="en-US"/>
        </w:rPr>
        <w:t>cb</w:t>
      </w:r>
      <w:proofErr w:type="spellEnd"/>
      <w:r w:rsidRPr="00E424D8">
        <w:rPr>
          <w:lang w:val="en-US"/>
        </w:rPr>
        <w:t xml:space="preserve"> =&gt; {</w:t>
      </w:r>
    </w:p>
    <w:p w14:paraId="6712E737" w14:textId="77777777" w:rsidR="007017EA" w:rsidRPr="00E424D8" w:rsidRDefault="007017EA" w:rsidP="007017EA">
      <w:pPr>
        <w:rPr>
          <w:lang w:val="en-US"/>
        </w:rPr>
      </w:pPr>
      <w:r w:rsidRPr="00E424D8">
        <w:rPr>
          <w:lang w:val="en-US"/>
        </w:rPr>
        <w:t xml:space="preserve">    </w:t>
      </w:r>
      <w:proofErr w:type="spellStart"/>
      <w:proofErr w:type="gramStart"/>
      <w:r w:rsidRPr="00E424D8">
        <w:rPr>
          <w:lang w:val="en-US"/>
        </w:rPr>
        <w:t>cb.addEventListener</w:t>
      </w:r>
      <w:proofErr w:type="spellEnd"/>
      <w:proofErr w:type="gramEnd"/>
      <w:r w:rsidRPr="00E424D8">
        <w:rPr>
          <w:lang w:val="en-US"/>
        </w:rPr>
        <w:t xml:space="preserve">('change', </w:t>
      </w:r>
      <w:proofErr w:type="spellStart"/>
      <w:r w:rsidRPr="00E424D8">
        <w:rPr>
          <w:lang w:val="en-US"/>
        </w:rPr>
        <w:t>actualizarEstado</w:t>
      </w:r>
      <w:proofErr w:type="spellEnd"/>
      <w:r w:rsidRPr="00E424D8">
        <w:rPr>
          <w:lang w:val="en-US"/>
        </w:rPr>
        <w:t>);</w:t>
      </w:r>
    </w:p>
    <w:p w14:paraId="5B3D28F5" w14:textId="77777777" w:rsidR="007017EA" w:rsidRPr="007017EA" w:rsidRDefault="007017EA" w:rsidP="007017EA">
      <w:r w:rsidRPr="007017EA">
        <w:t>});</w:t>
      </w:r>
    </w:p>
    <w:p w14:paraId="54592222" w14:textId="77777777" w:rsidR="007017EA" w:rsidRPr="007017EA" w:rsidRDefault="007017EA" w:rsidP="007017EA"/>
    <w:p w14:paraId="7A7F581A" w14:textId="77777777" w:rsidR="007017EA" w:rsidRPr="007017EA" w:rsidRDefault="007017EA" w:rsidP="007017EA">
      <w:r w:rsidRPr="007017EA">
        <w:t>// iniciar</w:t>
      </w:r>
    </w:p>
    <w:p w14:paraId="0263D0EA" w14:textId="77777777" w:rsidR="007017EA" w:rsidRPr="007017EA" w:rsidRDefault="007017EA" w:rsidP="007017EA">
      <w:proofErr w:type="spellStart"/>
      <w:proofErr w:type="gramStart"/>
      <w:r w:rsidRPr="007017EA">
        <w:t>actualizarEstado</w:t>
      </w:r>
      <w:proofErr w:type="spellEnd"/>
      <w:r w:rsidRPr="007017EA">
        <w:t>(</w:t>
      </w:r>
      <w:proofErr w:type="gramEnd"/>
      <w:r w:rsidRPr="007017EA">
        <w:t>);</w:t>
      </w:r>
    </w:p>
    <w:p w14:paraId="4A525109" w14:textId="77777777" w:rsidR="007017EA" w:rsidRPr="007017EA" w:rsidRDefault="007017EA" w:rsidP="007017EA"/>
    <w:p w14:paraId="52FBB0A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// </w:t>
      </w:r>
      <w:proofErr w:type="spellStart"/>
      <w:r w:rsidRPr="007017EA">
        <w:rPr>
          <w:lang w:val="en-US"/>
        </w:rPr>
        <w:t>seleccionar</w:t>
      </w:r>
      <w:proofErr w:type="spellEnd"/>
      <w:r w:rsidRPr="007017EA">
        <w:rPr>
          <w:lang w:val="en-US"/>
        </w:rPr>
        <w:t xml:space="preserve"> 2.0</w:t>
      </w:r>
    </w:p>
    <w:p w14:paraId="1CB57E4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/*const </w:t>
      </w:r>
      <w:proofErr w:type="spellStart"/>
      <w:r w:rsidRPr="007017EA">
        <w:rPr>
          <w:lang w:val="en-US"/>
        </w:rPr>
        <w:t>checkAll</w:t>
      </w:r>
      <w:proofErr w:type="spellEnd"/>
      <w:r w:rsidRPr="007017EA">
        <w:rPr>
          <w:lang w:val="en-US"/>
        </w:rPr>
        <w:t xml:space="preserve"> = </w:t>
      </w:r>
      <w:proofErr w:type="spellStart"/>
      <w:proofErr w:type="gramStart"/>
      <w:r w:rsidRPr="007017EA">
        <w:rPr>
          <w:lang w:val="en-US"/>
        </w:rPr>
        <w:t>document.getElementById</w:t>
      </w:r>
      <w:proofErr w:type="spellEnd"/>
      <w:proofErr w:type="gramEnd"/>
      <w:r w:rsidRPr="007017EA">
        <w:rPr>
          <w:lang w:val="en-US"/>
        </w:rPr>
        <w:t>('</w:t>
      </w:r>
      <w:proofErr w:type="spellStart"/>
      <w:r w:rsidRPr="007017EA">
        <w:rPr>
          <w:lang w:val="en-US"/>
        </w:rPr>
        <w:t>checkAll</w:t>
      </w:r>
      <w:proofErr w:type="spellEnd"/>
      <w:r w:rsidRPr="007017EA">
        <w:rPr>
          <w:lang w:val="en-US"/>
        </w:rPr>
        <w:t>');</w:t>
      </w:r>
    </w:p>
    <w:p w14:paraId="79B9D0F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const checkboxes = </w:t>
      </w:r>
      <w:proofErr w:type="spellStart"/>
      <w:proofErr w:type="gramStart"/>
      <w:r w:rsidRPr="007017EA">
        <w:rPr>
          <w:lang w:val="en-US"/>
        </w:rPr>
        <w:t>document.querySelectorAll</w:t>
      </w:r>
      <w:proofErr w:type="spellEnd"/>
      <w:proofErr w:type="gramEnd"/>
      <w:r w:rsidRPr="007017EA">
        <w:rPr>
          <w:lang w:val="en-US"/>
        </w:rPr>
        <w:t>('input[name="</w:t>
      </w:r>
      <w:proofErr w:type="gramStart"/>
      <w:r w:rsidRPr="007017EA">
        <w:rPr>
          <w:lang w:val="en-US"/>
        </w:rPr>
        <w:t>docs[</w:t>
      </w:r>
      <w:proofErr w:type="gramEnd"/>
      <w:r w:rsidRPr="007017EA">
        <w:rPr>
          <w:lang w:val="en-US"/>
        </w:rPr>
        <w:t>]"]');</w:t>
      </w:r>
    </w:p>
    <w:p w14:paraId="68937564" w14:textId="77777777" w:rsidR="007017EA" w:rsidRPr="007017EA" w:rsidRDefault="007017EA" w:rsidP="007017EA">
      <w:proofErr w:type="spellStart"/>
      <w:r w:rsidRPr="007017EA">
        <w:t>const</w:t>
      </w:r>
      <w:proofErr w:type="spellEnd"/>
      <w:r w:rsidRPr="007017EA">
        <w:t xml:space="preserve"> contador = </w:t>
      </w:r>
      <w:proofErr w:type="spellStart"/>
      <w:proofErr w:type="gramStart"/>
      <w:r w:rsidRPr="007017EA">
        <w:t>document.getElementById</w:t>
      </w:r>
      <w:proofErr w:type="spellEnd"/>
      <w:proofErr w:type="gramEnd"/>
      <w:r w:rsidRPr="007017EA">
        <w:t>('</w:t>
      </w:r>
      <w:proofErr w:type="spellStart"/>
      <w:r w:rsidRPr="007017EA">
        <w:t>contadorSeleccionados</w:t>
      </w:r>
      <w:proofErr w:type="spellEnd"/>
      <w:r w:rsidRPr="007017EA">
        <w:t>');</w:t>
      </w:r>
    </w:p>
    <w:p w14:paraId="7C0B645A" w14:textId="77777777" w:rsidR="007017EA" w:rsidRPr="007017EA" w:rsidRDefault="007017EA" w:rsidP="007017EA">
      <w:proofErr w:type="spellStart"/>
      <w:r w:rsidRPr="007017EA">
        <w:t>const</w:t>
      </w:r>
      <w:proofErr w:type="spellEnd"/>
      <w:r w:rsidRPr="007017EA">
        <w:t xml:space="preserve"> </w:t>
      </w:r>
      <w:proofErr w:type="spellStart"/>
      <w:r w:rsidRPr="007017EA">
        <w:t>btn</w:t>
      </w:r>
      <w:proofErr w:type="spellEnd"/>
      <w:r w:rsidRPr="007017EA">
        <w:t xml:space="preserve"> = </w:t>
      </w:r>
      <w:proofErr w:type="spellStart"/>
      <w:proofErr w:type="gramStart"/>
      <w:r w:rsidRPr="007017EA">
        <w:t>document.getElementById</w:t>
      </w:r>
      <w:proofErr w:type="spellEnd"/>
      <w:proofErr w:type="gramEnd"/>
      <w:r w:rsidRPr="007017EA">
        <w:t>('</w:t>
      </w:r>
      <w:proofErr w:type="spellStart"/>
      <w:r w:rsidRPr="007017EA">
        <w:t>btnDescargar</w:t>
      </w:r>
      <w:proofErr w:type="spellEnd"/>
      <w:r w:rsidRPr="007017EA">
        <w:t>');</w:t>
      </w:r>
    </w:p>
    <w:p w14:paraId="5C15C788" w14:textId="77777777" w:rsidR="007017EA" w:rsidRPr="007017EA" w:rsidRDefault="007017EA" w:rsidP="007017EA"/>
    <w:p w14:paraId="4A94898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function </w:t>
      </w:r>
      <w:proofErr w:type="spellStart"/>
      <w:proofErr w:type="gramStart"/>
      <w:r w:rsidRPr="007017EA">
        <w:rPr>
          <w:lang w:val="en-US"/>
        </w:rPr>
        <w:t>actualizarEstado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) {</w:t>
      </w:r>
    </w:p>
    <w:p w14:paraId="3F6D6AD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let </w:t>
      </w:r>
      <w:proofErr w:type="spellStart"/>
      <w:r w:rsidRPr="007017EA">
        <w:rPr>
          <w:lang w:val="en-US"/>
        </w:rPr>
        <w:t>seleccionados</w:t>
      </w:r>
      <w:proofErr w:type="spellEnd"/>
      <w:r w:rsidRPr="007017EA">
        <w:rPr>
          <w:lang w:val="en-US"/>
        </w:rPr>
        <w:t xml:space="preserve"> = </w:t>
      </w:r>
      <w:proofErr w:type="gramStart"/>
      <w:r w:rsidRPr="007017EA">
        <w:rPr>
          <w:lang w:val="en-US"/>
        </w:rPr>
        <w:t>document.querySelectorAll</w:t>
      </w:r>
      <w:proofErr w:type="gramEnd"/>
      <w:r w:rsidRPr="007017EA">
        <w:rPr>
          <w:lang w:val="en-US"/>
        </w:rPr>
        <w:t>('input[name="docs[]"</w:t>
      </w:r>
      <w:proofErr w:type="gramStart"/>
      <w:r w:rsidRPr="007017EA">
        <w:rPr>
          <w:lang w:val="en-US"/>
        </w:rPr>
        <w:t>]:checked</w:t>
      </w:r>
      <w:proofErr w:type="gram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).length</w:t>
      </w:r>
      <w:proofErr w:type="gramEnd"/>
      <w:r w:rsidRPr="007017EA">
        <w:rPr>
          <w:lang w:val="en-US"/>
        </w:rPr>
        <w:t>;</w:t>
      </w:r>
    </w:p>
    <w:p w14:paraId="63A9AA87" w14:textId="77777777" w:rsidR="007017EA" w:rsidRPr="007017EA" w:rsidRDefault="007017EA" w:rsidP="007017EA">
      <w:pPr>
        <w:rPr>
          <w:lang w:val="en-US"/>
        </w:rPr>
      </w:pPr>
    </w:p>
    <w:p w14:paraId="7EFFDBC0" w14:textId="77777777" w:rsidR="007017EA" w:rsidRPr="007017EA" w:rsidRDefault="007017EA" w:rsidP="007017EA">
      <w:r w:rsidRPr="007017EA">
        <w:rPr>
          <w:lang w:val="en-US"/>
        </w:rPr>
        <w:t xml:space="preserve">    </w:t>
      </w:r>
      <w:r w:rsidRPr="007017EA">
        <w:t>// actualizar contador</w:t>
      </w:r>
    </w:p>
    <w:p w14:paraId="389E455E" w14:textId="77777777" w:rsidR="007017EA" w:rsidRPr="007017EA" w:rsidRDefault="007017EA" w:rsidP="007017EA">
      <w:r w:rsidRPr="007017EA">
        <w:t xml:space="preserve">    </w:t>
      </w:r>
      <w:proofErr w:type="spellStart"/>
      <w:proofErr w:type="gramStart"/>
      <w:r w:rsidRPr="007017EA">
        <w:t>contador.textContent</w:t>
      </w:r>
      <w:proofErr w:type="spellEnd"/>
      <w:proofErr w:type="gramEnd"/>
      <w:r w:rsidRPr="007017EA">
        <w:t xml:space="preserve"> = seleccionados + " seleccionados";</w:t>
      </w:r>
    </w:p>
    <w:p w14:paraId="2AD8014A" w14:textId="77777777" w:rsidR="007017EA" w:rsidRPr="007017EA" w:rsidRDefault="007017EA" w:rsidP="007017EA"/>
    <w:p w14:paraId="3BB63B11" w14:textId="77777777" w:rsidR="007017EA" w:rsidRPr="007017EA" w:rsidRDefault="007017EA" w:rsidP="007017EA">
      <w:r w:rsidRPr="007017EA">
        <w:t>    // habilitar/deshabilitar botón</w:t>
      </w:r>
    </w:p>
    <w:p w14:paraId="5904C414" w14:textId="77777777" w:rsidR="007017EA" w:rsidRPr="007017EA" w:rsidRDefault="007017EA" w:rsidP="007017EA">
      <w:r w:rsidRPr="007017EA">
        <w:t xml:space="preserve">    </w:t>
      </w:r>
      <w:proofErr w:type="spellStart"/>
      <w:proofErr w:type="gramStart"/>
      <w:r w:rsidRPr="007017EA">
        <w:t>btn.disabled</w:t>
      </w:r>
      <w:proofErr w:type="spellEnd"/>
      <w:proofErr w:type="gramEnd"/>
      <w:r w:rsidRPr="007017EA">
        <w:t xml:space="preserve"> = seleccionados === 0;</w:t>
      </w:r>
    </w:p>
    <w:p w14:paraId="26E3295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</w:t>
      </w:r>
    </w:p>
    <w:p w14:paraId="73B645B9" w14:textId="77777777" w:rsidR="007017EA" w:rsidRPr="007017EA" w:rsidRDefault="007017EA" w:rsidP="007017EA">
      <w:pPr>
        <w:rPr>
          <w:lang w:val="en-US"/>
        </w:rPr>
      </w:pPr>
    </w:p>
    <w:p w14:paraId="329DB6D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// </w:t>
      </w:r>
      <w:proofErr w:type="spellStart"/>
      <w:r w:rsidRPr="007017EA">
        <w:rPr>
          <w:lang w:val="en-US"/>
        </w:rPr>
        <w:t>seleccionar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todos</w:t>
      </w:r>
      <w:proofErr w:type="spellEnd"/>
    </w:p>
    <w:p w14:paraId="677CB1B8" w14:textId="77777777" w:rsidR="007017EA" w:rsidRPr="007017EA" w:rsidRDefault="007017EA" w:rsidP="007017EA">
      <w:pPr>
        <w:rPr>
          <w:lang w:val="en-US"/>
        </w:rPr>
      </w:pPr>
      <w:proofErr w:type="spellStart"/>
      <w:r w:rsidRPr="007017EA">
        <w:rPr>
          <w:lang w:val="en-US"/>
        </w:rPr>
        <w:t>checkAll.addEventListener</w:t>
      </w:r>
      <w:proofErr w:type="spellEnd"/>
      <w:r w:rsidRPr="007017EA">
        <w:rPr>
          <w:lang w:val="en-US"/>
        </w:rPr>
        <w:t xml:space="preserve">('change', </w:t>
      </w:r>
      <w:proofErr w:type="gramStart"/>
      <w:r w:rsidRPr="007017EA">
        <w:rPr>
          <w:lang w:val="en-US"/>
        </w:rPr>
        <w:t>function(</w:t>
      </w:r>
      <w:proofErr w:type="gramEnd"/>
      <w:r w:rsidRPr="007017EA">
        <w:rPr>
          <w:lang w:val="en-US"/>
        </w:rPr>
        <w:t>) {</w:t>
      </w:r>
    </w:p>
    <w:p w14:paraId="35BAC89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</w:t>
      </w:r>
      <w:proofErr w:type="spellStart"/>
      <w:proofErr w:type="gramStart"/>
      <w:r w:rsidRPr="007017EA">
        <w:rPr>
          <w:lang w:val="en-US"/>
        </w:rPr>
        <w:t>checkboxes.forEach</w:t>
      </w:r>
      <w:proofErr w:type="spellEnd"/>
      <w:proofErr w:type="gramEnd"/>
      <w:r w:rsidRPr="007017EA">
        <w:rPr>
          <w:lang w:val="en-US"/>
        </w:rPr>
        <w:t>(</w:t>
      </w:r>
      <w:proofErr w:type="spellStart"/>
      <w:r w:rsidRPr="007017EA">
        <w:rPr>
          <w:lang w:val="en-US"/>
        </w:rPr>
        <w:t>cb</w:t>
      </w:r>
      <w:proofErr w:type="spellEnd"/>
      <w:r w:rsidRPr="007017EA">
        <w:rPr>
          <w:lang w:val="en-US"/>
        </w:rPr>
        <w:t xml:space="preserve"> =&gt; </w:t>
      </w:r>
      <w:proofErr w:type="spellStart"/>
      <w:proofErr w:type="gramStart"/>
      <w:r w:rsidRPr="007017EA">
        <w:rPr>
          <w:lang w:val="en-US"/>
        </w:rPr>
        <w:t>cb.checked</w:t>
      </w:r>
      <w:proofErr w:type="spellEnd"/>
      <w:proofErr w:type="gramEnd"/>
      <w:r w:rsidRPr="007017EA">
        <w:rPr>
          <w:lang w:val="en-US"/>
        </w:rPr>
        <w:t xml:space="preserve"> = </w:t>
      </w:r>
      <w:proofErr w:type="spellStart"/>
      <w:proofErr w:type="gramStart"/>
      <w:r w:rsidRPr="007017EA">
        <w:rPr>
          <w:lang w:val="en-US"/>
        </w:rPr>
        <w:t>this.checked</w:t>
      </w:r>
      <w:proofErr w:type="spellEnd"/>
      <w:proofErr w:type="gramEnd"/>
      <w:r w:rsidRPr="007017EA">
        <w:rPr>
          <w:lang w:val="en-US"/>
        </w:rPr>
        <w:t>);</w:t>
      </w:r>
    </w:p>
    <w:p w14:paraId="59AE4682" w14:textId="77777777" w:rsidR="007017EA" w:rsidRPr="007017EA" w:rsidRDefault="007017EA" w:rsidP="007017EA">
      <w:r w:rsidRPr="007017EA">
        <w:rPr>
          <w:lang w:val="en-US"/>
        </w:rPr>
        <w:t xml:space="preserve">    </w:t>
      </w:r>
      <w:proofErr w:type="spellStart"/>
      <w:proofErr w:type="gramStart"/>
      <w:r w:rsidRPr="007017EA">
        <w:t>actualizarEstado</w:t>
      </w:r>
      <w:proofErr w:type="spellEnd"/>
      <w:r w:rsidRPr="007017EA">
        <w:t>(</w:t>
      </w:r>
      <w:proofErr w:type="gramEnd"/>
      <w:r w:rsidRPr="007017EA">
        <w:t>);</w:t>
      </w:r>
    </w:p>
    <w:p w14:paraId="0DD3DA86" w14:textId="77777777" w:rsidR="007017EA" w:rsidRPr="007017EA" w:rsidRDefault="007017EA" w:rsidP="007017EA">
      <w:r w:rsidRPr="007017EA">
        <w:t>});</w:t>
      </w:r>
    </w:p>
    <w:p w14:paraId="1372EC5F" w14:textId="77777777" w:rsidR="007017EA" w:rsidRPr="007017EA" w:rsidRDefault="007017EA" w:rsidP="007017EA"/>
    <w:p w14:paraId="3AE2BA00" w14:textId="77777777" w:rsidR="007017EA" w:rsidRPr="007017EA" w:rsidRDefault="007017EA" w:rsidP="007017EA">
      <w:r w:rsidRPr="007017EA">
        <w:t>// detectar cambios individuales</w:t>
      </w:r>
    </w:p>
    <w:p w14:paraId="27066266" w14:textId="77777777" w:rsidR="007017EA" w:rsidRPr="00E424D8" w:rsidRDefault="007017EA" w:rsidP="007017EA">
      <w:pPr>
        <w:rPr>
          <w:lang w:val="en-US"/>
        </w:rPr>
      </w:pPr>
      <w:proofErr w:type="spellStart"/>
      <w:proofErr w:type="gramStart"/>
      <w:r w:rsidRPr="00E424D8">
        <w:rPr>
          <w:lang w:val="en-US"/>
        </w:rPr>
        <w:t>checkboxes.forEach</w:t>
      </w:r>
      <w:proofErr w:type="spellEnd"/>
      <w:proofErr w:type="gramEnd"/>
      <w:r w:rsidRPr="00E424D8">
        <w:rPr>
          <w:lang w:val="en-US"/>
        </w:rPr>
        <w:t>(</w:t>
      </w:r>
      <w:proofErr w:type="spellStart"/>
      <w:r w:rsidRPr="00E424D8">
        <w:rPr>
          <w:lang w:val="en-US"/>
        </w:rPr>
        <w:t>cb</w:t>
      </w:r>
      <w:proofErr w:type="spellEnd"/>
      <w:r w:rsidRPr="00E424D8">
        <w:rPr>
          <w:lang w:val="en-US"/>
        </w:rPr>
        <w:t xml:space="preserve"> =&gt; {</w:t>
      </w:r>
    </w:p>
    <w:p w14:paraId="3AF9B913" w14:textId="77777777" w:rsidR="007017EA" w:rsidRPr="00E424D8" w:rsidRDefault="007017EA" w:rsidP="007017EA">
      <w:pPr>
        <w:rPr>
          <w:lang w:val="en-US"/>
        </w:rPr>
      </w:pPr>
      <w:r w:rsidRPr="00E424D8">
        <w:rPr>
          <w:lang w:val="en-US"/>
        </w:rPr>
        <w:t xml:space="preserve">    </w:t>
      </w:r>
      <w:proofErr w:type="spellStart"/>
      <w:proofErr w:type="gramStart"/>
      <w:r w:rsidRPr="00E424D8">
        <w:rPr>
          <w:lang w:val="en-US"/>
        </w:rPr>
        <w:t>cb.addEventListener</w:t>
      </w:r>
      <w:proofErr w:type="spellEnd"/>
      <w:proofErr w:type="gramEnd"/>
      <w:r w:rsidRPr="00E424D8">
        <w:rPr>
          <w:lang w:val="en-US"/>
        </w:rPr>
        <w:t xml:space="preserve">('change', </w:t>
      </w:r>
      <w:proofErr w:type="spellStart"/>
      <w:r w:rsidRPr="00E424D8">
        <w:rPr>
          <w:lang w:val="en-US"/>
        </w:rPr>
        <w:t>actualizarEstado</w:t>
      </w:r>
      <w:proofErr w:type="spellEnd"/>
      <w:r w:rsidRPr="00E424D8">
        <w:rPr>
          <w:lang w:val="en-US"/>
        </w:rPr>
        <w:t>);</w:t>
      </w:r>
    </w:p>
    <w:p w14:paraId="193DD576" w14:textId="77777777" w:rsidR="007017EA" w:rsidRPr="007017EA" w:rsidRDefault="007017EA" w:rsidP="007017EA">
      <w:r w:rsidRPr="007017EA">
        <w:t>});</w:t>
      </w:r>
    </w:p>
    <w:p w14:paraId="7432D53F" w14:textId="77777777" w:rsidR="007017EA" w:rsidRPr="007017EA" w:rsidRDefault="007017EA" w:rsidP="007017EA"/>
    <w:p w14:paraId="5D2BD9BB" w14:textId="77777777" w:rsidR="007017EA" w:rsidRPr="007017EA" w:rsidRDefault="007017EA" w:rsidP="007017EA">
      <w:r w:rsidRPr="007017EA">
        <w:t>// inicializar</w:t>
      </w:r>
    </w:p>
    <w:p w14:paraId="764CC0E8" w14:textId="77777777" w:rsidR="007017EA" w:rsidRPr="007017EA" w:rsidRDefault="007017EA" w:rsidP="007017EA">
      <w:proofErr w:type="spellStart"/>
      <w:proofErr w:type="gramStart"/>
      <w:r w:rsidRPr="007017EA">
        <w:t>actualizarEstado</w:t>
      </w:r>
      <w:proofErr w:type="spellEnd"/>
      <w:r w:rsidRPr="007017EA">
        <w:t>(</w:t>
      </w:r>
      <w:proofErr w:type="gramEnd"/>
      <w:r w:rsidRPr="007017EA">
        <w:t>); */</w:t>
      </w:r>
    </w:p>
    <w:p w14:paraId="79918CA6" w14:textId="77777777" w:rsidR="007017EA" w:rsidRPr="007017EA" w:rsidRDefault="007017EA" w:rsidP="007017EA"/>
    <w:p w14:paraId="5FCDAC9F" w14:textId="77777777" w:rsidR="007017EA" w:rsidRPr="000062B9" w:rsidRDefault="007017EA" w:rsidP="007017EA">
      <w:r w:rsidRPr="000062B9">
        <w:t>&lt;/script&gt;</w:t>
      </w:r>
    </w:p>
    <w:p w14:paraId="70643463" w14:textId="77777777" w:rsidR="007017EA" w:rsidRPr="000062B9" w:rsidRDefault="007017EA" w:rsidP="007017EA">
      <w:r w:rsidRPr="000062B9">
        <w:t>&lt;/</w:t>
      </w:r>
      <w:proofErr w:type="spellStart"/>
      <w:r w:rsidRPr="000062B9">
        <w:t>body</w:t>
      </w:r>
      <w:proofErr w:type="spellEnd"/>
      <w:r w:rsidRPr="000062B9">
        <w:t>&gt;</w:t>
      </w:r>
    </w:p>
    <w:p w14:paraId="4F3AB7FE" w14:textId="77777777" w:rsidR="007017EA" w:rsidRPr="000062B9" w:rsidRDefault="007017EA" w:rsidP="007017EA">
      <w:r w:rsidRPr="000062B9">
        <w:t>&lt;/</w:t>
      </w:r>
      <w:proofErr w:type="spellStart"/>
      <w:r w:rsidRPr="000062B9">
        <w:t>html</w:t>
      </w:r>
      <w:proofErr w:type="spellEnd"/>
      <w:r w:rsidRPr="000062B9">
        <w:t>&gt;</w:t>
      </w:r>
    </w:p>
    <w:p w14:paraId="1AB17932" w14:textId="77777777" w:rsidR="007017EA" w:rsidRPr="000062B9" w:rsidRDefault="007017EA" w:rsidP="007017EA"/>
    <w:p w14:paraId="46212917" w14:textId="77777777" w:rsidR="007017EA" w:rsidRPr="000062B9" w:rsidRDefault="007017EA" w:rsidP="007017EA"/>
    <w:p w14:paraId="19DCEF8D" w14:textId="47F7AF8F" w:rsidR="00CB1633" w:rsidRPr="000062B9" w:rsidRDefault="00CB1633" w:rsidP="00CB1633">
      <w:pPr>
        <w:pStyle w:val="Ttulo4"/>
      </w:pPr>
      <w:r w:rsidRPr="000062B9">
        <w:t xml:space="preserve">2.1.10.5 </w:t>
      </w:r>
      <w:proofErr w:type="spellStart"/>
      <w:r w:rsidR="003C4A1C" w:rsidRPr="000062B9">
        <w:t>info.php</w:t>
      </w:r>
      <w:proofErr w:type="spellEnd"/>
    </w:p>
    <w:p w14:paraId="6F236BBC" w14:textId="77777777" w:rsidR="007017EA" w:rsidRPr="000062B9" w:rsidRDefault="007017EA" w:rsidP="007017EA">
      <w:r w:rsidRPr="000062B9">
        <w:t>&lt;?</w:t>
      </w:r>
      <w:proofErr w:type="spellStart"/>
      <w:r w:rsidRPr="000062B9">
        <w:t>php</w:t>
      </w:r>
      <w:proofErr w:type="spellEnd"/>
      <w:r w:rsidRPr="000062B9">
        <w:t xml:space="preserve"> </w:t>
      </w:r>
      <w:proofErr w:type="spellStart"/>
      <w:proofErr w:type="gramStart"/>
      <w:r w:rsidRPr="000062B9">
        <w:t>phpinfo</w:t>
      </w:r>
      <w:proofErr w:type="spellEnd"/>
      <w:r w:rsidRPr="000062B9">
        <w:t>(</w:t>
      </w:r>
      <w:proofErr w:type="gramEnd"/>
      <w:r w:rsidRPr="000062B9">
        <w:t>)</w:t>
      </w:r>
      <w:proofErr w:type="gramStart"/>
      <w:r w:rsidRPr="000062B9">
        <w:t>; ?</w:t>
      </w:r>
      <w:proofErr w:type="gramEnd"/>
      <w:r w:rsidRPr="000062B9">
        <w:t>&gt;</w:t>
      </w:r>
    </w:p>
    <w:p w14:paraId="216F925D" w14:textId="77777777" w:rsidR="007017EA" w:rsidRPr="000062B9" w:rsidRDefault="007017EA" w:rsidP="007017EA"/>
    <w:p w14:paraId="402FE9B1" w14:textId="2CD1625F" w:rsidR="00CB1633" w:rsidRPr="000062B9" w:rsidRDefault="00CB1633" w:rsidP="00CB1633">
      <w:pPr>
        <w:pStyle w:val="Ttulo4"/>
      </w:pPr>
      <w:r w:rsidRPr="000062B9">
        <w:t>2.1.10.6</w:t>
      </w:r>
      <w:r w:rsidR="003C4A1C" w:rsidRPr="000062B9">
        <w:t xml:space="preserve"> </w:t>
      </w:r>
      <w:proofErr w:type="spellStart"/>
      <w:r w:rsidR="003C4A1C" w:rsidRPr="000062B9">
        <w:t>login_c.php</w:t>
      </w:r>
      <w:proofErr w:type="spellEnd"/>
    </w:p>
    <w:p w14:paraId="1003639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&lt;!DOCTYPE html&gt;</w:t>
      </w:r>
    </w:p>
    <w:p w14:paraId="6D11169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&lt;html lang="es"&gt;</w:t>
      </w:r>
    </w:p>
    <w:p w14:paraId="439D4EB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&lt;head&gt;</w:t>
      </w:r>
    </w:p>
    <w:p w14:paraId="04E0A50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&lt;meta charset="UTF-8"&gt;</w:t>
      </w:r>
    </w:p>
    <w:p w14:paraId="3928F23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="icon"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('template/images/logo.ico')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72E1D41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&lt;meta name="viewport" content="width=device-width, initial-scale=1.0"&gt;</w:t>
      </w:r>
    </w:p>
    <w:p w14:paraId="5C917C12" w14:textId="77777777" w:rsidR="007017EA" w:rsidRPr="007017EA" w:rsidRDefault="007017EA" w:rsidP="007017EA">
      <w:r w:rsidRPr="007017EA">
        <w:rPr>
          <w:lang w:val="en-US"/>
        </w:rPr>
        <w:t xml:space="preserve">    </w:t>
      </w:r>
      <w:r w:rsidRPr="007017EA">
        <w:t>&lt;</w:t>
      </w:r>
      <w:proofErr w:type="spellStart"/>
      <w:r w:rsidRPr="007017EA">
        <w:t>title</w:t>
      </w:r>
      <w:proofErr w:type="spellEnd"/>
      <w:r w:rsidRPr="007017EA">
        <w:t>&gt;Inicio de Sesión | Masmetrología&lt;/</w:t>
      </w:r>
      <w:proofErr w:type="spellStart"/>
      <w:r w:rsidRPr="007017EA">
        <w:t>title</w:t>
      </w:r>
      <w:proofErr w:type="spellEnd"/>
      <w:r w:rsidRPr="007017EA">
        <w:t>&gt;</w:t>
      </w:r>
    </w:p>
    <w:p w14:paraId="5451ADF5" w14:textId="77777777" w:rsidR="007017EA" w:rsidRPr="007017EA" w:rsidRDefault="007017EA" w:rsidP="007017EA"/>
    <w:p w14:paraId="5C8B6DAA" w14:textId="77777777" w:rsidR="007017EA" w:rsidRPr="007017EA" w:rsidRDefault="007017EA" w:rsidP="007017EA">
      <w:r w:rsidRPr="007017EA">
        <w:t xml:space="preserve">    </w:t>
      </w:r>
      <w:proofErr w:type="gramStart"/>
      <w:r w:rsidRPr="007017EA">
        <w:t>&lt;!--</w:t>
      </w:r>
      <w:proofErr w:type="gramEnd"/>
      <w:r w:rsidRPr="007017EA">
        <w:t xml:space="preserve"> Fuentes e iconos --&gt;</w:t>
      </w:r>
    </w:p>
    <w:p w14:paraId="6BFAEE8B" w14:textId="77777777" w:rsidR="007017EA" w:rsidRPr="007017EA" w:rsidRDefault="007017EA" w:rsidP="007017EA">
      <w:r w:rsidRPr="007017EA">
        <w:t xml:space="preserve">    &lt;link </w:t>
      </w:r>
      <w:proofErr w:type="spellStart"/>
      <w:r w:rsidRPr="007017EA">
        <w:t>rel</w:t>
      </w:r>
      <w:proofErr w:type="spellEnd"/>
      <w:r w:rsidRPr="007017EA">
        <w:t>="</w:t>
      </w:r>
      <w:proofErr w:type="spellStart"/>
      <w:r w:rsidRPr="007017EA">
        <w:t>stylesheet</w:t>
      </w:r>
      <w:proofErr w:type="spellEnd"/>
      <w:r w:rsidRPr="007017EA">
        <w:t>" href="https://cdnjs.cloudflare.com/ajax/libs/font-awesome/6.5.1/css/all.min.css"&gt;</w:t>
      </w:r>
    </w:p>
    <w:p w14:paraId="149E37E5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r w:rsidRPr="007017EA">
        <w:rPr>
          <w:lang w:val="en-US"/>
        </w:rPr>
        <w:t xml:space="preserve">&lt;link href="https://fonts.googleapis.com/css2?family=DM+Sans:wght@400;500;700&amp;display=swap"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14D3072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 xml:space="preserve"> --&gt;</w:t>
      </w:r>
    </w:p>
    <w:p w14:paraId="7EC687D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('template/vendors/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dist</w:t>
      </w:r>
      <w:proofErr w:type="spellEnd"/>
      <w:r w:rsidRPr="007017EA">
        <w:rPr>
          <w:lang w:val="en-US"/>
        </w:rPr>
        <w:t>/pnotify.css')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 xml:space="preserve">&gt;"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2156E63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('template/vendors/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dist</w:t>
      </w:r>
      <w:proofErr w:type="spellEnd"/>
      <w:r w:rsidRPr="007017EA">
        <w:rPr>
          <w:lang w:val="en-US"/>
        </w:rPr>
        <w:t>/pnotify.buttons.css')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 xml:space="preserve">&gt;"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1DCA264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('template/vendors/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dist</w:t>
      </w:r>
      <w:proofErr w:type="spellEnd"/>
      <w:r w:rsidRPr="007017EA">
        <w:rPr>
          <w:lang w:val="en-US"/>
        </w:rPr>
        <w:t>/pnotify.nonblock.css')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 xml:space="preserve">&gt;"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6F2BD71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="stylesheet"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/maps/styleLogin.css')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7FE6C6D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="stylesheet"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/maps/styleAdver.css')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53674FA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&lt;/head&gt;</w:t>
      </w:r>
    </w:p>
    <w:p w14:paraId="3D682F0F" w14:textId="77777777" w:rsidR="007017EA" w:rsidRPr="007017EA" w:rsidRDefault="007017EA" w:rsidP="007017EA">
      <w:pPr>
        <w:rPr>
          <w:lang w:val="en-US"/>
        </w:rPr>
      </w:pPr>
    </w:p>
    <w:p w14:paraId="60E2276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&lt;body&gt;</w:t>
      </w:r>
    </w:p>
    <w:p w14:paraId="5F0F0CF6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CONTENEDOR --&gt;</w:t>
      </w:r>
    </w:p>
    <w:p w14:paraId="5F71121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&lt;div class="container" id="log"&gt;</w:t>
      </w:r>
    </w:p>
    <w:p w14:paraId="0FCF8BDE" w14:textId="77777777" w:rsidR="007017EA" w:rsidRPr="007017EA" w:rsidRDefault="007017EA" w:rsidP="007017EA">
      <w:pPr>
        <w:rPr>
          <w:lang w:val="en-US"/>
        </w:rPr>
      </w:pPr>
    </w:p>
    <w:p w14:paraId="28358E2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FORMULARIO --&gt;</w:t>
      </w:r>
    </w:p>
    <w:p w14:paraId="299A509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&lt;form method="POST" action="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('/</w:t>
      </w:r>
      <w:proofErr w:type="spellStart"/>
      <w:r w:rsidRPr="007017EA">
        <w:rPr>
          <w:lang w:val="en-US"/>
        </w:rPr>
        <w:t>login_c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validar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&gt;"&gt;</w:t>
      </w:r>
    </w:p>
    <w:p w14:paraId="2012B16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csrf_</w:t>
      </w:r>
      <w:proofErr w:type="gramStart"/>
      <w:r w:rsidRPr="007017EA">
        <w:rPr>
          <w:lang w:val="en-US"/>
        </w:rPr>
        <w:t>field</w:t>
      </w:r>
      <w:proofErr w:type="spellEnd"/>
      <w:r w:rsidRPr="007017EA">
        <w:rPr>
          <w:lang w:val="en-US"/>
        </w:rPr>
        <w:t>() ?</w:t>
      </w:r>
      <w:proofErr w:type="gramEnd"/>
      <w:r w:rsidRPr="007017EA">
        <w:rPr>
          <w:lang w:val="en-US"/>
        </w:rPr>
        <w:t>&gt;</w:t>
      </w:r>
    </w:p>
    <w:p w14:paraId="082DBD7A" w14:textId="77777777" w:rsidR="007017EA" w:rsidRPr="007017EA" w:rsidRDefault="007017EA" w:rsidP="007017EA">
      <w:pPr>
        <w:rPr>
          <w:lang w:val="en-US"/>
        </w:rPr>
      </w:pPr>
    </w:p>
    <w:p w14:paraId="5DCAB61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LOGO --&gt;</w:t>
      </w:r>
    </w:p>
    <w:p w14:paraId="44B8F9E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style="text-align: center; margin-bottom: 15px;"&gt;</w:t>
      </w:r>
    </w:p>
    <w:p w14:paraId="075819C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('template/images/logo.png'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&gt;" style="width: 100%;"&gt;</w:t>
      </w:r>
    </w:p>
    <w:p w14:paraId="59E2326C" w14:textId="77777777" w:rsidR="007017EA" w:rsidRPr="007017EA" w:rsidRDefault="007017EA" w:rsidP="007017EA">
      <w:r w:rsidRPr="007017EA">
        <w:rPr>
          <w:lang w:val="en-US"/>
        </w:rPr>
        <w:t xml:space="preserve">        </w:t>
      </w:r>
      <w:r w:rsidRPr="007017EA">
        <w:t>&lt;/</w:t>
      </w:r>
      <w:proofErr w:type="spellStart"/>
      <w:r w:rsidRPr="007017EA">
        <w:t>div</w:t>
      </w:r>
      <w:proofErr w:type="spellEnd"/>
      <w:r w:rsidRPr="007017EA">
        <w:t>&gt;</w:t>
      </w:r>
    </w:p>
    <w:p w14:paraId="55B5437B" w14:textId="77777777" w:rsidR="007017EA" w:rsidRPr="007017EA" w:rsidRDefault="007017EA" w:rsidP="007017EA"/>
    <w:p w14:paraId="25EAB541" w14:textId="77777777" w:rsidR="007017EA" w:rsidRPr="007017EA" w:rsidRDefault="007017EA" w:rsidP="007017EA">
      <w:r w:rsidRPr="007017EA">
        <w:t>        &lt;h1&gt;Inicio de Sesión&lt;/h1&gt;</w:t>
      </w:r>
    </w:p>
    <w:p w14:paraId="383843D9" w14:textId="77777777" w:rsidR="007017EA" w:rsidRPr="007017EA" w:rsidRDefault="007017EA" w:rsidP="007017EA"/>
    <w:p w14:paraId="618FAF60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CORREO --&gt;</w:t>
      </w:r>
    </w:p>
    <w:p w14:paraId="6047E40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class="form-input"&gt;</w:t>
      </w:r>
    </w:p>
    <w:p w14:paraId="41036E1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&lt;input type="email" name="</w:t>
      </w:r>
      <w:proofErr w:type="spellStart"/>
      <w:r w:rsidRPr="007017EA">
        <w:rPr>
          <w:lang w:val="en-US"/>
        </w:rPr>
        <w:t>correo</w:t>
      </w:r>
      <w:proofErr w:type="spellEnd"/>
      <w:r w:rsidRPr="007017EA">
        <w:rPr>
          <w:lang w:val="en-US"/>
        </w:rPr>
        <w:t>" placeholder="Correo Corporativo" required&gt;</w:t>
      </w:r>
    </w:p>
    <w:p w14:paraId="3BA3D6E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17792920" w14:textId="77777777" w:rsidR="007017EA" w:rsidRPr="007017EA" w:rsidRDefault="007017EA" w:rsidP="007017EA">
      <w:pPr>
        <w:rPr>
          <w:lang w:val="en-US"/>
        </w:rPr>
      </w:pPr>
    </w:p>
    <w:p w14:paraId="1E2B811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PASSWORD --&gt;</w:t>
      </w:r>
    </w:p>
    <w:p w14:paraId="0604791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class="form-input"&gt;</w:t>
      </w:r>
    </w:p>
    <w:p w14:paraId="74A56AF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&lt;input type="password" name="password" placeholder="</w:t>
      </w:r>
      <w:proofErr w:type="spellStart"/>
      <w:r w:rsidRPr="007017EA">
        <w:rPr>
          <w:lang w:val="en-US"/>
        </w:rPr>
        <w:t>Contraseña</w:t>
      </w:r>
      <w:proofErr w:type="spellEnd"/>
      <w:r w:rsidRPr="007017EA">
        <w:rPr>
          <w:lang w:val="en-US"/>
        </w:rPr>
        <w:t>" required&gt;</w:t>
      </w:r>
    </w:p>
    <w:p w14:paraId="0905BE9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3C6D11CD" w14:textId="77777777" w:rsidR="007017EA" w:rsidRPr="007017EA" w:rsidRDefault="007017EA" w:rsidP="007017EA">
      <w:pPr>
        <w:rPr>
          <w:lang w:val="en-US"/>
        </w:rPr>
      </w:pPr>
    </w:p>
    <w:p w14:paraId="3F50BDB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BOTÓN --&gt;</w:t>
      </w:r>
    </w:p>
    <w:p w14:paraId="178BD47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&lt;button type="submit" class="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>-login"&gt;</w:t>
      </w:r>
      <w:proofErr w:type="spellStart"/>
      <w:r w:rsidRPr="007017EA">
        <w:rPr>
          <w:lang w:val="en-US"/>
        </w:rPr>
        <w:t>Entrar</w:t>
      </w:r>
      <w:proofErr w:type="spellEnd"/>
      <w:r w:rsidRPr="007017EA">
        <w:rPr>
          <w:lang w:val="en-US"/>
        </w:rPr>
        <w:t>&lt;/button&gt;</w:t>
      </w:r>
    </w:p>
    <w:p w14:paraId="6A6222FB" w14:textId="77777777" w:rsidR="007017EA" w:rsidRPr="007017EA" w:rsidRDefault="007017EA" w:rsidP="007017EA">
      <w:pPr>
        <w:rPr>
          <w:lang w:val="en-US"/>
        </w:rPr>
      </w:pPr>
    </w:p>
    <w:p w14:paraId="51E4E3E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LINKS --&gt;</w:t>
      </w:r>
    </w:p>
    <w:p w14:paraId="5508044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class="login-link"&gt;</w:t>
      </w:r>
    </w:p>
    <w:p w14:paraId="2F985509" w14:textId="77777777" w:rsidR="007017EA" w:rsidRPr="007017EA" w:rsidRDefault="007017EA" w:rsidP="007017EA">
      <w:r w:rsidRPr="007017EA">
        <w:rPr>
          <w:lang w:val="en-US"/>
        </w:rPr>
        <w:t xml:space="preserve">            </w:t>
      </w:r>
      <w:r w:rsidRPr="007017EA">
        <w:t xml:space="preserve">&lt;p&gt;&lt;a </w:t>
      </w:r>
      <w:proofErr w:type="spellStart"/>
      <w:r w:rsidRPr="007017EA">
        <w:t>href</w:t>
      </w:r>
      <w:proofErr w:type="spellEnd"/>
      <w:r w:rsidRPr="007017EA">
        <w:t>="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base_url</w:t>
      </w:r>
      <w:proofErr w:type="spellEnd"/>
      <w:r w:rsidRPr="007017EA">
        <w:t>('/</w:t>
      </w:r>
      <w:proofErr w:type="spellStart"/>
      <w:r w:rsidRPr="007017EA">
        <w:t>forgot-password</w:t>
      </w:r>
      <w:proofErr w:type="spellEnd"/>
      <w:r w:rsidRPr="007017EA">
        <w:t>'</w:t>
      </w:r>
      <w:proofErr w:type="gramStart"/>
      <w:r w:rsidRPr="007017EA">
        <w:t>) ?</w:t>
      </w:r>
      <w:proofErr w:type="gramEnd"/>
      <w:r w:rsidRPr="007017EA">
        <w:t>&gt;"</w:t>
      </w:r>
      <w:proofErr w:type="gramStart"/>
      <w:r w:rsidRPr="007017EA">
        <w:t>&gt;¿</w:t>
      </w:r>
      <w:proofErr w:type="gramEnd"/>
      <w:r w:rsidRPr="007017EA">
        <w:t xml:space="preserve">Olvidaste tu </w:t>
      </w:r>
      <w:proofErr w:type="gramStart"/>
      <w:r w:rsidRPr="007017EA">
        <w:t>contraseña?&lt;</w:t>
      </w:r>
      <w:proofErr w:type="gramEnd"/>
      <w:r w:rsidRPr="007017EA">
        <w:t>/a&gt;&lt;/p&gt;</w:t>
      </w:r>
    </w:p>
    <w:p w14:paraId="0202F3D2" w14:textId="77777777" w:rsidR="007017EA" w:rsidRPr="007017EA" w:rsidRDefault="007017EA" w:rsidP="007017EA">
      <w:r w:rsidRPr="007017EA">
        <w:t xml:space="preserve">            </w:t>
      </w:r>
      <w:proofErr w:type="gramStart"/>
      <w:r w:rsidRPr="007017EA">
        <w:t>&lt;!--</w:t>
      </w:r>
      <w:proofErr w:type="gramEnd"/>
      <w:r w:rsidRPr="007017EA">
        <w:t xml:space="preserve"> &lt;a </w:t>
      </w:r>
      <w:proofErr w:type="spellStart"/>
      <w:r w:rsidRPr="007017EA">
        <w:t>href</w:t>
      </w:r>
      <w:proofErr w:type="spellEnd"/>
      <w:r w:rsidRPr="007017EA">
        <w:t>="/</w:t>
      </w:r>
      <w:proofErr w:type="spellStart"/>
      <w:r w:rsidRPr="007017EA">
        <w:t>forgot-password</w:t>
      </w:r>
      <w:proofErr w:type="spellEnd"/>
      <w:r w:rsidRPr="007017EA">
        <w:t>"</w:t>
      </w:r>
      <w:proofErr w:type="gramStart"/>
      <w:r w:rsidRPr="007017EA">
        <w:t>&gt;¿</w:t>
      </w:r>
      <w:proofErr w:type="gramEnd"/>
      <w:r w:rsidRPr="007017EA">
        <w:t xml:space="preserve">Olvidaste tu </w:t>
      </w:r>
      <w:proofErr w:type="gramStart"/>
      <w:r w:rsidRPr="007017EA">
        <w:t>contraseña?&lt;</w:t>
      </w:r>
      <w:proofErr w:type="gramEnd"/>
      <w:r w:rsidRPr="007017EA">
        <w:t>/a&gt; --&gt;</w:t>
      </w:r>
    </w:p>
    <w:p w14:paraId="46505F95" w14:textId="77777777" w:rsidR="007017EA" w:rsidRPr="007017EA" w:rsidRDefault="007017EA" w:rsidP="007017EA"/>
    <w:p w14:paraId="146FBBFD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</w:t>
      </w:r>
      <w:r w:rsidRPr="007017EA">
        <w:rPr>
          <w:lang w:val="en-US"/>
        </w:rPr>
        <w:t>&lt;div class="extra-buttons"&gt;</w:t>
      </w:r>
    </w:p>
    <w:p w14:paraId="1D8B8FC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    &lt;button type="button" class="</w:t>
      </w:r>
      <w:proofErr w:type="spellStart"/>
      <w:r w:rsidRPr="007017EA">
        <w:rPr>
          <w:lang w:val="en-US"/>
        </w:rPr>
        <w:t>btn-secundario</w:t>
      </w:r>
      <w:proofErr w:type="spellEnd"/>
      <w:r w:rsidRPr="007017EA">
        <w:rPr>
          <w:lang w:val="en-US"/>
        </w:rPr>
        <w:t>" onclick="</w:t>
      </w:r>
      <w:proofErr w:type="spellStart"/>
      <w:proofErr w:type="gramStart"/>
      <w:r w:rsidRPr="007017EA">
        <w:rPr>
          <w:lang w:val="en-US"/>
        </w:rPr>
        <w:t>registroEC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 xml:space="preserve">)"&gt;Crear </w:t>
      </w:r>
      <w:proofErr w:type="spellStart"/>
      <w:r w:rsidRPr="007017EA">
        <w:rPr>
          <w:lang w:val="en-US"/>
        </w:rPr>
        <w:t>usuario</w:t>
      </w:r>
      <w:proofErr w:type="spellEnd"/>
      <w:r w:rsidRPr="007017EA">
        <w:rPr>
          <w:lang w:val="en-US"/>
        </w:rPr>
        <w:t>&lt;/button&gt;</w:t>
      </w:r>
    </w:p>
    <w:p w14:paraId="0E16DDD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&lt;button type="button" class="</w:t>
      </w:r>
      <w:proofErr w:type="spellStart"/>
      <w:r w:rsidRPr="007017EA">
        <w:rPr>
          <w:lang w:val="en-US"/>
        </w:rPr>
        <w:t>btn-secundario</w:t>
      </w:r>
      <w:proofErr w:type="spellEnd"/>
      <w:r w:rsidRPr="007017EA">
        <w:rPr>
          <w:lang w:val="en-US"/>
        </w:rPr>
        <w:t>"&gt;</w:t>
      </w:r>
      <w:proofErr w:type="spellStart"/>
      <w:r w:rsidRPr="007017EA">
        <w:rPr>
          <w:lang w:val="en-US"/>
        </w:rPr>
        <w:t>Reloj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Checador</w:t>
      </w:r>
      <w:proofErr w:type="spellEnd"/>
      <w:r w:rsidRPr="007017EA">
        <w:rPr>
          <w:lang w:val="en-US"/>
        </w:rPr>
        <w:t>&lt;/button&gt; --&gt;</w:t>
      </w:r>
    </w:p>
    <w:p w14:paraId="1E487AB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&lt;/div&gt;</w:t>
      </w:r>
    </w:p>
    <w:p w14:paraId="5D976AA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14E39C21" w14:textId="77777777" w:rsidR="007017EA" w:rsidRPr="007017EA" w:rsidRDefault="007017EA" w:rsidP="007017EA">
      <w:pPr>
        <w:rPr>
          <w:lang w:val="en-US"/>
        </w:rPr>
      </w:pPr>
    </w:p>
    <w:p w14:paraId="7AE9637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FOOTER --&gt;</w:t>
      </w:r>
    </w:p>
    <w:p w14:paraId="6698F4D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class="footer-text"&gt;</w:t>
      </w:r>
    </w:p>
    <w:p w14:paraId="14F6A438" w14:textId="77777777" w:rsidR="007017EA" w:rsidRPr="007017EA" w:rsidRDefault="007017EA" w:rsidP="007017EA">
      <w:r w:rsidRPr="007017EA">
        <w:rPr>
          <w:lang w:val="en-US"/>
        </w:rPr>
        <w:t xml:space="preserve">            </w:t>
      </w:r>
      <w:r w:rsidRPr="007017EA">
        <w:t>&lt;p&gt;©2026 Todos los Derechos Reservados &lt;</w:t>
      </w:r>
      <w:proofErr w:type="spellStart"/>
      <w:r w:rsidRPr="007017EA">
        <w:t>br</w:t>
      </w:r>
      <w:proofErr w:type="spellEnd"/>
      <w:r w:rsidRPr="007017EA">
        <w:t>&gt; &lt;</w:t>
      </w:r>
      <w:proofErr w:type="spellStart"/>
      <w:r w:rsidRPr="007017EA">
        <w:t>strong</w:t>
      </w:r>
      <w:proofErr w:type="spellEnd"/>
      <w:r w:rsidRPr="007017EA">
        <w:t>&gt;Equipo de Desarrollo MAS Metrología&lt;/</w:t>
      </w:r>
      <w:proofErr w:type="spellStart"/>
      <w:r w:rsidRPr="007017EA">
        <w:t>strong</w:t>
      </w:r>
      <w:proofErr w:type="spellEnd"/>
      <w:r w:rsidRPr="007017EA">
        <w:t>&gt;&lt;/p&gt;</w:t>
      </w:r>
    </w:p>
    <w:p w14:paraId="5506BB54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</w:t>
      </w:r>
      <w:r w:rsidRPr="007017EA">
        <w:rPr>
          <w:lang w:val="en-US"/>
        </w:rPr>
        <w:t>&lt;/div&gt;</w:t>
      </w:r>
    </w:p>
    <w:p w14:paraId="7E4D6E30" w14:textId="77777777" w:rsidR="007017EA" w:rsidRPr="007017EA" w:rsidRDefault="007017EA" w:rsidP="007017EA">
      <w:pPr>
        <w:rPr>
          <w:lang w:val="en-US"/>
        </w:rPr>
      </w:pPr>
    </w:p>
    <w:p w14:paraId="7B891E1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&lt;/form&gt;</w:t>
      </w:r>
    </w:p>
    <w:p w14:paraId="565580A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&lt;/div&gt;</w:t>
      </w:r>
    </w:p>
    <w:p w14:paraId="2936389A" w14:textId="77777777" w:rsidR="007017EA" w:rsidRPr="007017EA" w:rsidRDefault="007017EA" w:rsidP="007017EA">
      <w:pPr>
        <w:rPr>
          <w:lang w:val="en-US"/>
        </w:rPr>
      </w:pPr>
    </w:p>
    <w:p w14:paraId="202637ED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JS --&gt;</w:t>
      </w:r>
    </w:p>
    <w:p w14:paraId="753C399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&lt;script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('template/vendors/</w:t>
      </w:r>
      <w:proofErr w:type="spellStart"/>
      <w:r w:rsidRPr="007017EA">
        <w:rPr>
          <w:lang w:val="en-US"/>
        </w:rPr>
        <w:t>jquery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dist</w:t>
      </w:r>
      <w:proofErr w:type="spellEnd"/>
      <w:r w:rsidRPr="007017EA">
        <w:rPr>
          <w:lang w:val="en-US"/>
        </w:rPr>
        <w:t>/jquery.min.js')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&gt;"&gt;&lt;/script&gt;</w:t>
      </w:r>
    </w:p>
    <w:p w14:paraId="227B36E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&lt;script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('template/vendors/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dist</w:t>
      </w:r>
      <w:proofErr w:type="spellEnd"/>
      <w:r w:rsidRPr="007017EA">
        <w:rPr>
          <w:lang w:val="en-US"/>
        </w:rPr>
        <w:t>/pnotify.js')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&gt;"&gt;&lt;/script&gt;</w:t>
      </w:r>
    </w:p>
    <w:p w14:paraId="6BF6AB0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&lt;script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('template/vendors/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dist</w:t>
      </w:r>
      <w:proofErr w:type="spellEnd"/>
      <w:r w:rsidRPr="007017EA">
        <w:rPr>
          <w:lang w:val="en-US"/>
        </w:rPr>
        <w:t>/pnotify.buttons.js')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&gt;"&gt;&lt;/script&gt;</w:t>
      </w:r>
    </w:p>
    <w:p w14:paraId="710B838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&lt;script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('template/vendors/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/</w:t>
      </w:r>
      <w:proofErr w:type="spellStart"/>
      <w:r w:rsidRPr="007017EA">
        <w:rPr>
          <w:lang w:val="en-US"/>
        </w:rPr>
        <w:t>dist</w:t>
      </w:r>
      <w:proofErr w:type="spellEnd"/>
      <w:r w:rsidRPr="007017EA">
        <w:rPr>
          <w:lang w:val="en-US"/>
        </w:rPr>
        <w:t>/pnotify.nonblock.js')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&gt;"&gt;&lt;/script&gt;</w:t>
      </w:r>
    </w:p>
    <w:p w14:paraId="61C1D28B" w14:textId="77777777" w:rsidR="007017EA" w:rsidRPr="007017EA" w:rsidRDefault="007017EA" w:rsidP="007017EA">
      <w:pPr>
        <w:rPr>
          <w:lang w:val="en-US"/>
        </w:rPr>
      </w:pPr>
    </w:p>
    <w:p w14:paraId="63B70C1D" w14:textId="77777777" w:rsidR="007017EA" w:rsidRPr="007017EA" w:rsidRDefault="007017EA" w:rsidP="007017EA">
      <w:r w:rsidRPr="007017EA">
        <w:t>&lt;script&gt;</w:t>
      </w:r>
    </w:p>
    <w:p w14:paraId="0058AAC7" w14:textId="77777777" w:rsidR="007017EA" w:rsidRPr="007017EA" w:rsidRDefault="007017EA" w:rsidP="007017EA">
      <w:proofErr w:type="spellStart"/>
      <w:r w:rsidRPr="007017EA">
        <w:t>var</w:t>
      </w:r>
      <w:proofErr w:type="spellEnd"/>
      <w:r w:rsidRPr="007017EA">
        <w:t xml:space="preserve"> cuadro = </w:t>
      </w:r>
      <w:proofErr w:type="spellStart"/>
      <w:proofErr w:type="gramStart"/>
      <w:r w:rsidRPr="007017EA">
        <w:t>document.getElementById</w:t>
      </w:r>
      <w:proofErr w:type="spellEnd"/>
      <w:proofErr w:type="gramEnd"/>
      <w:r w:rsidRPr="007017EA">
        <w:t>("log");</w:t>
      </w:r>
    </w:p>
    <w:p w14:paraId="649C3988" w14:textId="77777777" w:rsidR="007017EA" w:rsidRPr="007017EA" w:rsidRDefault="007017EA" w:rsidP="007017EA"/>
    <w:p w14:paraId="5857FAC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function </w:t>
      </w:r>
      <w:proofErr w:type="spellStart"/>
      <w:proofErr w:type="gramStart"/>
      <w:r w:rsidRPr="007017EA">
        <w:rPr>
          <w:lang w:val="en-US"/>
        </w:rPr>
        <w:t>myFunction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) {</w:t>
      </w:r>
    </w:p>
    <w:p w14:paraId="423DCEB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if(</w:t>
      </w:r>
      <w:proofErr w:type="spellStart"/>
      <w:r w:rsidRPr="007017EA">
        <w:rPr>
          <w:lang w:val="en-US"/>
        </w:rPr>
        <w:t>cuadro.style</w:t>
      </w:r>
      <w:proofErr w:type="gramEnd"/>
      <w:r w:rsidRPr="007017EA">
        <w:rPr>
          <w:lang w:val="en-US"/>
        </w:rPr>
        <w:t>.display</w:t>
      </w:r>
      <w:proofErr w:type="spellEnd"/>
      <w:r w:rsidRPr="007017EA">
        <w:rPr>
          <w:lang w:val="en-US"/>
        </w:rPr>
        <w:t xml:space="preserve"> == "none") {</w:t>
      </w:r>
    </w:p>
    <w:p w14:paraId="582FEB1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spellStart"/>
      <w:proofErr w:type="gramStart"/>
      <w:r w:rsidRPr="007017EA">
        <w:rPr>
          <w:lang w:val="en-US"/>
        </w:rPr>
        <w:t>cuadro.style</w:t>
      </w:r>
      <w:proofErr w:type="gramEnd"/>
      <w:r w:rsidRPr="007017EA">
        <w:rPr>
          <w:lang w:val="en-US"/>
        </w:rPr>
        <w:t>.display</w:t>
      </w:r>
      <w:proofErr w:type="spellEnd"/>
      <w:r w:rsidRPr="007017EA">
        <w:rPr>
          <w:lang w:val="en-US"/>
        </w:rPr>
        <w:t xml:space="preserve"> = "block";</w:t>
      </w:r>
    </w:p>
    <w:p w14:paraId="415ABC6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} else {</w:t>
      </w:r>
    </w:p>
    <w:p w14:paraId="50FB911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spellStart"/>
      <w:proofErr w:type="gramStart"/>
      <w:r w:rsidRPr="007017EA">
        <w:rPr>
          <w:lang w:val="en-US"/>
        </w:rPr>
        <w:t>cuadro.style</w:t>
      </w:r>
      <w:proofErr w:type="gramEnd"/>
      <w:r w:rsidRPr="007017EA">
        <w:rPr>
          <w:lang w:val="en-US"/>
        </w:rPr>
        <w:t>.display</w:t>
      </w:r>
      <w:proofErr w:type="spellEnd"/>
      <w:r w:rsidRPr="007017EA">
        <w:rPr>
          <w:lang w:val="en-US"/>
        </w:rPr>
        <w:t xml:space="preserve"> = "none";</w:t>
      </w:r>
    </w:p>
    <w:p w14:paraId="5DFA03F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</w:t>
      </w:r>
    </w:p>
    <w:p w14:paraId="5B77B23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</w:t>
      </w:r>
    </w:p>
    <w:p w14:paraId="19FCAF64" w14:textId="77777777" w:rsidR="007017EA" w:rsidRPr="007017EA" w:rsidRDefault="007017EA" w:rsidP="007017EA">
      <w:pPr>
        <w:rPr>
          <w:lang w:val="en-US"/>
        </w:rPr>
      </w:pPr>
    </w:p>
    <w:p w14:paraId="0DE146C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$(</w:t>
      </w:r>
      <w:proofErr w:type="gramStart"/>
      <w:r w:rsidRPr="007017EA">
        <w:rPr>
          <w:lang w:val="en-US"/>
        </w:rPr>
        <w:t>function(){</w:t>
      </w:r>
      <w:proofErr w:type="gramEnd"/>
    </w:p>
    <w:p w14:paraId="166503A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});</w:t>
      </w:r>
    </w:p>
    <w:p w14:paraId="3C4A02D2" w14:textId="77777777" w:rsidR="007017EA" w:rsidRPr="007017EA" w:rsidRDefault="007017EA" w:rsidP="007017EA">
      <w:pPr>
        <w:rPr>
          <w:lang w:val="en-US"/>
        </w:rPr>
      </w:pPr>
    </w:p>
    <w:p w14:paraId="7E5B145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function </w:t>
      </w:r>
      <w:proofErr w:type="spellStart"/>
      <w:proofErr w:type="gramStart"/>
      <w:r w:rsidRPr="007017EA">
        <w:rPr>
          <w:lang w:val="en-US"/>
        </w:rPr>
        <w:t>registroEC</w:t>
      </w:r>
      <w:proofErr w:type="spellEnd"/>
      <w:r w:rsidRPr="007017EA">
        <w:rPr>
          <w:lang w:val="en-US"/>
        </w:rPr>
        <w:t>(){</w:t>
      </w:r>
      <w:proofErr w:type="gramEnd"/>
    </w:p>
    <w:p w14:paraId="0729517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spellStart"/>
      <w:proofErr w:type="gramStart"/>
      <w:r w:rsidRPr="007017EA">
        <w:rPr>
          <w:lang w:val="en-US"/>
        </w:rPr>
        <w:t>window.location</w:t>
      </w:r>
      <w:proofErr w:type="gramEnd"/>
      <w:r w:rsidRPr="007017EA">
        <w:rPr>
          <w:lang w:val="en-US"/>
        </w:rPr>
        <w:t>.href</w:t>
      </w:r>
      <w:proofErr w:type="spellEnd"/>
      <w:r w:rsidRPr="007017EA">
        <w:rPr>
          <w:lang w:val="en-US"/>
        </w:rPr>
        <w:t xml:space="preserve"> = '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('/</w:t>
      </w:r>
      <w:proofErr w:type="spellStart"/>
      <w:r w:rsidRPr="007017EA">
        <w:rPr>
          <w:lang w:val="en-US"/>
        </w:rPr>
        <w:t>registro_empresac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&gt;';</w:t>
      </w:r>
    </w:p>
    <w:p w14:paraId="5725EFC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</w:t>
      </w:r>
    </w:p>
    <w:p w14:paraId="656BB68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&lt;/script&gt;</w:t>
      </w:r>
    </w:p>
    <w:p w14:paraId="7047073A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 xml:space="preserve"> CSS --&gt;</w:t>
      </w:r>
    </w:p>
    <w:p w14:paraId="6FED2B4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&lt;link href="https://cdnjs.cloudflare.com/ajax/libs/pnotify/3.2.1/pnotify.css"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78A1987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&lt;link href="https://cdnjs.cloudflare.com/ajax/libs/pnotify/3.2.1/pnotify.brighttheme.css"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6A62A8BA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jQuery --&gt;</w:t>
      </w:r>
    </w:p>
    <w:p w14:paraId="65EFDAE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 src="https://cdnjs.cloudflare.com/ajax/libs/jquery/3.6.0/jquery.min.js"&gt;&lt;/script&gt;</w:t>
      </w:r>
    </w:p>
    <w:p w14:paraId="3DACFED9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 xml:space="preserve"> JS --&gt;</w:t>
      </w:r>
    </w:p>
    <w:p w14:paraId="30B9902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 src="https://cdnjs.cloudflare.com/ajax/libs/pnotify/3.2.1/pnotify.js"&gt;&lt;/script&gt;</w:t>
      </w:r>
    </w:p>
    <w:p w14:paraId="59DB8F97" w14:textId="77777777" w:rsidR="007017EA" w:rsidRPr="007017EA" w:rsidRDefault="007017EA" w:rsidP="007017EA">
      <w:pPr>
        <w:rPr>
          <w:lang w:val="en-US"/>
        </w:rPr>
      </w:pPr>
    </w:p>
    <w:p w14:paraId="57207DE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&lt;script&gt;</w:t>
      </w:r>
    </w:p>
    <w:p w14:paraId="1489FB6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$(document</w:t>
      </w:r>
      <w:proofErr w:type="gramStart"/>
      <w:r w:rsidRPr="007017EA">
        <w:rPr>
          <w:lang w:val="en-US"/>
        </w:rPr>
        <w:t>).ready</w:t>
      </w:r>
      <w:proofErr w:type="gramEnd"/>
      <w:r w:rsidRPr="007017EA">
        <w:rPr>
          <w:lang w:val="en-US"/>
        </w:rPr>
        <w:t>(</w:t>
      </w:r>
      <w:proofErr w:type="gramStart"/>
      <w:r w:rsidRPr="007017EA">
        <w:rPr>
          <w:lang w:val="en-US"/>
        </w:rPr>
        <w:t>function(</w:t>
      </w:r>
      <w:proofErr w:type="gramEnd"/>
      <w:r w:rsidRPr="007017EA">
        <w:rPr>
          <w:lang w:val="en-US"/>
        </w:rPr>
        <w:t>) {</w:t>
      </w:r>
    </w:p>
    <w:p w14:paraId="0C7E700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var </w:t>
      </w:r>
      <w:proofErr w:type="spellStart"/>
      <w:r w:rsidRPr="007017EA">
        <w:rPr>
          <w:lang w:val="en-US"/>
        </w:rPr>
        <w:t>successMsg</w:t>
      </w:r>
      <w:proofErr w:type="spellEnd"/>
      <w:r w:rsidRPr="007017EA">
        <w:rPr>
          <w:lang w:val="en-US"/>
        </w:rPr>
        <w:t xml:space="preserve"> =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json_encode</w:t>
      </w:r>
      <w:proofErr w:type="spellEnd"/>
      <w:r w:rsidRPr="007017EA">
        <w:rPr>
          <w:lang w:val="en-US"/>
        </w:rPr>
        <w:t>(session()-&gt;</w:t>
      </w:r>
      <w:proofErr w:type="spellStart"/>
      <w:r w:rsidRPr="007017EA">
        <w:rPr>
          <w:lang w:val="en-US"/>
        </w:rPr>
        <w:t>getFlashdata</w:t>
      </w:r>
      <w:proofErr w:type="spellEnd"/>
      <w:r w:rsidRPr="007017EA">
        <w:rPr>
          <w:lang w:val="en-US"/>
        </w:rPr>
        <w:t>('success')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&gt;;</w:t>
      </w:r>
    </w:p>
    <w:p w14:paraId="699C1BD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var </w:t>
      </w:r>
      <w:proofErr w:type="spellStart"/>
      <w:r w:rsidRPr="007017EA">
        <w:rPr>
          <w:lang w:val="en-US"/>
        </w:rPr>
        <w:t>errorMsg</w:t>
      </w:r>
      <w:proofErr w:type="spellEnd"/>
      <w:r w:rsidRPr="007017EA">
        <w:rPr>
          <w:lang w:val="en-US"/>
        </w:rPr>
        <w:t xml:space="preserve"> =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json_encode</w:t>
      </w:r>
      <w:proofErr w:type="spellEnd"/>
      <w:r w:rsidRPr="007017EA">
        <w:rPr>
          <w:lang w:val="en-US"/>
        </w:rPr>
        <w:t>(session()-&gt;</w:t>
      </w:r>
      <w:proofErr w:type="spellStart"/>
      <w:r w:rsidRPr="007017EA">
        <w:rPr>
          <w:lang w:val="en-US"/>
        </w:rPr>
        <w:t>getFlashdata</w:t>
      </w:r>
      <w:proofErr w:type="spellEnd"/>
      <w:r w:rsidRPr="007017EA">
        <w:rPr>
          <w:lang w:val="en-US"/>
        </w:rPr>
        <w:t>('error')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&gt;;</w:t>
      </w:r>
    </w:p>
    <w:p w14:paraId="24E632B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</w:p>
    <w:p w14:paraId="2E34AE9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if (</w:t>
      </w:r>
      <w:proofErr w:type="spellStart"/>
      <w:r w:rsidRPr="007017EA">
        <w:rPr>
          <w:lang w:val="en-US"/>
        </w:rPr>
        <w:t>successMsg</w:t>
      </w:r>
      <w:proofErr w:type="spellEnd"/>
      <w:r w:rsidRPr="007017EA">
        <w:rPr>
          <w:lang w:val="en-US"/>
        </w:rPr>
        <w:t xml:space="preserve"> &amp;&amp; </w:t>
      </w:r>
      <w:proofErr w:type="spellStart"/>
      <w:proofErr w:type="gramStart"/>
      <w:r w:rsidRPr="007017EA">
        <w:rPr>
          <w:lang w:val="en-US"/>
        </w:rPr>
        <w:t>successMsg</w:t>
      </w:r>
      <w:proofErr w:type="spellEnd"/>
      <w:r w:rsidRPr="007017EA">
        <w:rPr>
          <w:lang w:val="en-US"/>
        </w:rPr>
        <w:t xml:space="preserve"> !</w:t>
      </w:r>
      <w:proofErr w:type="gramEnd"/>
      <w:r w:rsidRPr="007017EA">
        <w:rPr>
          <w:lang w:val="en-US"/>
        </w:rPr>
        <w:t xml:space="preserve">== null &amp;&amp; </w:t>
      </w:r>
      <w:proofErr w:type="spellStart"/>
      <w:proofErr w:type="gramStart"/>
      <w:r w:rsidRPr="007017EA">
        <w:rPr>
          <w:lang w:val="en-US"/>
        </w:rPr>
        <w:t>successMsg</w:t>
      </w:r>
      <w:proofErr w:type="spellEnd"/>
      <w:r w:rsidRPr="007017EA">
        <w:rPr>
          <w:lang w:val="en-US"/>
        </w:rPr>
        <w:t xml:space="preserve"> !</w:t>
      </w:r>
      <w:proofErr w:type="gramEnd"/>
      <w:r w:rsidRPr="007017EA">
        <w:rPr>
          <w:lang w:val="en-US"/>
        </w:rPr>
        <w:t>== '') {</w:t>
      </w:r>
    </w:p>
    <w:p w14:paraId="361A7FF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new </w:t>
      </w:r>
      <w:proofErr w:type="spellStart"/>
      <w:proofErr w:type="gram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{</w:t>
      </w:r>
    </w:p>
    <w:p w14:paraId="31AD026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title: '</w:t>
      </w:r>
      <w:proofErr w:type="spellStart"/>
      <w:r w:rsidRPr="007017EA">
        <w:rPr>
          <w:lang w:val="en-US"/>
        </w:rPr>
        <w:t>Éxito</w:t>
      </w:r>
      <w:proofErr w:type="spellEnd"/>
      <w:r w:rsidRPr="007017EA">
        <w:rPr>
          <w:lang w:val="en-US"/>
        </w:rPr>
        <w:t>',</w:t>
      </w:r>
    </w:p>
    <w:p w14:paraId="5541D5B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text: </w:t>
      </w:r>
      <w:proofErr w:type="spellStart"/>
      <w:r w:rsidRPr="007017EA">
        <w:rPr>
          <w:lang w:val="en-US"/>
        </w:rPr>
        <w:t>successMsg</w:t>
      </w:r>
      <w:proofErr w:type="spellEnd"/>
      <w:r w:rsidRPr="007017EA">
        <w:rPr>
          <w:lang w:val="en-US"/>
        </w:rPr>
        <w:t>,</w:t>
      </w:r>
    </w:p>
    <w:p w14:paraId="59B01B4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type: 'success',</w:t>
      </w:r>
    </w:p>
    <w:p w14:paraId="5413582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styling: '</w:t>
      </w:r>
      <w:proofErr w:type="spellStart"/>
      <w:r w:rsidRPr="007017EA">
        <w:rPr>
          <w:lang w:val="en-US"/>
        </w:rPr>
        <w:t>brighttheme</w:t>
      </w:r>
      <w:proofErr w:type="spellEnd"/>
      <w:r w:rsidRPr="007017EA">
        <w:rPr>
          <w:lang w:val="en-US"/>
        </w:rPr>
        <w:t>',</w:t>
      </w:r>
    </w:p>
    <w:p w14:paraId="052A609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delay: 5000</w:t>
      </w:r>
    </w:p>
    <w:p w14:paraId="45C9053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});</w:t>
      </w:r>
    </w:p>
    <w:p w14:paraId="4BDA89F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</w:t>
      </w:r>
    </w:p>
    <w:p w14:paraId="19EC9BC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</w:p>
    <w:p w14:paraId="25211E9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if (</w:t>
      </w:r>
      <w:proofErr w:type="spellStart"/>
      <w:r w:rsidRPr="007017EA">
        <w:rPr>
          <w:lang w:val="en-US"/>
        </w:rPr>
        <w:t>errorMsg</w:t>
      </w:r>
      <w:proofErr w:type="spellEnd"/>
      <w:r w:rsidRPr="007017EA">
        <w:rPr>
          <w:lang w:val="en-US"/>
        </w:rPr>
        <w:t xml:space="preserve"> &amp;&amp; </w:t>
      </w:r>
      <w:proofErr w:type="spellStart"/>
      <w:proofErr w:type="gramStart"/>
      <w:r w:rsidRPr="007017EA">
        <w:rPr>
          <w:lang w:val="en-US"/>
        </w:rPr>
        <w:t>errorMsg</w:t>
      </w:r>
      <w:proofErr w:type="spellEnd"/>
      <w:r w:rsidRPr="007017EA">
        <w:rPr>
          <w:lang w:val="en-US"/>
        </w:rPr>
        <w:t xml:space="preserve"> !</w:t>
      </w:r>
      <w:proofErr w:type="gramEnd"/>
      <w:r w:rsidRPr="007017EA">
        <w:rPr>
          <w:lang w:val="en-US"/>
        </w:rPr>
        <w:t xml:space="preserve">== null &amp;&amp; </w:t>
      </w:r>
      <w:proofErr w:type="spellStart"/>
      <w:proofErr w:type="gramStart"/>
      <w:r w:rsidRPr="007017EA">
        <w:rPr>
          <w:lang w:val="en-US"/>
        </w:rPr>
        <w:t>errorMsg</w:t>
      </w:r>
      <w:proofErr w:type="spellEnd"/>
      <w:r w:rsidRPr="007017EA">
        <w:rPr>
          <w:lang w:val="en-US"/>
        </w:rPr>
        <w:t xml:space="preserve"> !</w:t>
      </w:r>
      <w:proofErr w:type="gramEnd"/>
      <w:r w:rsidRPr="007017EA">
        <w:rPr>
          <w:lang w:val="en-US"/>
        </w:rPr>
        <w:t>== '') {</w:t>
      </w:r>
    </w:p>
    <w:p w14:paraId="029EBBD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new </w:t>
      </w:r>
      <w:proofErr w:type="spellStart"/>
      <w:proofErr w:type="gramStart"/>
      <w:r w:rsidRPr="007017EA">
        <w:rPr>
          <w:lang w:val="en-US"/>
        </w:rPr>
        <w:t>PNotify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{</w:t>
      </w:r>
    </w:p>
    <w:p w14:paraId="1E997AD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title: 'Error',</w:t>
      </w:r>
    </w:p>
    <w:p w14:paraId="010AE32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text: </w:t>
      </w:r>
      <w:proofErr w:type="spellStart"/>
      <w:r w:rsidRPr="007017EA">
        <w:rPr>
          <w:lang w:val="en-US"/>
        </w:rPr>
        <w:t>errorMsg</w:t>
      </w:r>
      <w:proofErr w:type="spellEnd"/>
      <w:r w:rsidRPr="007017EA">
        <w:rPr>
          <w:lang w:val="en-US"/>
        </w:rPr>
        <w:t>,</w:t>
      </w:r>
    </w:p>
    <w:p w14:paraId="19BA07F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type: 'error',</w:t>
      </w:r>
    </w:p>
    <w:p w14:paraId="10D1828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styling: '</w:t>
      </w:r>
      <w:proofErr w:type="spellStart"/>
      <w:r w:rsidRPr="007017EA">
        <w:rPr>
          <w:lang w:val="en-US"/>
        </w:rPr>
        <w:t>brighttheme</w:t>
      </w:r>
      <w:proofErr w:type="spellEnd"/>
      <w:r w:rsidRPr="007017EA">
        <w:rPr>
          <w:lang w:val="en-US"/>
        </w:rPr>
        <w:t>',</w:t>
      </w:r>
    </w:p>
    <w:p w14:paraId="50893F8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delay: 5000</w:t>
      </w:r>
    </w:p>
    <w:p w14:paraId="3C58303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});</w:t>
      </w:r>
    </w:p>
    <w:p w14:paraId="1E3EBFA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</w:t>
      </w:r>
    </w:p>
    <w:p w14:paraId="684AD49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});</w:t>
      </w:r>
    </w:p>
    <w:p w14:paraId="19CB634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&lt;/script&gt;</w:t>
      </w:r>
    </w:p>
    <w:p w14:paraId="2AAD59C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&lt;/body&gt;</w:t>
      </w:r>
    </w:p>
    <w:p w14:paraId="5759710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&lt;/html&gt;</w:t>
      </w:r>
    </w:p>
    <w:p w14:paraId="0FDE71FF" w14:textId="77777777" w:rsidR="007017EA" w:rsidRPr="007017EA" w:rsidRDefault="007017EA" w:rsidP="007017EA">
      <w:pPr>
        <w:rPr>
          <w:lang w:val="en-US"/>
        </w:rPr>
      </w:pPr>
    </w:p>
    <w:p w14:paraId="07DCE453" w14:textId="55D77050" w:rsidR="00CB1633" w:rsidRDefault="00CB1633" w:rsidP="00CB1633">
      <w:pPr>
        <w:pStyle w:val="Ttulo4"/>
        <w:rPr>
          <w:lang w:val="en-US"/>
        </w:rPr>
      </w:pPr>
      <w:r w:rsidRPr="007017EA">
        <w:rPr>
          <w:lang w:val="en-US"/>
        </w:rPr>
        <w:t>2.1.10.7</w:t>
      </w:r>
      <w:r w:rsidR="003C4A1C" w:rsidRPr="007017EA">
        <w:rPr>
          <w:lang w:val="en-US"/>
        </w:rPr>
        <w:t xml:space="preserve"> </w:t>
      </w:r>
      <w:proofErr w:type="spellStart"/>
      <w:r w:rsidR="003C4A1C" w:rsidRPr="007017EA">
        <w:rPr>
          <w:lang w:val="en-US"/>
        </w:rPr>
        <w:t>menu_c.php</w:t>
      </w:r>
      <w:proofErr w:type="spellEnd"/>
    </w:p>
    <w:p w14:paraId="2E36EA7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&lt;!DOCTYPE html&gt;</w:t>
      </w:r>
    </w:p>
    <w:p w14:paraId="0BCD624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&lt;html lang="</w:t>
      </w:r>
      <w:proofErr w:type="spellStart"/>
      <w:r w:rsidRPr="007017EA">
        <w:rPr>
          <w:lang w:val="en-US"/>
        </w:rPr>
        <w:t>en</w:t>
      </w:r>
      <w:proofErr w:type="spellEnd"/>
      <w:r w:rsidRPr="007017EA">
        <w:rPr>
          <w:lang w:val="en-US"/>
        </w:rPr>
        <w:t>"&gt;</w:t>
      </w:r>
    </w:p>
    <w:p w14:paraId="613ED94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&lt;head&gt;</w:t>
      </w:r>
    </w:p>
    <w:p w14:paraId="4321B90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&lt;meta charset="UTF-8"&gt;</w:t>
      </w:r>
    </w:p>
    <w:p w14:paraId="7FC42BA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&lt;title&gt;Servicio de 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&lt;/title&gt;</w:t>
      </w:r>
    </w:p>
    <w:p w14:paraId="23CB1436" w14:textId="77777777" w:rsidR="007017EA" w:rsidRPr="007017EA" w:rsidRDefault="007017EA" w:rsidP="007017EA">
      <w:pPr>
        <w:rPr>
          <w:lang w:val="en-US"/>
        </w:rPr>
      </w:pPr>
    </w:p>
    <w:p w14:paraId="40D3292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="icon"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('template/images/logoshort.png')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7FDF3062" w14:textId="77777777" w:rsidR="007017EA" w:rsidRPr="007017EA" w:rsidRDefault="007017EA" w:rsidP="007017EA">
      <w:pPr>
        <w:rPr>
          <w:lang w:val="en-US"/>
        </w:rPr>
      </w:pPr>
    </w:p>
    <w:p w14:paraId="305010A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href="https://cdn.jsdelivr.net/npm/bootstrap@5.3.0/dist/css/bootstrap.min.css"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0A9C4DB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href="https://cdnjs.cloudflare.com/ajax/libs/font-awesome/6.5.0/css/all.min.css"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295DED93" w14:textId="77777777" w:rsidR="007017EA" w:rsidRPr="007017EA" w:rsidRDefault="007017EA" w:rsidP="007017EA">
      <w:pPr>
        <w:rPr>
          <w:lang w:val="en-US"/>
        </w:rPr>
      </w:pPr>
    </w:p>
    <w:p w14:paraId="136FEB8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="stylesheet"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/maps/dashboard.css')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47AC878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</w:p>
    <w:p w14:paraId="40D8BAF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&lt;style&gt;</w:t>
      </w:r>
    </w:p>
    <w:p w14:paraId="558A271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</w:p>
    <w:p w14:paraId="3009A8F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.dropdown</w:t>
      </w:r>
      <w:proofErr w:type="gramEnd"/>
      <w:r w:rsidRPr="007017EA">
        <w:rPr>
          <w:lang w:val="en-US"/>
        </w:rPr>
        <w:t xml:space="preserve"> {</w:t>
      </w:r>
    </w:p>
    <w:p w14:paraId="7DA4EEB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position: absolute;</w:t>
      </w:r>
    </w:p>
    <w:p w14:paraId="3B67BA0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top: 10px;</w:t>
      </w:r>
    </w:p>
    <w:p w14:paraId="155871A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right: 20px;</w:t>
      </w:r>
    </w:p>
    <w:p w14:paraId="7D0C64E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z-index: 1000;</w:t>
      </w:r>
    </w:p>
    <w:p w14:paraId="5F8831A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</w:p>
    <w:p w14:paraId="06E5F35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</w:t>
      </w:r>
    </w:p>
    <w:p w14:paraId="3EB52D5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&lt;/style&gt;</w:t>
      </w:r>
    </w:p>
    <w:p w14:paraId="479A440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</w:p>
    <w:p w14:paraId="04312C1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&lt;/head&gt;</w:t>
      </w:r>
    </w:p>
    <w:p w14:paraId="6D7657BB" w14:textId="77777777" w:rsidR="007017EA" w:rsidRPr="007017EA" w:rsidRDefault="007017EA" w:rsidP="007017EA">
      <w:pPr>
        <w:rPr>
          <w:lang w:val="en-US"/>
        </w:rPr>
      </w:pPr>
    </w:p>
    <w:p w14:paraId="7010A32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&lt;body&gt;</w:t>
      </w:r>
    </w:p>
    <w:p w14:paraId="49502A0B" w14:textId="77777777" w:rsidR="007017EA" w:rsidRPr="007017EA" w:rsidRDefault="007017EA" w:rsidP="007017EA">
      <w:pPr>
        <w:rPr>
          <w:lang w:val="en-US"/>
        </w:rPr>
      </w:pPr>
    </w:p>
    <w:p w14:paraId="2369D33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&lt;div class="sidebar"&gt;</w:t>
      </w:r>
    </w:p>
    <w:p w14:paraId="2DD8E26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class="text-center mt-3 mb-4"&gt;</w:t>
      </w:r>
    </w:p>
    <w:p w14:paraId="7472B287" w14:textId="77777777" w:rsidR="007017EA" w:rsidRPr="007017EA" w:rsidRDefault="007017EA" w:rsidP="007017EA">
      <w:r w:rsidRPr="007017EA">
        <w:rPr>
          <w:lang w:val="en-US"/>
        </w:rPr>
        <w:t xml:space="preserve">        </w:t>
      </w:r>
      <w:r w:rsidRPr="007017EA">
        <w:t>&lt;</w:t>
      </w:r>
      <w:proofErr w:type="spellStart"/>
      <w:r w:rsidRPr="007017EA">
        <w:t>img</w:t>
      </w:r>
      <w:proofErr w:type="spellEnd"/>
      <w:r w:rsidRPr="007017EA">
        <w:t xml:space="preserve"> </w:t>
      </w:r>
      <w:proofErr w:type="spellStart"/>
      <w:r w:rsidRPr="007017EA">
        <w:t>src</w:t>
      </w:r>
      <w:proofErr w:type="spellEnd"/>
      <w:r w:rsidRPr="007017EA">
        <w:t>="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base_url</w:t>
      </w:r>
      <w:proofErr w:type="spellEnd"/>
      <w:r w:rsidRPr="007017EA">
        <w:t>('</w:t>
      </w:r>
      <w:proofErr w:type="spellStart"/>
      <w:r w:rsidRPr="007017EA">
        <w:t>template</w:t>
      </w:r>
      <w:proofErr w:type="spellEnd"/>
      <w:r w:rsidRPr="007017EA">
        <w:t>/</w:t>
      </w:r>
      <w:proofErr w:type="spellStart"/>
      <w:r w:rsidRPr="007017EA">
        <w:t>images</w:t>
      </w:r>
      <w:proofErr w:type="spellEnd"/>
      <w:r w:rsidRPr="007017EA">
        <w:t>/logo_masmetro.png')</w:t>
      </w:r>
      <w:proofErr w:type="gramStart"/>
      <w:r w:rsidRPr="007017EA">
        <w:t>; ?</w:t>
      </w:r>
      <w:proofErr w:type="gramEnd"/>
      <w:r w:rsidRPr="007017EA">
        <w:t xml:space="preserve">&gt;" </w:t>
      </w:r>
    </w:p>
    <w:p w14:paraId="6F37E3D2" w14:textId="77777777" w:rsidR="007017EA" w:rsidRPr="007017EA" w:rsidRDefault="007017EA" w:rsidP="007017EA">
      <w:pPr>
        <w:rPr>
          <w:lang w:val="en-US"/>
        </w:rPr>
      </w:pPr>
      <w:r w:rsidRPr="007017EA">
        <w:t>             </w:t>
      </w:r>
      <w:r w:rsidRPr="007017EA">
        <w:rPr>
          <w:lang w:val="en-US"/>
        </w:rPr>
        <w:t xml:space="preserve">class="rounded-circle </w:t>
      </w:r>
      <w:proofErr w:type="spellStart"/>
      <w:r w:rsidRPr="007017EA">
        <w:rPr>
          <w:lang w:val="en-US"/>
        </w:rPr>
        <w:t>bg</w:t>
      </w:r>
      <w:proofErr w:type="spellEnd"/>
      <w:r w:rsidRPr="007017EA">
        <w:rPr>
          <w:lang w:val="en-US"/>
        </w:rPr>
        <w:t>-white" width="70" height="70"&gt;</w:t>
      </w:r>
    </w:p>
    <w:p w14:paraId="4E2BD604" w14:textId="77777777" w:rsidR="007017EA" w:rsidRPr="007017EA" w:rsidRDefault="007017EA" w:rsidP="007017EA">
      <w:pPr>
        <w:rPr>
          <w:lang w:val="en-US"/>
        </w:rPr>
      </w:pPr>
    </w:p>
    <w:p w14:paraId="02BE327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&lt;!--  --&gt;</w:t>
      </w:r>
    </w:p>
    <w:p w14:paraId="55A3D9D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&lt;p class="mt-2 mb-0" style="font-size: 13px; 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cbd5f5;"&gt;</w:t>
      </w:r>
    </w:p>
    <w:p w14:paraId="09E93E04" w14:textId="77777777" w:rsidR="007017EA" w:rsidRPr="007017EA" w:rsidRDefault="007017EA" w:rsidP="007017EA">
      <w:r w:rsidRPr="007017EA">
        <w:rPr>
          <w:lang w:val="en-US"/>
        </w:rPr>
        <w:t xml:space="preserve">            </w:t>
      </w:r>
      <w:r w:rsidRPr="007017EA">
        <w:t xml:space="preserve">Bienvenido, 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esc</w:t>
      </w:r>
      <w:proofErr w:type="spellEnd"/>
      <w:r w:rsidRPr="007017EA">
        <w:t>($</w:t>
      </w:r>
      <w:proofErr w:type="spellStart"/>
      <w:r w:rsidRPr="007017EA">
        <w:t>nombre_empresa</w:t>
      </w:r>
      <w:proofErr w:type="spellEnd"/>
      <w:r w:rsidRPr="007017EA">
        <w:t>)</w:t>
      </w:r>
      <w:proofErr w:type="gramStart"/>
      <w:r w:rsidRPr="007017EA">
        <w:t>; ?</w:t>
      </w:r>
      <w:proofErr w:type="gramEnd"/>
      <w:r w:rsidRPr="007017EA">
        <w:t>&gt;</w:t>
      </w:r>
    </w:p>
    <w:p w14:paraId="53FCE450" w14:textId="77777777" w:rsidR="007017EA" w:rsidRPr="007017EA" w:rsidRDefault="007017EA" w:rsidP="007017EA">
      <w:r w:rsidRPr="007017EA">
        <w:t xml:space="preserve">            </w:t>
      </w:r>
      <w:proofErr w:type="gramStart"/>
      <w:r w:rsidRPr="007017EA">
        <w:t>&lt;!--</w:t>
      </w:r>
      <w:proofErr w:type="gramEnd"/>
      <w:r w:rsidRPr="007017EA">
        <w:t xml:space="preserve"> </w:t>
      </w:r>
      <w:proofErr w:type="gramStart"/>
      <w:r w:rsidRPr="007017EA">
        <w:t>&lt;?=</w:t>
      </w:r>
      <w:proofErr w:type="gramEnd"/>
      <w:r w:rsidRPr="007017EA">
        <w:t xml:space="preserve"> </w:t>
      </w:r>
      <w:proofErr w:type="spellStart"/>
      <w:r w:rsidRPr="007017EA">
        <w:t>session</w:t>
      </w:r>
      <w:proofErr w:type="spellEnd"/>
      <w:r w:rsidRPr="007017EA">
        <w:t>()-&gt;</w:t>
      </w:r>
      <w:proofErr w:type="spellStart"/>
      <w:r w:rsidRPr="007017EA">
        <w:t>get</w:t>
      </w:r>
      <w:proofErr w:type="spellEnd"/>
      <w:r w:rsidRPr="007017EA">
        <w:t>('nombre')</w:t>
      </w:r>
      <w:proofErr w:type="gramStart"/>
      <w:r w:rsidRPr="007017EA">
        <w:t>; ?</w:t>
      </w:r>
      <w:proofErr w:type="gramEnd"/>
      <w:r w:rsidRPr="007017EA">
        <w:t>&gt; --&gt;</w:t>
      </w:r>
    </w:p>
    <w:p w14:paraId="27CFA822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</w:t>
      </w:r>
      <w:r w:rsidRPr="007017EA">
        <w:rPr>
          <w:lang w:val="en-US"/>
        </w:rPr>
        <w:t>&lt;/p&gt;</w:t>
      </w:r>
    </w:p>
    <w:p w14:paraId="6471D65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</w:p>
    <w:p w14:paraId="7E39F94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&lt;p style="font-size: 12px; 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cbd5f5;"&gt;</w:t>
      </w:r>
    </w:p>
    <w:p w14:paraId="111D729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esc($</w:t>
      </w:r>
      <w:proofErr w:type="spellStart"/>
      <w:r w:rsidRPr="007017EA">
        <w:rPr>
          <w:lang w:val="en-US"/>
        </w:rPr>
        <w:t>nombre_empresa</w:t>
      </w:r>
      <w:proofErr w:type="spellEnd"/>
      <w:r w:rsidRPr="007017EA">
        <w:rPr>
          <w:lang w:val="en-US"/>
        </w:rPr>
        <w:t>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31C2A5B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&lt;/p&gt; --&gt;</w:t>
      </w:r>
    </w:p>
    <w:p w14:paraId="135C0532" w14:textId="77777777" w:rsidR="007017EA" w:rsidRPr="007017EA" w:rsidRDefault="007017EA" w:rsidP="007017EA">
      <w:pPr>
        <w:rPr>
          <w:lang w:val="en-US"/>
        </w:rPr>
      </w:pPr>
    </w:p>
    <w:p w14:paraId="4C400CF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&lt;strong style="font-size:14px;"&gt;</w:t>
      </w:r>
    </w:p>
    <w:p w14:paraId="503ECD6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session()-&gt;get('</w:t>
      </w:r>
      <w:proofErr w:type="spellStart"/>
      <w:r w:rsidRPr="007017EA">
        <w:rPr>
          <w:lang w:val="en-US"/>
        </w:rPr>
        <w:t>nombre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) ??</w:t>
      </w:r>
      <w:proofErr w:type="gramEnd"/>
      <w:r w:rsidRPr="007017EA">
        <w:rPr>
          <w:lang w:val="en-US"/>
        </w:rPr>
        <w:t xml:space="preserve"> '</w:t>
      </w:r>
      <w:proofErr w:type="spellStart"/>
      <w:r w:rsidRPr="007017EA">
        <w:rPr>
          <w:lang w:val="en-US"/>
        </w:rPr>
        <w:t>Usuario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145AC88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&lt;/strong&gt;</w:t>
      </w:r>
    </w:p>
    <w:p w14:paraId="79CCA4C8" w14:textId="77777777" w:rsidR="007017EA" w:rsidRPr="007017EA" w:rsidRDefault="007017EA" w:rsidP="007017EA">
      <w:pPr>
        <w:rPr>
          <w:lang w:val="en-US"/>
        </w:rPr>
      </w:pPr>
    </w:p>
    <w:p w14:paraId="3ADA8B8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&lt;small style="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CBD5F5;"&gt;</w:t>
      </w:r>
    </w:p>
    <w:p w14:paraId="6D26E7F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session()-&gt;get('</w:t>
      </w:r>
      <w:proofErr w:type="spellStart"/>
      <w:r w:rsidRPr="007017EA">
        <w:rPr>
          <w:lang w:val="en-US"/>
        </w:rPr>
        <w:t>puesto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) ??</w:t>
      </w:r>
      <w:proofErr w:type="gramEnd"/>
      <w:r w:rsidRPr="007017EA">
        <w:rPr>
          <w:lang w:val="en-US"/>
        </w:rPr>
        <w:t xml:space="preserve"> 'Puesto'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089EFF7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&lt;/small&gt;--&gt;</w:t>
      </w:r>
    </w:p>
    <w:p w14:paraId="56BAA22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&lt;/div&gt;</w:t>
      </w:r>
    </w:p>
    <w:p w14:paraId="50EAFDDE" w14:textId="77777777" w:rsidR="007017EA" w:rsidRPr="007017EA" w:rsidRDefault="007017EA" w:rsidP="007017EA">
      <w:pPr>
        <w:rPr>
          <w:lang w:val="en-US"/>
        </w:rPr>
      </w:pPr>
    </w:p>
    <w:p w14:paraId="621A0FB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&lt;h6 class="text-center mt-3"&gt;Masmetrología 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&lt;/h6&gt;</w:t>
      </w:r>
    </w:p>
    <w:p w14:paraId="1CDA49DC" w14:textId="77777777" w:rsidR="007017EA" w:rsidRPr="007017EA" w:rsidRDefault="007017EA" w:rsidP="007017EA">
      <w:pPr>
        <w:rPr>
          <w:lang w:val="en-US"/>
        </w:rPr>
      </w:pPr>
    </w:p>
    <w:p w14:paraId="7D5036F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="#" class=""&gt;</w:t>
      </w:r>
    </w:p>
    <w:p w14:paraId="095A7F5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 fa-home me-2"&gt;&lt;/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Inicio</w:t>
      </w:r>
      <w:proofErr w:type="spellEnd"/>
    </w:p>
    <w:p w14:paraId="6FD4417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&lt;/a&gt;</w:t>
      </w:r>
    </w:p>
    <w:p w14:paraId="3CE12F2D" w14:textId="77777777" w:rsidR="007017EA" w:rsidRPr="007017EA" w:rsidRDefault="007017EA" w:rsidP="007017EA">
      <w:pPr>
        <w:rPr>
          <w:lang w:val="en-US"/>
        </w:rPr>
      </w:pPr>
    </w:p>
    <w:p w14:paraId="25DBB86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&lt;!--  --&gt;</w:t>
      </w:r>
    </w:p>
    <w:p w14:paraId="793D0B5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site_url</w:t>
      </w:r>
      <w:proofErr w:type="spellEnd"/>
      <w:r w:rsidRPr="007017EA">
        <w:rPr>
          <w:lang w:val="en-US"/>
        </w:rPr>
        <w:t>('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35E9325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 fa-certificate me-2"&gt;&lt;/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Certificados</w:t>
      </w:r>
      <w:proofErr w:type="spellEnd"/>
    </w:p>
    <w:p w14:paraId="4E3C374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&lt;/a&gt;</w:t>
      </w:r>
    </w:p>
    <w:p w14:paraId="772251B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="https://masmetrologia.com/home/</w:t>
      </w:r>
      <w:proofErr w:type="spellStart"/>
      <w:r w:rsidRPr="007017EA">
        <w:rPr>
          <w:lang w:val="en-US"/>
        </w:rPr>
        <w:t>acreditacion</w:t>
      </w:r>
      <w:proofErr w:type="spellEnd"/>
      <w:r w:rsidRPr="007017EA">
        <w:rPr>
          <w:lang w:val="en-US"/>
        </w:rPr>
        <w:t>"&gt;</w:t>
      </w:r>
    </w:p>
    <w:p w14:paraId="7AA519D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class="fa-solid fa-id-card-clip"&gt;&lt;/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&gt;   </w:t>
      </w:r>
      <w:proofErr w:type="spellStart"/>
      <w:r w:rsidRPr="007017EA">
        <w:rPr>
          <w:lang w:val="en-US"/>
        </w:rPr>
        <w:t>Acreditaciones</w:t>
      </w:r>
      <w:proofErr w:type="spellEnd"/>
    </w:p>
    <w:p w14:paraId="2ADE2B6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&lt;/a&gt;</w:t>
      </w:r>
    </w:p>
    <w:p w14:paraId="2833A220" w14:textId="77777777" w:rsidR="007017EA" w:rsidRPr="007017EA" w:rsidRDefault="007017EA" w:rsidP="007017EA">
      <w:pPr>
        <w:rPr>
          <w:lang w:val="en-US"/>
        </w:rPr>
      </w:pPr>
    </w:p>
    <w:p w14:paraId="5FDF76B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&lt;/div&gt;</w:t>
      </w:r>
    </w:p>
    <w:p w14:paraId="1AD97909" w14:textId="77777777" w:rsidR="007017EA" w:rsidRPr="007017EA" w:rsidRDefault="007017EA" w:rsidP="007017EA">
      <w:pPr>
        <w:rPr>
          <w:lang w:val="en-US"/>
        </w:rPr>
      </w:pPr>
    </w:p>
    <w:p w14:paraId="2405171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&lt;div class="content"&gt;</w:t>
      </w:r>
    </w:p>
    <w:p w14:paraId="72540933" w14:textId="77777777" w:rsidR="007017EA" w:rsidRPr="007017EA" w:rsidRDefault="007017EA" w:rsidP="007017EA">
      <w:pPr>
        <w:rPr>
          <w:lang w:val="en-US"/>
        </w:rPr>
      </w:pPr>
    </w:p>
    <w:p w14:paraId="1CF1D1A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</w:t>
      </w:r>
      <w:proofErr w:type="spellStart"/>
      <w:r w:rsidRPr="007017EA">
        <w:rPr>
          <w:lang w:val="en-US"/>
        </w:rPr>
        <w:t>topbar</w:t>
      </w:r>
      <w:proofErr w:type="spellEnd"/>
      <w:r w:rsidRPr="007017EA">
        <w:rPr>
          <w:lang w:val="en-US"/>
        </w:rPr>
        <w:t xml:space="preserve"> d-flex justify-content-between mb-3"&gt;</w:t>
      </w:r>
    </w:p>
    <w:p w14:paraId="0405C64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>&lt;input class="form-control w-25" placeholder="</w:t>
      </w:r>
      <w:proofErr w:type="spellStart"/>
      <w:r w:rsidRPr="007017EA">
        <w:rPr>
          <w:lang w:val="en-US"/>
        </w:rPr>
        <w:t>Buscar</w:t>
      </w:r>
      <w:proofErr w:type="spellEnd"/>
      <w:r w:rsidRPr="007017EA">
        <w:rPr>
          <w:lang w:val="en-US"/>
        </w:rPr>
        <w:t>..."&gt;--&gt;</w:t>
      </w:r>
    </w:p>
    <w:p w14:paraId="6C94188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class="top-bar"&gt;</w:t>
      </w:r>
    </w:p>
    <w:p w14:paraId="087E26F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nombre</w:t>
      </w:r>
      <w:proofErr w:type="spellEnd"/>
      <w:r w:rsidRPr="007017EA">
        <w:rPr>
          <w:lang w:val="en-US"/>
        </w:rPr>
        <w:t xml:space="preserve"> del </w:t>
      </w:r>
      <w:proofErr w:type="spellStart"/>
      <w:proofErr w:type="gramStart"/>
      <w:r w:rsidRPr="007017EA">
        <w:rPr>
          <w:lang w:val="en-US"/>
        </w:rPr>
        <w:t>usuario</w:t>
      </w:r>
      <w:proofErr w:type="spellEnd"/>
      <w:r w:rsidRPr="007017EA">
        <w:rPr>
          <w:lang w:val="en-US"/>
        </w:rPr>
        <w:t xml:space="preserve">  --</w:t>
      </w:r>
      <w:proofErr w:type="gramEnd"/>
      <w:r w:rsidRPr="007017EA">
        <w:rPr>
          <w:lang w:val="en-US"/>
        </w:rPr>
        <w:t>&gt;</w:t>
      </w:r>
    </w:p>
    <w:p w14:paraId="6AA8F06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</w:p>
    <w:p w14:paraId="6E1B54C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class="dropdown"&gt;</w:t>
      </w:r>
    </w:p>
    <w:p w14:paraId="298FC9A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</w:p>
    <w:p w14:paraId="0C370B0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       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="#" class="d-flex align-items-center text-dark text-decoration-none dropdown-toggle"</w:t>
      </w:r>
    </w:p>
    <w:p w14:paraId="36AE770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data-bs-toggle="dropdown"&gt;</w:t>
      </w:r>
    </w:p>
    <w:p w14:paraId="5E1890C5" w14:textId="77777777" w:rsidR="007017EA" w:rsidRPr="007017EA" w:rsidRDefault="007017EA" w:rsidP="007017EA">
      <w:pPr>
        <w:rPr>
          <w:lang w:val="en-US"/>
        </w:rPr>
      </w:pPr>
    </w:p>
    <w:p w14:paraId="6F76B7D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&lt;span class="me-2 user-name-</w:t>
      </w:r>
      <w:proofErr w:type="spellStart"/>
      <w:r w:rsidRPr="007017EA">
        <w:rPr>
          <w:lang w:val="en-US"/>
        </w:rPr>
        <w:t>topbar</w:t>
      </w:r>
      <w:proofErr w:type="spellEnd"/>
      <w:r w:rsidRPr="007017EA">
        <w:rPr>
          <w:lang w:val="en-US"/>
        </w:rPr>
        <w:t>"&gt;</w:t>
      </w:r>
    </w:p>
    <w:p w14:paraId="3878CBD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session()-&gt;get('</w:t>
      </w:r>
      <w:proofErr w:type="spellStart"/>
      <w:r w:rsidRPr="007017EA">
        <w:rPr>
          <w:lang w:val="en-US"/>
        </w:rPr>
        <w:t>nombre</w:t>
      </w:r>
      <w:proofErr w:type="spellEnd"/>
      <w:r w:rsidRPr="007017EA">
        <w:rPr>
          <w:lang w:val="en-US"/>
        </w:rPr>
        <w:t>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0D30CB4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&lt;/span&gt;</w:t>
      </w:r>
    </w:p>
    <w:p w14:paraId="23F22F6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</w:t>
      </w:r>
    </w:p>
    <w:p w14:paraId="1D11D53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class="fas fa-user fs-4"&gt;&lt;/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</w:p>
    <w:p w14:paraId="502C90EA" w14:textId="77777777" w:rsidR="007017EA" w:rsidRPr="007017EA" w:rsidRDefault="007017EA" w:rsidP="007017EA">
      <w:pPr>
        <w:rPr>
          <w:lang w:val="en-US"/>
        </w:rPr>
      </w:pPr>
    </w:p>
    <w:p w14:paraId="58C0523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&lt;/a&gt;</w:t>
      </w:r>
    </w:p>
    <w:p w14:paraId="651F402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</w:p>
    <w:p w14:paraId="7AED042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&lt;ul class="dropdown-menu dropdown-menu-end"&gt;</w:t>
      </w:r>
    </w:p>
    <w:p w14:paraId="71C4A91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&lt;li&gt;</w:t>
      </w:r>
    </w:p>
    <w:p w14:paraId="209823F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&lt;a class="dropdown-item text-danger"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('/logout')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07A956C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</w:t>
      </w:r>
      <w:proofErr w:type="spellStart"/>
      <w:r w:rsidRPr="007017EA">
        <w:rPr>
          <w:lang w:val="en-US"/>
        </w:rPr>
        <w:t>fas</w:t>
      </w:r>
      <w:proofErr w:type="spellEnd"/>
      <w:r w:rsidRPr="007017EA">
        <w:rPr>
          <w:lang w:val="en-US"/>
        </w:rPr>
        <w:t xml:space="preserve"> fa-sign-out-alt"&gt;&lt;/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&gt; </w:t>
      </w:r>
      <w:proofErr w:type="spellStart"/>
      <w:r w:rsidRPr="007017EA">
        <w:rPr>
          <w:lang w:val="en-US"/>
        </w:rPr>
        <w:t>Cerrar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sesión</w:t>
      </w:r>
      <w:proofErr w:type="spellEnd"/>
    </w:p>
    <w:p w14:paraId="06732781" w14:textId="77777777" w:rsidR="007017EA" w:rsidRPr="007017EA" w:rsidRDefault="007017EA" w:rsidP="007017EA">
      <w:r w:rsidRPr="007017EA">
        <w:rPr>
          <w:lang w:val="en-US"/>
        </w:rPr>
        <w:t xml:space="preserve">                    </w:t>
      </w:r>
      <w:r w:rsidRPr="007017EA">
        <w:t>&lt;/a&gt;</w:t>
      </w:r>
    </w:p>
    <w:p w14:paraId="0ABF221C" w14:textId="77777777" w:rsidR="007017EA" w:rsidRPr="007017EA" w:rsidRDefault="007017EA" w:rsidP="007017EA">
      <w:r w:rsidRPr="007017EA">
        <w:t>                &lt;/</w:t>
      </w:r>
      <w:proofErr w:type="spellStart"/>
      <w:r w:rsidRPr="007017EA">
        <w:t>li</w:t>
      </w:r>
      <w:proofErr w:type="spellEnd"/>
      <w:r w:rsidRPr="007017EA">
        <w:t>&gt;</w:t>
      </w:r>
    </w:p>
    <w:p w14:paraId="618C4005" w14:textId="77777777" w:rsidR="007017EA" w:rsidRPr="007017EA" w:rsidRDefault="007017EA" w:rsidP="007017EA">
      <w:r w:rsidRPr="007017EA">
        <w:t>            &lt;/</w:t>
      </w:r>
      <w:proofErr w:type="spellStart"/>
      <w:r w:rsidRPr="007017EA">
        <w:t>ul</w:t>
      </w:r>
      <w:proofErr w:type="spellEnd"/>
      <w:r w:rsidRPr="007017EA">
        <w:t>&gt;</w:t>
      </w:r>
    </w:p>
    <w:p w14:paraId="5C80F454" w14:textId="77777777" w:rsidR="007017EA" w:rsidRPr="007017EA" w:rsidRDefault="007017EA" w:rsidP="007017EA">
      <w:r w:rsidRPr="007017EA">
        <w:t>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5A2A25A9" w14:textId="77777777" w:rsidR="007017EA" w:rsidRPr="007017EA" w:rsidRDefault="007017EA" w:rsidP="007017EA">
      <w:r w:rsidRPr="007017EA">
        <w:t>        &lt;!-- --&gt;</w:t>
      </w:r>
    </w:p>
    <w:p w14:paraId="1DF3BADC" w14:textId="77777777" w:rsidR="007017EA" w:rsidRPr="007017EA" w:rsidRDefault="007017EA" w:rsidP="007017EA">
      <w:r w:rsidRPr="007017EA">
        <w:t>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2A544411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r w:rsidRPr="007017EA">
        <w:rPr>
          <w:lang w:val="en-US"/>
        </w:rPr>
        <w:t>&lt;/div&gt;</w:t>
      </w:r>
    </w:p>
    <w:p w14:paraId="7DC4183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 BIENVENIDA --&gt;</w:t>
      </w:r>
    </w:p>
    <w:p w14:paraId="66E1E03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&lt;div class="card p-5 mb-4 card-welcome" &gt; </w:t>
      </w:r>
    </w:p>
    <w:p w14:paraId="026400C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</w:t>
      </w:r>
      <w:proofErr w:type="spellStart"/>
      <w:r w:rsidRPr="007017EA">
        <w:rPr>
          <w:lang w:val="en-US"/>
        </w:rPr>
        <w:t>bg</w:t>
      </w:r>
      <w:proofErr w:type="spellEnd"/>
      <w:r w:rsidRPr="007017EA">
        <w:rPr>
          <w:lang w:val="en-US"/>
        </w:rPr>
        <w:t>-slider"&gt;</w:t>
      </w:r>
    </w:p>
    <w:p w14:paraId="517F188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    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/maps/6img.jpg')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 class="active"&gt;</w:t>
      </w:r>
    </w:p>
    <w:p w14:paraId="13DDCAE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/maps/5img.jpg')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3EBD6C5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/maps/3img.jpg')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03F2F5F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/maps/4img.jpg')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1AD2D7D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&lt;/div&gt;</w:t>
      </w:r>
    </w:p>
    <w:p w14:paraId="25AEA45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class="content-overlay"&gt;</w:t>
      </w:r>
    </w:p>
    <w:p w14:paraId="37E3DD59" w14:textId="77777777" w:rsidR="007017EA" w:rsidRPr="007017EA" w:rsidRDefault="007017EA" w:rsidP="007017EA">
      <w:r w:rsidRPr="007017EA">
        <w:rPr>
          <w:lang w:val="en-US"/>
        </w:rPr>
        <w:t xml:space="preserve">                </w:t>
      </w:r>
      <w:r w:rsidRPr="007017EA">
        <w:t xml:space="preserve">&lt;h1 </w:t>
      </w:r>
      <w:proofErr w:type="spellStart"/>
      <w:r w:rsidRPr="007017EA">
        <w:t>class</w:t>
      </w:r>
      <w:proofErr w:type="spellEnd"/>
      <w:r w:rsidRPr="007017EA">
        <w:t xml:space="preserve">="mb-3" </w:t>
      </w:r>
      <w:proofErr w:type="spellStart"/>
      <w:r w:rsidRPr="007017EA">
        <w:t>style</w:t>
      </w:r>
      <w:proofErr w:type="spellEnd"/>
      <w:r w:rsidRPr="007017EA">
        <w:t>="</w:t>
      </w:r>
      <w:proofErr w:type="spellStart"/>
      <w:r w:rsidRPr="007017EA">
        <w:t>text-align</w:t>
      </w:r>
      <w:proofErr w:type="spellEnd"/>
      <w:r w:rsidRPr="007017EA">
        <w:t>: center;"&gt;Bienvenido al sistema de certificados&lt;/h1&gt;</w:t>
      </w:r>
    </w:p>
    <w:p w14:paraId="3BAF7234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    </w:t>
      </w:r>
      <w:r w:rsidRPr="007017EA">
        <w:rPr>
          <w:lang w:val="en-US"/>
        </w:rPr>
        <w:t>&lt;h3 style="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FFF; text-align: center;"&gt;</w:t>
      </w:r>
    </w:p>
    <w:p w14:paraId="54BD0AAF" w14:textId="77777777" w:rsidR="007017EA" w:rsidRPr="007017EA" w:rsidRDefault="007017EA" w:rsidP="007017EA">
      <w:r w:rsidRPr="007017EA">
        <w:rPr>
          <w:lang w:val="en-US"/>
        </w:rPr>
        <w:t xml:space="preserve">                    </w:t>
      </w:r>
      <w:r w:rsidRPr="007017EA">
        <w:t xml:space="preserve">Este sistema te permite consultar y descargar certificados de calibración </w:t>
      </w:r>
    </w:p>
    <w:p w14:paraId="734FB496" w14:textId="77777777" w:rsidR="007017EA" w:rsidRPr="007017EA" w:rsidRDefault="007017EA" w:rsidP="007017EA">
      <w:r w:rsidRPr="007017EA">
        <w:t>                    de máquinas verificadas por &lt;</w:t>
      </w:r>
      <w:proofErr w:type="spellStart"/>
      <w:r w:rsidRPr="007017EA">
        <w:t>strong</w:t>
      </w:r>
      <w:proofErr w:type="spellEnd"/>
      <w:r w:rsidRPr="007017EA">
        <w:t>&gt;Masmetrología&lt;/</w:t>
      </w:r>
      <w:proofErr w:type="spellStart"/>
      <w:r w:rsidRPr="007017EA">
        <w:t>strong</w:t>
      </w:r>
      <w:proofErr w:type="spellEnd"/>
      <w:r w:rsidRPr="007017EA">
        <w:t>&gt;.</w:t>
      </w:r>
    </w:p>
    <w:p w14:paraId="53CFD69A" w14:textId="77777777" w:rsidR="007017EA" w:rsidRPr="007017EA" w:rsidRDefault="007017EA" w:rsidP="007017EA">
      <w:r w:rsidRPr="007017EA">
        <w:t>                &lt;/h3&gt;</w:t>
      </w:r>
    </w:p>
    <w:p w14:paraId="6768B260" w14:textId="77777777" w:rsidR="007017EA" w:rsidRPr="007017EA" w:rsidRDefault="007017EA" w:rsidP="007017EA">
      <w:r w:rsidRPr="007017EA">
        <w:t>    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36900450" w14:textId="77777777" w:rsidR="007017EA" w:rsidRPr="007017EA" w:rsidRDefault="007017EA" w:rsidP="007017EA">
      <w:r w:rsidRPr="007017EA">
        <w:t>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4E023911" w14:textId="77777777" w:rsidR="007017EA" w:rsidRPr="007017EA" w:rsidRDefault="007017EA" w:rsidP="007017EA"/>
    <w:p w14:paraId="4654305F" w14:textId="77777777" w:rsidR="007017EA" w:rsidRPr="007017EA" w:rsidRDefault="007017EA" w:rsidP="007017EA">
      <w:r w:rsidRPr="007017EA">
        <w:t xml:space="preserve">        </w:t>
      </w:r>
      <w:proofErr w:type="gramStart"/>
      <w:r w:rsidRPr="007017EA">
        <w:t>&lt;!--</w:t>
      </w:r>
      <w:proofErr w:type="gramEnd"/>
      <w:r w:rsidRPr="007017EA">
        <w:t xml:space="preserve">  INFORMACIÓN GENERAL --&gt;</w:t>
      </w:r>
    </w:p>
    <w:p w14:paraId="26D07545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</w:t>
      </w:r>
      <w:r w:rsidRPr="007017EA">
        <w:rPr>
          <w:lang w:val="en-US"/>
        </w:rPr>
        <w:t>&lt;div class="row"&gt;</w:t>
      </w:r>
    </w:p>
    <w:p w14:paraId="262F99DB" w14:textId="77777777" w:rsidR="007017EA" w:rsidRPr="007017EA" w:rsidRDefault="007017EA" w:rsidP="007017EA">
      <w:pPr>
        <w:rPr>
          <w:lang w:val="en-US"/>
        </w:rPr>
      </w:pPr>
    </w:p>
    <w:p w14:paraId="0B2E2C7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class="col-md-6 mb-3"&gt;</w:t>
      </w:r>
    </w:p>
    <w:p w14:paraId="056CBD2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&lt;div class="card p-3"&gt;</w:t>
      </w:r>
    </w:p>
    <w:p w14:paraId="37A0640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&lt;h6&gt;&lt;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 fa-certificate me-2 text-success"&gt;&lt;/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&lt;/h6&gt;</w:t>
      </w:r>
    </w:p>
    <w:p w14:paraId="1F2AD7A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&lt;p style="font-size:14px; 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475569;"&gt;</w:t>
      </w:r>
    </w:p>
    <w:p w14:paraId="49A023D1" w14:textId="77777777" w:rsidR="007017EA" w:rsidRPr="007017EA" w:rsidRDefault="007017EA" w:rsidP="007017EA">
      <w:r w:rsidRPr="007017EA">
        <w:rPr>
          <w:lang w:val="en-US"/>
        </w:rPr>
        <w:t xml:space="preserve">                        </w:t>
      </w:r>
      <w:r w:rsidRPr="007017EA">
        <w:t xml:space="preserve">Todos los certificados disponibles tienen una vigencia máxima de </w:t>
      </w:r>
    </w:p>
    <w:p w14:paraId="1F8AF653" w14:textId="77777777" w:rsidR="007017EA" w:rsidRPr="007017EA" w:rsidRDefault="007017EA" w:rsidP="007017EA">
      <w:r w:rsidRPr="007017EA">
        <w:t>                        &lt;</w:t>
      </w:r>
      <w:proofErr w:type="spellStart"/>
      <w:r w:rsidRPr="007017EA">
        <w:t>strong</w:t>
      </w:r>
      <w:proofErr w:type="spellEnd"/>
      <w:r w:rsidRPr="007017EA">
        <w:t>&gt;5 años&lt;/</w:t>
      </w:r>
      <w:proofErr w:type="spellStart"/>
      <w:r w:rsidRPr="007017EA">
        <w:t>strong</w:t>
      </w:r>
      <w:proofErr w:type="spellEnd"/>
      <w:r w:rsidRPr="007017EA">
        <w:t xml:space="preserve">&gt;. Si no encuentras un certificado, puede que haya expirado </w:t>
      </w:r>
    </w:p>
    <w:p w14:paraId="3118891F" w14:textId="77777777" w:rsidR="007017EA" w:rsidRPr="007017EA" w:rsidRDefault="007017EA" w:rsidP="007017EA">
      <w:r w:rsidRPr="007017EA">
        <w:t>                        o no esté disponible en el sistema.</w:t>
      </w:r>
    </w:p>
    <w:p w14:paraId="1551423B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        </w:t>
      </w:r>
      <w:r w:rsidRPr="007017EA">
        <w:rPr>
          <w:lang w:val="en-US"/>
        </w:rPr>
        <w:t>&lt;/p&gt;</w:t>
      </w:r>
    </w:p>
    <w:p w14:paraId="69668E5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    &lt;/div&gt;</w:t>
      </w:r>
    </w:p>
    <w:p w14:paraId="1E6FE00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&lt;/div&gt;</w:t>
      </w:r>
    </w:p>
    <w:p w14:paraId="44F20B0A" w14:textId="77777777" w:rsidR="007017EA" w:rsidRPr="007017EA" w:rsidRDefault="007017EA" w:rsidP="007017EA">
      <w:pPr>
        <w:rPr>
          <w:lang w:val="en-US"/>
        </w:rPr>
      </w:pPr>
    </w:p>
    <w:p w14:paraId="149E55B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class="col-md-6 mb-3"&gt;</w:t>
      </w:r>
    </w:p>
    <w:p w14:paraId="194A906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&lt;div class="card p-3"&gt;</w:t>
      </w:r>
    </w:p>
    <w:p w14:paraId="5C930AE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&lt;h6&gt;&lt;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 fa-user-shield me-2 text-primary"&gt;&lt;/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Seguridad</w:t>
      </w:r>
      <w:proofErr w:type="spellEnd"/>
      <w:r w:rsidRPr="007017EA">
        <w:rPr>
          <w:lang w:val="en-US"/>
        </w:rPr>
        <w:t>&lt;/h6&gt;</w:t>
      </w:r>
    </w:p>
    <w:p w14:paraId="1016E67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&lt;p style="font-size:14px; 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475569;"&gt;</w:t>
      </w:r>
    </w:p>
    <w:p w14:paraId="599417D4" w14:textId="77777777" w:rsidR="007017EA" w:rsidRPr="007017EA" w:rsidRDefault="007017EA" w:rsidP="007017EA">
      <w:r w:rsidRPr="007017EA">
        <w:rPr>
          <w:lang w:val="en-US"/>
        </w:rPr>
        <w:t xml:space="preserve">                        </w:t>
      </w:r>
      <w:r w:rsidRPr="007017EA">
        <w:t xml:space="preserve">Por seguridad, tu contraseña tiene una vigencia de </w:t>
      </w:r>
    </w:p>
    <w:p w14:paraId="21630D7D" w14:textId="77777777" w:rsidR="007017EA" w:rsidRPr="007017EA" w:rsidRDefault="007017EA" w:rsidP="007017EA">
      <w:r w:rsidRPr="007017EA">
        <w:t>                        &lt;</w:t>
      </w:r>
      <w:proofErr w:type="spellStart"/>
      <w:r w:rsidRPr="007017EA">
        <w:t>strong</w:t>
      </w:r>
      <w:proofErr w:type="spellEnd"/>
      <w:r w:rsidRPr="007017EA">
        <w:t>&gt;3 meses&lt;/</w:t>
      </w:r>
      <w:proofErr w:type="spellStart"/>
      <w:r w:rsidRPr="007017EA">
        <w:t>strong</w:t>
      </w:r>
      <w:proofErr w:type="spellEnd"/>
      <w:r w:rsidRPr="007017EA">
        <w:t>&gt;. Te recomendamos actualizarla periódicamente.</w:t>
      </w:r>
    </w:p>
    <w:p w14:paraId="70093658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        </w:t>
      </w:r>
      <w:r w:rsidRPr="007017EA">
        <w:rPr>
          <w:lang w:val="en-US"/>
        </w:rPr>
        <w:t>&lt;/p&gt;</w:t>
      </w:r>
    </w:p>
    <w:p w14:paraId="2C76C82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&lt;p&gt;&lt;/p&gt;</w:t>
      </w:r>
    </w:p>
    <w:p w14:paraId="63EA4A1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&lt;div&gt;&lt;/div&gt;</w:t>
      </w:r>
    </w:p>
    <w:p w14:paraId="2E28B20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&lt;/div&gt;</w:t>
      </w:r>
    </w:p>
    <w:p w14:paraId="6A42FC2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&lt;/div&gt;</w:t>
      </w:r>
    </w:p>
    <w:p w14:paraId="26CF574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</w:p>
    <w:p w14:paraId="7B55129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class="col-md-6 mb-3"&gt;</w:t>
      </w:r>
    </w:p>
    <w:p w14:paraId="09B7211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&lt;div class="card p-3"&gt;</w:t>
      </w:r>
    </w:p>
    <w:p w14:paraId="517D617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&lt;h6&gt;&lt;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class="fa fa-headset me-2 text-danger"&gt;&lt;/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&gt;</w:t>
      </w:r>
      <w:proofErr w:type="spellStart"/>
      <w:r w:rsidRPr="007017EA">
        <w:rPr>
          <w:lang w:val="en-US"/>
        </w:rPr>
        <w:t>Soporte</w:t>
      </w:r>
      <w:proofErr w:type="spellEnd"/>
      <w:r w:rsidRPr="007017EA">
        <w:rPr>
          <w:lang w:val="en-US"/>
        </w:rPr>
        <w:t>&lt;/h6&gt;</w:t>
      </w:r>
    </w:p>
    <w:p w14:paraId="52112AE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&lt;p style="font-size:14px; </w:t>
      </w:r>
      <w:proofErr w:type="gramStart"/>
      <w:r w:rsidRPr="007017EA">
        <w:rPr>
          <w:lang w:val="en-US"/>
        </w:rPr>
        <w:t>color:#</w:t>
      </w:r>
      <w:proofErr w:type="gramEnd"/>
      <w:r w:rsidRPr="007017EA">
        <w:rPr>
          <w:lang w:val="en-US"/>
        </w:rPr>
        <w:t>475569;"&gt;</w:t>
      </w:r>
    </w:p>
    <w:p w14:paraId="77A8F3B4" w14:textId="77777777" w:rsidR="007017EA" w:rsidRPr="007017EA" w:rsidRDefault="007017EA" w:rsidP="007017EA">
      <w:r w:rsidRPr="007017EA">
        <w:rPr>
          <w:lang w:val="en-US"/>
        </w:rPr>
        <w:t xml:space="preserve">                        </w:t>
      </w:r>
      <w:r w:rsidRPr="007017EA">
        <w:t xml:space="preserve">Si no encuentras tu certificado, contacta a tu vendedor o asesor asignado </w:t>
      </w:r>
    </w:p>
    <w:p w14:paraId="279A3B46" w14:textId="77777777" w:rsidR="007017EA" w:rsidRPr="007017EA" w:rsidRDefault="007017EA" w:rsidP="007017EA">
      <w:r w:rsidRPr="007017EA">
        <w:t>                        para recibir apoyo.</w:t>
      </w:r>
    </w:p>
    <w:p w14:paraId="62E0C212" w14:textId="77777777" w:rsidR="007017EA" w:rsidRPr="007017EA" w:rsidRDefault="007017EA" w:rsidP="007017EA">
      <w:r w:rsidRPr="007017EA">
        <w:t>                    &lt;/p&gt;</w:t>
      </w:r>
    </w:p>
    <w:p w14:paraId="63821DFB" w14:textId="77777777" w:rsidR="007017EA" w:rsidRPr="007017EA" w:rsidRDefault="007017EA" w:rsidP="007017EA">
      <w:r w:rsidRPr="007017EA">
        <w:t>        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11C5002D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</w:t>
      </w:r>
      <w:r w:rsidRPr="007017EA">
        <w:rPr>
          <w:lang w:val="en-US"/>
        </w:rPr>
        <w:t>&lt;/div&gt;</w:t>
      </w:r>
    </w:p>
    <w:p w14:paraId="4DA47798" w14:textId="77777777" w:rsidR="007017EA" w:rsidRPr="007017EA" w:rsidRDefault="007017EA" w:rsidP="007017EA">
      <w:pPr>
        <w:rPr>
          <w:lang w:val="en-US"/>
        </w:rPr>
      </w:pPr>
    </w:p>
    <w:p w14:paraId="398CD35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class="col-md-6 mb-3"&gt;</w:t>
      </w:r>
    </w:p>
    <w:p w14:paraId="6A958C1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&lt;div class="card p-3 text-center"&gt;</w:t>
      </w:r>
    </w:p>
    <w:p w14:paraId="062D6C5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&lt;h6&gt;&lt;strong&gt;Total 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>&lt;/strong&gt;&lt;/h6&gt;</w:t>
      </w:r>
    </w:p>
    <w:p w14:paraId="17A1E86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&lt;h4 class="text-success"&gt;</w:t>
      </w:r>
    </w:p>
    <w:p w14:paraId="395C6924" w14:textId="77777777" w:rsidR="007017EA" w:rsidRPr="000062B9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$</w:t>
      </w:r>
      <w:proofErr w:type="spellStart"/>
      <w:r w:rsidRPr="007017EA">
        <w:rPr>
          <w:lang w:val="en-US"/>
        </w:rPr>
        <w:t>total_</w:t>
      </w:r>
      <w:proofErr w:type="gram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 xml:space="preserve"> ??</w:t>
      </w:r>
      <w:proofErr w:type="gramEnd"/>
      <w:r w:rsidRPr="007017EA">
        <w:rPr>
          <w:lang w:val="en-US"/>
        </w:rPr>
        <w:t xml:space="preserve"> </w:t>
      </w:r>
      <w:proofErr w:type="gramStart"/>
      <w:r w:rsidRPr="000062B9">
        <w:rPr>
          <w:lang w:val="en-US"/>
        </w:rPr>
        <w:t>0 ?</w:t>
      </w:r>
      <w:proofErr w:type="gramEnd"/>
      <w:r w:rsidRPr="000062B9">
        <w:rPr>
          <w:lang w:val="en-US"/>
        </w:rPr>
        <w:t>&gt;</w:t>
      </w:r>
    </w:p>
    <w:p w14:paraId="293A61BF" w14:textId="77777777" w:rsidR="007017EA" w:rsidRPr="007017EA" w:rsidRDefault="007017EA" w:rsidP="007017EA">
      <w:r w:rsidRPr="000062B9">
        <w:rPr>
          <w:lang w:val="en-US"/>
        </w:rPr>
        <w:t xml:space="preserve">                    </w:t>
      </w:r>
      <w:r w:rsidRPr="007017EA">
        <w:t>&lt;/h4&gt;</w:t>
      </w:r>
    </w:p>
    <w:p w14:paraId="3FC4A3CB" w14:textId="77777777" w:rsidR="007017EA" w:rsidRPr="007017EA" w:rsidRDefault="007017EA" w:rsidP="007017EA">
      <w:r w:rsidRPr="007017EA">
        <w:t>    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75CC808E" w14:textId="77777777" w:rsidR="007017EA" w:rsidRPr="007017EA" w:rsidRDefault="007017EA" w:rsidP="007017EA">
      <w:r w:rsidRPr="007017EA">
        <w:t>           &lt;/</w:t>
      </w:r>
      <w:proofErr w:type="spellStart"/>
      <w:r w:rsidRPr="007017EA">
        <w:t>div</w:t>
      </w:r>
      <w:proofErr w:type="spellEnd"/>
      <w:r w:rsidRPr="007017EA">
        <w:t>&gt;</w:t>
      </w:r>
    </w:p>
    <w:p w14:paraId="416CB14F" w14:textId="77777777" w:rsidR="007017EA" w:rsidRPr="007017EA" w:rsidRDefault="007017EA" w:rsidP="007017EA"/>
    <w:p w14:paraId="01DB08EE" w14:textId="77777777" w:rsidR="007017EA" w:rsidRPr="007017EA" w:rsidRDefault="007017EA" w:rsidP="007017EA">
      <w:r w:rsidRPr="007017EA">
        <w:t>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4AF25526" w14:textId="77777777" w:rsidR="007017EA" w:rsidRPr="007017EA" w:rsidRDefault="007017EA" w:rsidP="007017EA">
      <w:r w:rsidRPr="007017EA">
        <w:t xml:space="preserve">        </w:t>
      </w:r>
      <w:proofErr w:type="gramStart"/>
      <w:r w:rsidRPr="007017EA">
        <w:t>&lt;!--</w:t>
      </w:r>
      <w:proofErr w:type="gramEnd"/>
      <w:r w:rsidRPr="007017EA">
        <w:t xml:space="preserve"> nuevos contadores alerta </w:t>
      </w:r>
      <w:proofErr w:type="gramStart"/>
      <w:r w:rsidRPr="007017EA">
        <w:t>tabla  --</w:t>
      </w:r>
      <w:proofErr w:type="gramEnd"/>
      <w:r w:rsidRPr="007017EA">
        <w:t>&gt;</w:t>
      </w:r>
    </w:p>
    <w:p w14:paraId="4DB95F9C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 RESUMEN --&gt;</w:t>
      </w:r>
    </w:p>
    <w:p w14:paraId="5B95B51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&lt;div class="row mb-4"&gt;</w:t>
      </w:r>
    </w:p>
    <w:p w14:paraId="19522AC0" w14:textId="77777777" w:rsidR="007017EA" w:rsidRPr="007017EA" w:rsidRDefault="007017EA" w:rsidP="007017EA">
      <w:pPr>
        <w:rPr>
          <w:lang w:val="en-US"/>
        </w:rPr>
      </w:pPr>
    </w:p>
    <w:p w14:paraId="003EBBF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&lt;div class="col-md-4"&gt;</w:t>
      </w:r>
    </w:p>
    <w:p w14:paraId="01BE307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&lt;div class="card p-3 text-center"&gt;</w:t>
      </w:r>
    </w:p>
    <w:p w14:paraId="7855825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&lt;h6&gt;</w:t>
      </w:r>
      <w:proofErr w:type="spellStart"/>
      <w:r w:rsidRPr="007017EA">
        <w:rPr>
          <w:lang w:val="en-US"/>
        </w:rPr>
        <w:t>Certificados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Vigentes</w:t>
      </w:r>
      <w:proofErr w:type="spellEnd"/>
      <w:r w:rsidRPr="007017EA">
        <w:rPr>
          <w:lang w:val="en-US"/>
        </w:rPr>
        <w:t>&lt;/h6&gt;</w:t>
      </w:r>
    </w:p>
    <w:p w14:paraId="0375642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&lt;h3 class="text-primary"&gt;</w:t>
      </w:r>
    </w:p>
    <w:p w14:paraId="498F5CF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$</w:t>
      </w:r>
      <w:proofErr w:type="spellStart"/>
      <w:proofErr w:type="gramStart"/>
      <w:r w:rsidRPr="007017EA">
        <w:rPr>
          <w:lang w:val="en-US"/>
        </w:rPr>
        <w:t>vigentes</w:t>
      </w:r>
      <w:proofErr w:type="spellEnd"/>
      <w:r w:rsidRPr="007017EA">
        <w:rPr>
          <w:lang w:val="en-US"/>
        </w:rPr>
        <w:t xml:space="preserve"> ??</w:t>
      </w:r>
      <w:proofErr w:type="gramEnd"/>
      <w:r w:rsidRPr="007017EA">
        <w:rPr>
          <w:lang w:val="en-US"/>
        </w:rPr>
        <w:t xml:space="preserve"> </w:t>
      </w:r>
      <w:proofErr w:type="gramStart"/>
      <w:r w:rsidRPr="007017EA">
        <w:rPr>
          <w:lang w:val="en-US"/>
        </w:rPr>
        <w:t>0 ?</w:t>
      </w:r>
      <w:proofErr w:type="gramEnd"/>
      <w:r w:rsidRPr="007017EA">
        <w:rPr>
          <w:lang w:val="en-US"/>
        </w:rPr>
        <w:t>&gt;</w:t>
      </w:r>
    </w:p>
    <w:p w14:paraId="1BEE702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&lt;/h3&gt;</w:t>
      </w:r>
    </w:p>
    <w:p w14:paraId="2551951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&lt;/div&gt;</w:t>
      </w:r>
    </w:p>
    <w:p w14:paraId="45D2203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&lt;/div&gt;</w:t>
      </w:r>
    </w:p>
    <w:p w14:paraId="292A13E1" w14:textId="77777777" w:rsidR="007017EA" w:rsidRPr="007017EA" w:rsidRDefault="007017EA" w:rsidP="007017EA">
      <w:pPr>
        <w:rPr>
          <w:lang w:val="en-US"/>
        </w:rPr>
      </w:pPr>
    </w:p>
    <w:p w14:paraId="4E495FE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&lt;div class="col-md-4"&gt;</w:t>
      </w:r>
    </w:p>
    <w:p w14:paraId="6FF1E1F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&lt;div class="card p-3 text-center"&gt;</w:t>
      </w:r>
    </w:p>
    <w:p w14:paraId="2D77670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    &lt;h6&gt;Por </w:t>
      </w:r>
      <w:proofErr w:type="spellStart"/>
      <w:r w:rsidRPr="007017EA">
        <w:rPr>
          <w:lang w:val="en-US"/>
        </w:rPr>
        <w:t>Vencer</w:t>
      </w:r>
      <w:proofErr w:type="spellEnd"/>
      <w:r w:rsidRPr="007017EA">
        <w:rPr>
          <w:lang w:val="en-US"/>
        </w:rPr>
        <w:t>&lt;/h6&gt;</w:t>
      </w:r>
    </w:p>
    <w:p w14:paraId="58B923C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&lt;h3 class="text-danger"&gt;</w:t>
      </w:r>
    </w:p>
    <w:p w14:paraId="519E8320" w14:textId="77777777" w:rsidR="007017EA" w:rsidRPr="000062B9" w:rsidRDefault="007017EA" w:rsidP="007017EA">
      <w:r w:rsidRPr="007017EA">
        <w:rPr>
          <w:lang w:val="en-US"/>
        </w:rPr>
        <w:lastRenderedPageBreak/>
        <w:t xml:space="preserve">                        </w:t>
      </w:r>
      <w:proofErr w:type="gramStart"/>
      <w:r w:rsidRPr="000062B9">
        <w:t>&lt;?=</w:t>
      </w:r>
      <w:proofErr w:type="gramEnd"/>
      <w:r w:rsidRPr="000062B9">
        <w:t xml:space="preserve"> $</w:t>
      </w:r>
      <w:proofErr w:type="spellStart"/>
      <w:r w:rsidRPr="000062B9">
        <w:t>por_</w:t>
      </w:r>
      <w:proofErr w:type="gramStart"/>
      <w:r w:rsidRPr="000062B9">
        <w:t>vencer</w:t>
      </w:r>
      <w:proofErr w:type="spellEnd"/>
      <w:r w:rsidRPr="000062B9">
        <w:t xml:space="preserve"> ??</w:t>
      </w:r>
      <w:proofErr w:type="gramEnd"/>
      <w:r w:rsidRPr="000062B9">
        <w:t xml:space="preserve"> </w:t>
      </w:r>
      <w:proofErr w:type="gramStart"/>
      <w:r w:rsidRPr="000062B9">
        <w:t>0 ?</w:t>
      </w:r>
      <w:proofErr w:type="gramEnd"/>
      <w:r w:rsidRPr="000062B9">
        <w:t>&gt;</w:t>
      </w:r>
    </w:p>
    <w:p w14:paraId="491949CD" w14:textId="77777777" w:rsidR="007017EA" w:rsidRPr="000062B9" w:rsidRDefault="007017EA" w:rsidP="007017EA">
      <w:r w:rsidRPr="000062B9">
        <w:t>                    &lt;/h3&gt;</w:t>
      </w:r>
    </w:p>
    <w:p w14:paraId="6A311BE1" w14:textId="77777777" w:rsidR="007017EA" w:rsidRPr="000062B9" w:rsidRDefault="007017EA" w:rsidP="007017EA">
      <w:r w:rsidRPr="000062B9">
        <w:t>                &lt;/</w:t>
      </w:r>
      <w:proofErr w:type="spellStart"/>
      <w:r w:rsidRPr="000062B9">
        <w:t>div</w:t>
      </w:r>
      <w:proofErr w:type="spellEnd"/>
      <w:r w:rsidRPr="000062B9">
        <w:t>&gt;</w:t>
      </w:r>
    </w:p>
    <w:p w14:paraId="790781D8" w14:textId="77777777" w:rsidR="007017EA" w:rsidRPr="000062B9" w:rsidRDefault="007017EA" w:rsidP="007017EA">
      <w:r w:rsidRPr="000062B9">
        <w:t>            &lt;/</w:t>
      </w:r>
      <w:proofErr w:type="spellStart"/>
      <w:r w:rsidRPr="000062B9">
        <w:t>div</w:t>
      </w:r>
      <w:proofErr w:type="spellEnd"/>
      <w:r w:rsidRPr="000062B9">
        <w:t>&gt; --&gt;</w:t>
      </w:r>
    </w:p>
    <w:p w14:paraId="300D2605" w14:textId="77777777" w:rsidR="007017EA" w:rsidRPr="000062B9" w:rsidRDefault="007017EA" w:rsidP="007017EA"/>
    <w:p w14:paraId="03784CAF" w14:textId="77777777" w:rsidR="007017EA" w:rsidRPr="007017EA" w:rsidRDefault="007017EA" w:rsidP="007017EA">
      <w:pPr>
        <w:rPr>
          <w:lang w:val="en-US"/>
        </w:rPr>
      </w:pPr>
      <w:r w:rsidRPr="000062B9">
        <w:t xml:space="preserve">        </w:t>
      </w:r>
      <w:r w:rsidRPr="007017EA">
        <w:rPr>
          <w:lang w:val="en-US"/>
        </w:rPr>
        <w:t>&lt;/div&gt;</w:t>
      </w:r>
    </w:p>
    <w:p w14:paraId="39229843" w14:textId="77777777" w:rsidR="007017EA" w:rsidRPr="007017EA" w:rsidRDefault="007017EA" w:rsidP="007017EA">
      <w:pPr>
        <w:rPr>
          <w:lang w:val="en-US"/>
        </w:rPr>
      </w:pPr>
    </w:p>
    <w:p w14:paraId="7F380F2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&lt;/div&gt;</w:t>
      </w:r>
    </w:p>
    <w:p w14:paraId="24A9B8E3" w14:textId="77777777" w:rsidR="007017EA" w:rsidRPr="007017EA" w:rsidRDefault="007017EA" w:rsidP="007017EA">
      <w:pPr>
        <w:rPr>
          <w:lang w:val="en-US"/>
        </w:rPr>
      </w:pPr>
    </w:p>
    <w:p w14:paraId="1E26AA0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 src="https://cdn.jsdelivr.net/npm/bootstrap@5.3.0/dist/js/bootstrap.bundle.min.js"&gt;&lt;/script&gt;</w:t>
      </w:r>
    </w:p>
    <w:p w14:paraId="4C55353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&lt;script&gt;</w:t>
      </w:r>
    </w:p>
    <w:p w14:paraId="7BE7700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const slides = </w:t>
      </w:r>
      <w:proofErr w:type="spellStart"/>
      <w:proofErr w:type="gramStart"/>
      <w:r w:rsidRPr="007017EA">
        <w:rPr>
          <w:lang w:val="en-US"/>
        </w:rPr>
        <w:t>document.querySelectorAll</w:t>
      </w:r>
      <w:proofErr w:type="spellEnd"/>
      <w:proofErr w:type="gramEnd"/>
      <w:r w:rsidRPr="007017EA">
        <w:rPr>
          <w:lang w:val="en-US"/>
        </w:rPr>
        <w:t>('.</w:t>
      </w:r>
      <w:proofErr w:type="spellStart"/>
      <w:r w:rsidRPr="007017EA">
        <w:rPr>
          <w:lang w:val="en-US"/>
        </w:rPr>
        <w:t>bg</w:t>
      </w:r>
      <w:proofErr w:type="spellEnd"/>
      <w:r w:rsidRPr="007017EA">
        <w:rPr>
          <w:lang w:val="en-US"/>
        </w:rPr>
        <w:t xml:space="preserve">-slider 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>');</w:t>
      </w:r>
    </w:p>
    <w:p w14:paraId="78C259D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let index = 0;</w:t>
      </w:r>
    </w:p>
    <w:p w14:paraId="52FE8DDD" w14:textId="77777777" w:rsidR="007017EA" w:rsidRPr="007017EA" w:rsidRDefault="007017EA" w:rsidP="007017EA">
      <w:pPr>
        <w:rPr>
          <w:lang w:val="en-US"/>
        </w:rPr>
      </w:pPr>
    </w:p>
    <w:p w14:paraId="0A9526A3" w14:textId="77777777" w:rsidR="007017EA" w:rsidRPr="007017EA" w:rsidRDefault="007017EA" w:rsidP="007017EA">
      <w:pPr>
        <w:rPr>
          <w:lang w:val="en-US"/>
        </w:rPr>
      </w:pPr>
      <w:proofErr w:type="spellStart"/>
      <w:proofErr w:type="gramStart"/>
      <w:r w:rsidRPr="007017EA">
        <w:rPr>
          <w:lang w:val="en-US"/>
        </w:rPr>
        <w:t>setInterval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() =&gt; {</w:t>
      </w:r>
    </w:p>
    <w:p w14:paraId="16F7FC6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slides[index</w:t>
      </w:r>
      <w:proofErr w:type="gramStart"/>
      <w:r w:rsidRPr="007017EA">
        <w:rPr>
          <w:lang w:val="en-US"/>
        </w:rPr>
        <w:t>].</w:t>
      </w:r>
      <w:proofErr w:type="spellStart"/>
      <w:r w:rsidRPr="007017EA">
        <w:rPr>
          <w:lang w:val="en-US"/>
        </w:rPr>
        <w:t>classList.remove</w:t>
      </w:r>
      <w:proofErr w:type="spellEnd"/>
      <w:proofErr w:type="gramEnd"/>
      <w:r w:rsidRPr="007017EA">
        <w:rPr>
          <w:lang w:val="en-US"/>
        </w:rPr>
        <w:t>('active');</w:t>
      </w:r>
    </w:p>
    <w:p w14:paraId="429AD64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index = (index + 1) % </w:t>
      </w:r>
      <w:proofErr w:type="spellStart"/>
      <w:proofErr w:type="gramStart"/>
      <w:r w:rsidRPr="007017EA">
        <w:rPr>
          <w:lang w:val="en-US"/>
        </w:rPr>
        <w:t>slides.length</w:t>
      </w:r>
      <w:proofErr w:type="spellEnd"/>
      <w:proofErr w:type="gramEnd"/>
      <w:r w:rsidRPr="007017EA">
        <w:rPr>
          <w:lang w:val="en-US"/>
        </w:rPr>
        <w:t>;</w:t>
      </w:r>
    </w:p>
    <w:p w14:paraId="491C54D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slides[index</w:t>
      </w:r>
      <w:proofErr w:type="gramStart"/>
      <w:r w:rsidRPr="007017EA">
        <w:rPr>
          <w:lang w:val="en-US"/>
        </w:rPr>
        <w:t>].</w:t>
      </w:r>
      <w:proofErr w:type="spellStart"/>
      <w:r w:rsidRPr="007017EA">
        <w:rPr>
          <w:lang w:val="en-US"/>
        </w:rPr>
        <w:t>classList.add</w:t>
      </w:r>
      <w:proofErr w:type="spellEnd"/>
      <w:proofErr w:type="gramEnd"/>
      <w:r w:rsidRPr="007017EA">
        <w:rPr>
          <w:lang w:val="en-US"/>
        </w:rPr>
        <w:t>('active');</w:t>
      </w:r>
    </w:p>
    <w:p w14:paraId="5EEF822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}, 4000);</w:t>
      </w:r>
    </w:p>
    <w:p w14:paraId="256158B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&lt;/script&gt;</w:t>
      </w:r>
    </w:p>
    <w:p w14:paraId="2295BEC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&lt;/body&gt;</w:t>
      </w:r>
    </w:p>
    <w:p w14:paraId="65C383C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&lt;/body&gt;</w:t>
      </w:r>
    </w:p>
    <w:p w14:paraId="18A3FDD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&lt;/html&gt;</w:t>
      </w:r>
    </w:p>
    <w:p w14:paraId="664E7EBE" w14:textId="77777777" w:rsidR="007017EA" w:rsidRPr="007017EA" w:rsidRDefault="007017EA" w:rsidP="007017EA">
      <w:pPr>
        <w:rPr>
          <w:lang w:val="en-US"/>
        </w:rPr>
      </w:pPr>
    </w:p>
    <w:p w14:paraId="2C7A4A6C" w14:textId="77777777" w:rsidR="007017EA" w:rsidRPr="007017EA" w:rsidRDefault="007017EA" w:rsidP="007017EA">
      <w:pPr>
        <w:rPr>
          <w:lang w:val="en-US"/>
        </w:rPr>
      </w:pPr>
    </w:p>
    <w:p w14:paraId="32A6AA2B" w14:textId="64680318" w:rsidR="00CB1633" w:rsidRPr="000062B9" w:rsidRDefault="00CB1633" w:rsidP="00CB1633">
      <w:pPr>
        <w:pStyle w:val="Ttulo4"/>
        <w:rPr>
          <w:lang w:val="en-US"/>
        </w:rPr>
      </w:pPr>
      <w:r w:rsidRPr="000062B9">
        <w:rPr>
          <w:lang w:val="en-US"/>
        </w:rPr>
        <w:lastRenderedPageBreak/>
        <w:t>2.1.10.8</w:t>
      </w:r>
      <w:r w:rsidR="003C4A1C" w:rsidRPr="000062B9">
        <w:rPr>
          <w:lang w:val="en-US"/>
        </w:rPr>
        <w:t xml:space="preserve"> </w:t>
      </w:r>
      <w:proofErr w:type="spellStart"/>
      <w:r w:rsidR="003C4A1C" w:rsidRPr="000062B9">
        <w:rPr>
          <w:lang w:val="en-US"/>
        </w:rPr>
        <w:t>registro_empresac.php</w:t>
      </w:r>
      <w:proofErr w:type="spellEnd"/>
    </w:p>
    <w:p w14:paraId="56204AC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&lt;!DOCTYPE html&gt;</w:t>
      </w:r>
    </w:p>
    <w:p w14:paraId="2FE248C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&lt;html lang="es"&gt;</w:t>
      </w:r>
    </w:p>
    <w:p w14:paraId="170EDDE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&lt;head&gt;</w:t>
      </w:r>
    </w:p>
    <w:p w14:paraId="30629D3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&lt;meta charset="utf-8"&gt;</w:t>
      </w:r>
    </w:p>
    <w:p w14:paraId="5235FB5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&lt;meta name="viewport" content="width=device-width, initial-scale=1"&gt;</w:t>
      </w:r>
    </w:p>
    <w:p w14:paraId="7BF8AA9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&lt;title&gt;Registro | Mas Metrologia&lt;/title&gt;</w:t>
      </w:r>
    </w:p>
    <w:p w14:paraId="0DB68A6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="icon"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("template/images/logo.ico")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2EE94A6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</w:p>
    <w:p w14:paraId="46D7D38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href="https://cdnjs.cloudflare.com/ajax/libs/font-awesome/6.5.1/css/all.min.css"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60DA4C1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href="https://fonts.googleapis.com/css2?family=DM+Sans:wght@400;500;700&amp;display=swap"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="stylesheet"&gt;</w:t>
      </w:r>
    </w:p>
    <w:p w14:paraId="31A5DFBB" w14:textId="77777777" w:rsidR="007017EA" w:rsidRPr="007017EA" w:rsidRDefault="007017EA" w:rsidP="007017EA">
      <w:pPr>
        <w:rPr>
          <w:lang w:val="en-US"/>
        </w:rPr>
      </w:pPr>
    </w:p>
    <w:p w14:paraId="4384C67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 xml:space="preserve">="stylesheet"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</w:t>
      </w:r>
      <w:proofErr w:type="spellStart"/>
      <w:r w:rsidRPr="007017EA">
        <w:rPr>
          <w:lang w:val="en-US"/>
        </w:rPr>
        <w:t>css</w:t>
      </w:r>
      <w:proofErr w:type="spellEnd"/>
      <w:r w:rsidRPr="007017EA">
        <w:rPr>
          <w:lang w:val="en-US"/>
        </w:rPr>
        <w:t>/maps/styleRegistro.css')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&gt;"&gt;</w:t>
      </w:r>
    </w:p>
    <w:p w14:paraId="57BE087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</w:t>
      </w:r>
    </w:p>
    <w:p w14:paraId="30586DA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&lt;/head&gt;</w:t>
      </w:r>
    </w:p>
    <w:p w14:paraId="4B73ECD2" w14:textId="77777777" w:rsidR="007017EA" w:rsidRPr="007017EA" w:rsidRDefault="007017EA" w:rsidP="007017EA">
      <w:pPr>
        <w:rPr>
          <w:lang w:val="en-US"/>
        </w:rPr>
      </w:pPr>
    </w:p>
    <w:p w14:paraId="39511AD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&lt;body&gt;</w:t>
      </w:r>
    </w:p>
    <w:p w14:paraId="778083AC" w14:textId="77777777" w:rsidR="007017EA" w:rsidRPr="007017EA" w:rsidRDefault="007017EA" w:rsidP="007017EA">
      <w:pPr>
        <w:rPr>
          <w:lang w:val="en-US"/>
        </w:rPr>
      </w:pPr>
    </w:p>
    <w:p w14:paraId="1848533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&lt;div class="container"&gt;</w:t>
      </w:r>
    </w:p>
    <w:p w14:paraId="29AC8CCB" w14:textId="77777777" w:rsidR="007017EA" w:rsidRPr="007017EA" w:rsidRDefault="007017EA" w:rsidP="007017EA">
      <w:pPr>
        <w:rPr>
          <w:lang w:val="en-US"/>
        </w:rPr>
      </w:pPr>
    </w:p>
    <w:p w14:paraId="5BA2033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LOGO --&gt;</w:t>
      </w:r>
    </w:p>
    <w:p w14:paraId="71631D8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style="text-align: center; margin-bottom: 20px;"&gt;</w:t>
      </w:r>
    </w:p>
    <w:p w14:paraId="027123E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src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('template/images/logo.png'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&gt;" style="width: 200px;" alt="Logo"&gt;</w:t>
      </w:r>
    </w:p>
    <w:p w14:paraId="497C3169" w14:textId="77777777" w:rsidR="007017EA" w:rsidRPr="007017EA" w:rsidRDefault="007017EA" w:rsidP="007017EA">
      <w:r w:rsidRPr="007017EA">
        <w:rPr>
          <w:lang w:val="en-US"/>
        </w:rPr>
        <w:t xml:space="preserve">    </w:t>
      </w:r>
      <w:r w:rsidRPr="007017EA">
        <w:t>&lt;/</w:t>
      </w:r>
      <w:proofErr w:type="spellStart"/>
      <w:r w:rsidRPr="007017EA">
        <w:t>div</w:t>
      </w:r>
      <w:proofErr w:type="spellEnd"/>
      <w:r w:rsidRPr="007017EA">
        <w:t>&gt;</w:t>
      </w:r>
    </w:p>
    <w:p w14:paraId="3C805BB8" w14:textId="77777777" w:rsidR="007017EA" w:rsidRPr="007017EA" w:rsidRDefault="007017EA" w:rsidP="007017EA"/>
    <w:p w14:paraId="234B72C5" w14:textId="77777777" w:rsidR="007017EA" w:rsidRPr="007017EA" w:rsidRDefault="007017EA" w:rsidP="007017EA">
      <w:r w:rsidRPr="007017EA">
        <w:t>    &lt;h2&gt;Registrarse&lt;/h2&gt;</w:t>
      </w:r>
    </w:p>
    <w:p w14:paraId="207EA9A3" w14:textId="77777777" w:rsidR="007017EA" w:rsidRPr="007017EA" w:rsidRDefault="007017EA" w:rsidP="007017EA">
      <w:r w:rsidRPr="007017EA">
        <w:t>    &lt;h3&gt;Ingresa tus datos para comenzar&lt;/h3&gt;</w:t>
      </w:r>
    </w:p>
    <w:p w14:paraId="363EA34A" w14:textId="77777777" w:rsidR="007017EA" w:rsidRPr="007017EA" w:rsidRDefault="007017EA" w:rsidP="007017EA"/>
    <w:p w14:paraId="1C0B15E4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 FLASHDATA --&gt;</w:t>
      </w:r>
    </w:p>
    <w:p w14:paraId="705394A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if (session()-&gt;</w:t>
      </w:r>
      <w:proofErr w:type="spellStart"/>
      <w:r w:rsidRPr="007017EA">
        <w:rPr>
          <w:lang w:val="en-US"/>
        </w:rPr>
        <w:t>getFlashdata</w:t>
      </w:r>
      <w:proofErr w:type="spellEnd"/>
      <w:r w:rsidRPr="007017EA">
        <w:rPr>
          <w:lang w:val="en-US"/>
        </w:rPr>
        <w:t>('success'))</w:t>
      </w:r>
      <w:proofErr w:type="gramStart"/>
      <w:r w:rsidRPr="007017EA">
        <w:rPr>
          <w:lang w:val="en-US"/>
        </w:rPr>
        <w:t>: ?</w:t>
      </w:r>
      <w:proofErr w:type="gramEnd"/>
      <w:r w:rsidRPr="007017EA">
        <w:rPr>
          <w:lang w:val="en-US"/>
        </w:rPr>
        <w:t>&gt;</w:t>
      </w:r>
    </w:p>
    <w:p w14:paraId="517AE02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class="alert alert-success"&gt;</w:t>
      </w:r>
    </w:p>
    <w:p w14:paraId="71F5FA0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session()-&gt;</w:t>
      </w:r>
      <w:proofErr w:type="spellStart"/>
      <w:r w:rsidRPr="007017EA">
        <w:rPr>
          <w:lang w:val="en-US"/>
        </w:rPr>
        <w:t>getFlashdata</w:t>
      </w:r>
      <w:proofErr w:type="spellEnd"/>
      <w:r w:rsidRPr="007017EA">
        <w:rPr>
          <w:lang w:val="en-US"/>
        </w:rPr>
        <w:t>('success')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0485D1C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1CCDCD9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endif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1E54A47F" w14:textId="77777777" w:rsidR="007017EA" w:rsidRPr="007017EA" w:rsidRDefault="007017EA" w:rsidP="007017EA">
      <w:pPr>
        <w:rPr>
          <w:lang w:val="en-US"/>
        </w:rPr>
      </w:pPr>
    </w:p>
    <w:p w14:paraId="30376E0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if (session()-&gt;</w:t>
      </w:r>
      <w:proofErr w:type="spellStart"/>
      <w:r w:rsidRPr="007017EA">
        <w:rPr>
          <w:lang w:val="en-US"/>
        </w:rPr>
        <w:t>getFlashdata</w:t>
      </w:r>
      <w:proofErr w:type="spellEnd"/>
      <w:r w:rsidRPr="007017EA">
        <w:rPr>
          <w:lang w:val="en-US"/>
        </w:rPr>
        <w:t>('error'))</w:t>
      </w:r>
      <w:proofErr w:type="gramStart"/>
      <w:r w:rsidRPr="007017EA">
        <w:rPr>
          <w:lang w:val="en-US"/>
        </w:rPr>
        <w:t>: ?</w:t>
      </w:r>
      <w:proofErr w:type="gramEnd"/>
      <w:r w:rsidRPr="007017EA">
        <w:rPr>
          <w:lang w:val="en-US"/>
        </w:rPr>
        <w:t>&gt;</w:t>
      </w:r>
    </w:p>
    <w:p w14:paraId="5985173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class="alert alert-danger"&gt;</w:t>
      </w:r>
    </w:p>
    <w:p w14:paraId="61D7E7C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session()-&gt;</w:t>
      </w:r>
      <w:proofErr w:type="spellStart"/>
      <w:r w:rsidRPr="007017EA">
        <w:rPr>
          <w:lang w:val="en-US"/>
        </w:rPr>
        <w:t>getFlashdata</w:t>
      </w:r>
      <w:proofErr w:type="spellEnd"/>
      <w:r w:rsidRPr="007017EA">
        <w:rPr>
          <w:lang w:val="en-US"/>
        </w:rPr>
        <w:t>('error')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32E2A3F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3BBA08B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&lt;?</w:t>
      </w:r>
      <w:proofErr w:type="spellStart"/>
      <w:r w:rsidRPr="007017EA">
        <w:rPr>
          <w:lang w:val="en-US"/>
        </w:rPr>
        <w:t>php</w:t>
      </w:r>
      <w:proofErr w:type="spellEnd"/>
      <w:r w:rsidRPr="007017EA">
        <w:rPr>
          <w:lang w:val="en-US"/>
        </w:rPr>
        <w:t xml:space="preserve"> endif</w:t>
      </w:r>
      <w:proofErr w:type="gramStart"/>
      <w:r w:rsidRPr="007017EA">
        <w:rPr>
          <w:lang w:val="en-US"/>
        </w:rPr>
        <w:t>; ?</w:t>
      </w:r>
      <w:proofErr w:type="gramEnd"/>
      <w:r w:rsidRPr="007017EA">
        <w:rPr>
          <w:lang w:val="en-US"/>
        </w:rPr>
        <w:t>&gt;</w:t>
      </w:r>
    </w:p>
    <w:p w14:paraId="6AEC115D" w14:textId="77777777" w:rsidR="007017EA" w:rsidRPr="007017EA" w:rsidRDefault="007017EA" w:rsidP="007017EA">
      <w:pPr>
        <w:rPr>
          <w:lang w:val="en-US"/>
        </w:rPr>
      </w:pPr>
    </w:p>
    <w:p w14:paraId="7D631D4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 FORM REAL --&gt;</w:t>
      </w:r>
    </w:p>
    <w:p w14:paraId="5E67672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&lt;form action="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('/</w:t>
      </w:r>
      <w:proofErr w:type="spellStart"/>
      <w:r w:rsidRPr="007017EA">
        <w:rPr>
          <w:lang w:val="en-US"/>
        </w:rPr>
        <w:t>registro_empresac</w:t>
      </w:r>
      <w:proofErr w:type="spellEnd"/>
      <w:r w:rsidRPr="007017EA">
        <w:rPr>
          <w:lang w:val="en-US"/>
        </w:rPr>
        <w:t>/registrar'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&gt;" method="post"&gt;</w:t>
      </w:r>
    </w:p>
    <w:p w14:paraId="3FECA00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csrf_</w:t>
      </w:r>
      <w:proofErr w:type="gramStart"/>
      <w:r w:rsidRPr="007017EA">
        <w:rPr>
          <w:lang w:val="en-US"/>
        </w:rPr>
        <w:t>field</w:t>
      </w:r>
      <w:proofErr w:type="spellEnd"/>
      <w:r w:rsidRPr="007017EA">
        <w:rPr>
          <w:lang w:val="en-US"/>
        </w:rPr>
        <w:t>() ?</w:t>
      </w:r>
      <w:proofErr w:type="gramEnd"/>
      <w:r w:rsidRPr="007017EA">
        <w:rPr>
          <w:lang w:val="en-US"/>
        </w:rPr>
        <w:t>&gt;</w:t>
      </w:r>
    </w:p>
    <w:p w14:paraId="73C3FF1C" w14:textId="77777777" w:rsidR="007017EA" w:rsidRPr="007017EA" w:rsidRDefault="007017EA" w:rsidP="007017EA">
      <w:pPr>
        <w:rPr>
          <w:lang w:val="en-US"/>
        </w:rPr>
      </w:pPr>
    </w:p>
    <w:p w14:paraId="411EDBD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NOMBRE --&gt;</w:t>
      </w:r>
    </w:p>
    <w:p w14:paraId="57E3CA8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class="form-group"&gt;</w:t>
      </w:r>
    </w:p>
    <w:p w14:paraId="58DC67B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&lt;label&gt;Nombre </w:t>
      </w:r>
      <w:proofErr w:type="spellStart"/>
      <w:r w:rsidRPr="007017EA">
        <w:rPr>
          <w:lang w:val="en-US"/>
        </w:rPr>
        <w:t>completo</w:t>
      </w:r>
      <w:proofErr w:type="spellEnd"/>
      <w:r w:rsidRPr="007017EA">
        <w:rPr>
          <w:lang w:val="en-US"/>
        </w:rPr>
        <w:t>&lt;/label&gt;</w:t>
      </w:r>
    </w:p>
    <w:p w14:paraId="1A83C1CE" w14:textId="77777777" w:rsidR="007017EA" w:rsidRPr="007017EA" w:rsidRDefault="007017EA" w:rsidP="007017EA">
      <w:r w:rsidRPr="007017EA">
        <w:rPr>
          <w:lang w:val="en-US"/>
        </w:rPr>
        <w:t>            &lt;input type="text" name="</w:t>
      </w:r>
      <w:proofErr w:type="spellStart"/>
      <w:r w:rsidRPr="007017EA">
        <w:rPr>
          <w:lang w:val="en-US"/>
        </w:rPr>
        <w:t>nombre</w:t>
      </w:r>
      <w:proofErr w:type="spellEnd"/>
      <w:r w:rsidRPr="007017EA">
        <w:rPr>
          <w:lang w:val="en-US"/>
        </w:rPr>
        <w:t>" class="form-control" required placeholder="</w:t>
      </w:r>
      <w:proofErr w:type="spellStart"/>
      <w:r w:rsidRPr="007017EA">
        <w:rPr>
          <w:lang w:val="en-US"/>
        </w:rPr>
        <w:t>Ej</w:t>
      </w:r>
      <w:proofErr w:type="spellEnd"/>
      <w:r w:rsidRPr="007017EA">
        <w:rPr>
          <w:lang w:val="en-US"/>
        </w:rPr>
        <w:t xml:space="preserve">. </w:t>
      </w:r>
      <w:r w:rsidRPr="007017EA">
        <w:t>Juan Pérez"&gt;</w:t>
      </w:r>
    </w:p>
    <w:p w14:paraId="4BAECC02" w14:textId="77777777" w:rsidR="007017EA" w:rsidRPr="007017EA" w:rsidRDefault="007017EA" w:rsidP="007017EA">
      <w:r w:rsidRPr="007017EA">
        <w:lastRenderedPageBreak/>
        <w:t>        &lt;/</w:t>
      </w:r>
      <w:proofErr w:type="spellStart"/>
      <w:r w:rsidRPr="007017EA">
        <w:t>div</w:t>
      </w:r>
      <w:proofErr w:type="spellEnd"/>
      <w:r w:rsidRPr="007017EA">
        <w:t>&gt;</w:t>
      </w:r>
    </w:p>
    <w:p w14:paraId="0BD55035" w14:textId="77777777" w:rsidR="007017EA" w:rsidRPr="007017EA" w:rsidRDefault="007017EA" w:rsidP="007017EA"/>
    <w:p w14:paraId="1172AED0" w14:textId="77777777" w:rsidR="007017EA" w:rsidRPr="007017EA" w:rsidRDefault="007017EA" w:rsidP="007017EA">
      <w:r w:rsidRPr="007017EA">
        <w:t xml:space="preserve">        </w:t>
      </w:r>
      <w:proofErr w:type="gramStart"/>
      <w:r w:rsidRPr="007017EA">
        <w:t>&lt;!--</w:t>
      </w:r>
      <w:proofErr w:type="gramEnd"/>
      <w:r w:rsidRPr="007017EA">
        <w:t xml:space="preserve"> CORREO --&gt;</w:t>
      </w:r>
    </w:p>
    <w:p w14:paraId="77A925D2" w14:textId="77777777" w:rsidR="007017EA" w:rsidRPr="007017EA" w:rsidRDefault="007017EA" w:rsidP="007017EA">
      <w:r w:rsidRPr="007017EA">
        <w:t>        &lt;</w:t>
      </w:r>
      <w:proofErr w:type="spellStart"/>
      <w:r w:rsidRPr="007017EA">
        <w:t>div</w:t>
      </w:r>
      <w:proofErr w:type="spellEnd"/>
      <w:r w:rsidRPr="007017EA">
        <w:t xml:space="preserve"> </w:t>
      </w:r>
      <w:proofErr w:type="spellStart"/>
      <w:r w:rsidRPr="007017EA">
        <w:t>class</w:t>
      </w:r>
      <w:proofErr w:type="spellEnd"/>
      <w:r w:rsidRPr="007017EA">
        <w:t>="</w:t>
      </w:r>
      <w:proofErr w:type="spellStart"/>
      <w:r w:rsidRPr="007017EA">
        <w:t>form-group</w:t>
      </w:r>
      <w:proofErr w:type="spellEnd"/>
      <w:r w:rsidRPr="007017EA">
        <w:t>"&gt;</w:t>
      </w:r>
    </w:p>
    <w:p w14:paraId="2F1CD556" w14:textId="77777777" w:rsidR="007017EA" w:rsidRPr="007017EA" w:rsidRDefault="007017EA" w:rsidP="007017EA">
      <w:r w:rsidRPr="007017EA">
        <w:t>            &lt;</w:t>
      </w:r>
      <w:proofErr w:type="spellStart"/>
      <w:r w:rsidRPr="007017EA">
        <w:t>label</w:t>
      </w:r>
      <w:proofErr w:type="spellEnd"/>
      <w:r w:rsidRPr="007017EA">
        <w:t>&gt;Correo electrónico corporativo&lt;/</w:t>
      </w:r>
      <w:proofErr w:type="spellStart"/>
      <w:r w:rsidRPr="007017EA">
        <w:t>label</w:t>
      </w:r>
      <w:proofErr w:type="spellEnd"/>
      <w:r w:rsidRPr="007017EA">
        <w:t>&gt;</w:t>
      </w:r>
    </w:p>
    <w:p w14:paraId="00311B63" w14:textId="77777777" w:rsidR="007017EA" w:rsidRPr="007017EA" w:rsidRDefault="007017EA" w:rsidP="007017EA">
      <w:pPr>
        <w:rPr>
          <w:lang w:val="en-US"/>
        </w:rPr>
      </w:pPr>
      <w:r w:rsidRPr="007017EA">
        <w:t xml:space="preserve">            </w:t>
      </w:r>
      <w:r w:rsidRPr="007017EA">
        <w:rPr>
          <w:lang w:val="en-US"/>
        </w:rPr>
        <w:t>&lt;input type="email" name="</w:t>
      </w:r>
      <w:proofErr w:type="spellStart"/>
      <w:r w:rsidRPr="007017EA">
        <w:rPr>
          <w:lang w:val="en-US"/>
        </w:rPr>
        <w:t>correo</w:t>
      </w:r>
      <w:proofErr w:type="spellEnd"/>
      <w:r w:rsidRPr="007017EA">
        <w:rPr>
          <w:lang w:val="en-US"/>
        </w:rPr>
        <w:t>" class="form-control" required placeholder="Usuario@empresa.com"&gt;</w:t>
      </w:r>
    </w:p>
    <w:p w14:paraId="76F461F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185EC84D" w14:textId="77777777" w:rsidR="007017EA" w:rsidRPr="007017EA" w:rsidRDefault="007017EA" w:rsidP="007017EA">
      <w:pPr>
        <w:rPr>
          <w:lang w:val="en-US"/>
        </w:rPr>
      </w:pPr>
    </w:p>
    <w:p w14:paraId="0737012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PUESTO --&gt;</w:t>
      </w:r>
    </w:p>
    <w:p w14:paraId="6434CE9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class="form-group"&gt;</w:t>
      </w:r>
    </w:p>
    <w:p w14:paraId="58E6A6B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&lt;label&gt;Puesto&lt;/label&gt;</w:t>
      </w:r>
    </w:p>
    <w:p w14:paraId="239679D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&lt;input type="text" name="</w:t>
      </w:r>
      <w:proofErr w:type="spellStart"/>
      <w:r w:rsidRPr="007017EA">
        <w:rPr>
          <w:lang w:val="en-US"/>
        </w:rPr>
        <w:t>puesto</w:t>
      </w:r>
      <w:proofErr w:type="spellEnd"/>
      <w:r w:rsidRPr="007017EA">
        <w:rPr>
          <w:lang w:val="en-US"/>
        </w:rPr>
        <w:t>" class="form-control" placeholder="</w:t>
      </w:r>
      <w:proofErr w:type="spellStart"/>
      <w:r w:rsidRPr="007017EA">
        <w:rPr>
          <w:lang w:val="en-US"/>
        </w:rPr>
        <w:t>Ej</w:t>
      </w:r>
      <w:proofErr w:type="spellEnd"/>
      <w:r w:rsidRPr="007017EA">
        <w:rPr>
          <w:lang w:val="en-US"/>
        </w:rPr>
        <w:t xml:space="preserve">. </w:t>
      </w:r>
      <w:proofErr w:type="spellStart"/>
      <w:r w:rsidRPr="007017EA">
        <w:rPr>
          <w:lang w:val="en-US"/>
        </w:rPr>
        <w:t>Ingeniero</w:t>
      </w:r>
      <w:proofErr w:type="spellEnd"/>
      <w:r w:rsidRPr="007017EA">
        <w:rPr>
          <w:lang w:val="en-US"/>
        </w:rPr>
        <w:t xml:space="preserve"> de Calidad"&gt;</w:t>
      </w:r>
    </w:p>
    <w:p w14:paraId="5ECE2D1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26A587DB" w14:textId="77777777" w:rsidR="007017EA" w:rsidRPr="007017EA" w:rsidRDefault="007017EA" w:rsidP="007017EA">
      <w:pPr>
        <w:rPr>
          <w:lang w:val="en-US"/>
        </w:rPr>
      </w:pPr>
    </w:p>
    <w:p w14:paraId="375999A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PASSWORD --&gt;</w:t>
      </w:r>
    </w:p>
    <w:p w14:paraId="03676A6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&lt;div class="form-group"&gt;</w:t>
      </w:r>
    </w:p>
    <w:p w14:paraId="31693AF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&lt;label&gt;</w:t>
      </w:r>
      <w:proofErr w:type="spellStart"/>
      <w:r w:rsidRPr="007017EA">
        <w:rPr>
          <w:lang w:val="en-US"/>
        </w:rPr>
        <w:t>Contraseña</w:t>
      </w:r>
      <w:proofErr w:type="spellEnd"/>
      <w:r w:rsidRPr="007017EA">
        <w:rPr>
          <w:lang w:val="en-US"/>
        </w:rPr>
        <w:t>&lt;/label&gt;</w:t>
      </w:r>
    </w:p>
    <w:p w14:paraId="2D072DB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&lt;input type="password" name="password" class="form-control"</w:t>
      </w:r>
    </w:p>
    <w:p w14:paraId="0772344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required</w:t>
      </w:r>
    </w:p>
    <w:p w14:paraId="434C5D5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pattern="^</w:t>
      </w:r>
      <w:proofErr w:type="gramStart"/>
      <w:r w:rsidRPr="007017EA">
        <w:rPr>
          <w:lang w:val="en-US"/>
        </w:rPr>
        <w:t>(?=</w:t>
      </w:r>
      <w:proofErr w:type="gramEnd"/>
      <w:r w:rsidRPr="007017EA">
        <w:rPr>
          <w:lang w:val="en-US"/>
        </w:rPr>
        <w:t>.*[A-Z</w:t>
      </w:r>
      <w:proofErr w:type="gramStart"/>
      <w:r w:rsidRPr="007017EA">
        <w:rPr>
          <w:lang w:val="en-US"/>
        </w:rPr>
        <w:t>])(</w:t>
      </w:r>
      <w:proofErr w:type="gramEnd"/>
      <w:r w:rsidRPr="007017EA">
        <w:rPr>
          <w:lang w:val="en-US"/>
        </w:rPr>
        <w:t>?</w:t>
      </w:r>
      <w:proofErr w:type="gramStart"/>
      <w:r w:rsidRPr="007017EA">
        <w:rPr>
          <w:lang w:val="en-US"/>
        </w:rPr>
        <w:t>=.*</w:t>
      </w:r>
      <w:proofErr w:type="gramEnd"/>
      <w:r w:rsidRPr="007017EA">
        <w:rPr>
          <w:lang w:val="en-US"/>
        </w:rPr>
        <w:t>\</w:t>
      </w:r>
      <w:proofErr w:type="gramStart"/>
      <w:r w:rsidRPr="007017EA">
        <w:rPr>
          <w:lang w:val="en-US"/>
        </w:rPr>
        <w:t>d)(</w:t>
      </w:r>
      <w:proofErr w:type="gramEnd"/>
      <w:r w:rsidRPr="007017EA">
        <w:rPr>
          <w:lang w:val="en-US"/>
        </w:rPr>
        <w:t>?</w:t>
      </w:r>
      <w:proofErr w:type="gramStart"/>
      <w:r w:rsidRPr="007017EA">
        <w:rPr>
          <w:lang w:val="en-US"/>
        </w:rPr>
        <w:t>=.*</w:t>
      </w:r>
      <w:proofErr w:type="gramEnd"/>
      <w:r w:rsidRPr="007017EA">
        <w:rPr>
          <w:lang w:val="en-US"/>
        </w:rPr>
        <w:t>[\W_]</w:t>
      </w:r>
      <w:proofErr w:type="gramStart"/>
      <w:r w:rsidRPr="007017EA">
        <w:rPr>
          <w:lang w:val="en-US"/>
        </w:rPr>
        <w:t>).{</w:t>
      </w:r>
      <w:proofErr w:type="gramEnd"/>
      <w:r w:rsidRPr="007017EA">
        <w:rPr>
          <w:lang w:val="en-US"/>
        </w:rPr>
        <w:t>8</w:t>
      </w:r>
      <w:proofErr w:type="gramStart"/>
      <w:r w:rsidRPr="007017EA">
        <w:rPr>
          <w:lang w:val="en-US"/>
        </w:rPr>
        <w:t>,}$</w:t>
      </w:r>
      <w:proofErr w:type="gramEnd"/>
      <w:r w:rsidRPr="007017EA">
        <w:rPr>
          <w:lang w:val="en-US"/>
        </w:rPr>
        <w:t>"</w:t>
      </w:r>
    </w:p>
    <w:p w14:paraId="63A67CE5" w14:textId="77777777" w:rsidR="007017EA" w:rsidRPr="007017EA" w:rsidRDefault="007017EA" w:rsidP="007017EA">
      <w:r w:rsidRPr="007017EA">
        <w:rPr>
          <w:lang w:val="en-US"/>
        </w:rPr>
        <w:t>                   </w:t>
      </w:r>
      <w:proofErr w:type="spellStart"/>
      <w:r w:rsidRPr="007017EA">
        <w:t>title</w:t>
      </w:r>
      <w:proofErr w:type="spellEnd"/>
      <w:r w:rsidRPr="007017EA">
        <w:t>="Mínimo 8 caracteres, una mayúscula, un número y un símbolo"</w:t>
      </w:r>
    </w:p>
    <w:p w14:paraId="05123B4E" w14:textId="77777777" w:rsidR="007017EA" w:rsidRPr="007017EA" w:rsidRDefault="007017EA" w:rsidP="007017EA">
      <w:pPr>
        <w:rPr>
          <w:lang w:val="en-US"/>
        </w:rPr>
      </w:pPr>
      <w:r w:rsidRPr="007017EA">
        <w:t>                   </w:t>
      </w:r>
      <w:r w:rsidRPr="007017EA">
        <w:rPr>
          <w:lang w:val="en-US"/>
        </w:rPr>
        <w:t>placeholder="</w:t>
      </w:r>
      <w:proofErr w:type="spellStart"/>
      <w:r w:rsidRPr="007017EA">
        <w:rPr>
          <w:lang w:val="en-US"/>
        </w:rPr>
        <w:t>Contraseña</w:t>
      </w:r>
      <w:proofErr w:type="spellEnd"/>
      <w:r w:rsidRPr="007017EA">
        <w:rPr>
          <w:lang w:val="en-US"/>
        </w:rPr>
        <w:t>"&gt;</w:t>
      </w:r>
    </w:p>
    <w:p w14:paraId="2779D83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&lt;/div&gt;</w:t>
      </w:r>
    </w:p>
    <w:p w14:paraId="08683DED" w14:textId="77777777" w:rsidR="007017EA" w:rsidRPr="007017EA" w:rsidRDefault="007017EA" w:rsidP="007017EA">
      <w:pPr>
        <w:rPr>
          <w:lang w:val="en-US"/>
        </w:rPr>
      </w:pPr>
    </w:p>
    <w:p w14:paraId="221C6A5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BOTÓN --&gt;</w:t>
      </w:r>
    </w:p>
    <w:p w14:paraId="3727684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&lt;button type="submit" class="</w:t>
      </w:r>
      <w:proofErr w:type="spellStart"/>
      <w:r w:rsidRPr="007017EA">
        <w:rPr>
          <w:lang w:val="en-US"/>
        </w:rPr>
        <w:t>btn</w:t>
      </w:r>
      <w:proofErr w:type="spellEnd"/>
      <w:r w:rsidRPr="007017EA">
        <w:rPr>
          <w:lang w:val="en-US"/>
        </w:rPr>
        <w:t xml:space="preserve">-registrar"&gt;Crear </w:t>
      </w:r>
      <w:proofErr w:type="spellStart"/>
      <w:r w:rsidRPr="007017EA">
        <w:rPr>
          <w:lang w:val="en-US"/>
        </w:rPr>
        <w:t>cuenta</w:t>
      </w:r>
      <w:proofErr w:type="spellEnd"/>
      <w:r w:rsidRPr="007017EA">
        <w:rPr>
          <w:lang w:val="en-US"/>
        </w:rPr>
        <w:t>&lt;/button&gt;</w:t>
      </w:r>
    </w:p>
    <w:p w14:paraId="7DD7AD13" w14:textId="77777777" w:rsidR="007017EA" w:rsidRPr="007017EA" w:rsidRDefault="007017EA" w:rsidP="007017EA">
      <w:pPr>
        <w:rPr>
          <w:lang w:val="en-US"/>
        </w:rPr>
      </w:pPr>
    </w:p>
    <w:p w14:paraId="5617B0D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LINK LOGIN --&gt;</w:t>
      </w:r>
    </w:p>
    <w:p w14:paraId="65E7A9D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base_url</w:t>
      </w:r>
      <w:proofErr w:type="spellEnd"/>
      <w:r w:rsidRPr="007017EA">
        <w:rPr>
          <w:lang w:val="en-US"/>
        </w:rPr>
        <w:t>('/</w:t>
      </w:r>
      <w:proofErr w:type="spellStart"/>
      <w:r w:rsidRPr="007017EA">
        <w:rPr>
          <w:lang w:val="en-US"/>
        </w:rPr>
        <w:t>login_c</w:t>
      </w:r>
      <w:proofErr w:type="spellEnd"/>
      <w:r w:rsidRPr="007017EA">
        <w:rPr>
          <w:lang w:val="en-US"/>
        </w:rPr>
        <w:t>'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>&gt;" class="</w:t>
      </w:r>
      <w:proofErr w:type="spellStart"/>
      <w:r w:rsidRPr="007017EA">
        <w:rPr>
          <w:lang w:val="en-US"/>
        </w:rPr>
        <w:t>btn-cancelar</w:t>
      </w:r>
      <w:proofErr w:type="spellEnd"/>
      <w:r w:rsidRPr="007017EA">
        <w:rPr>
          <w:lang w:val="en-US"/>
        </w:rPr>
        <w:t>"&gt;</w:t>
      </w:r>
    </w:p>
    <w:p w14:paraId="036B0AAD" w14:textId="77777777" w:rsidR="007017EA" w:rsidRPr="007017EA" w:rsidRDefault="007017EA" w:rsidP="007017EA">
      <w:r w:rsidRPr="007017EA">
        <w:rPr>
          <w:lang w:val="en-US"/>
        </w:rPr>
        <w:t xml:space="preserve">            </w:t>
      </w:r>
      <w:r w:rsidRPr="007017EA">
        <w:t>¿Ya tienes cuenta? Inicia sesión</w:t>
      </w:r>
    </w:p>
    <w:p w14:paraId="3C854E76" w14:textId="77777777" w:rsidR="007017EA" w:rsidRPr="007017EA" w:rsidRDefault="007017EA" w:rsidP="007017EA">
      <w:r w:rsidRPr="007017EA">
        <w:t>        &lt;/a&gt;</w:t>
      </w:r>
    </w:p>
    <w:p w14:paraId="611FE6DF" w14:textId="77777777" w:rsidR="007017EA" w:rsidRPr="007017EA" w:rsidRDefault="007017EA" w:rsidP="007017EA"/>
    <w:p w14:paraId="1FE8E955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r w:rsidRPr="007017EA">
        <w:rPr>
          <w:lang w:val="en-US"/>
        </w:rPr>
        <w:t>&lt;/form&gt;</w:t>
      </w:r>
    </w:p>
    <w:p w14:paraId="454C2012" w14:textId="77777777" w:rsidR="007017EA" w:rsidRPr="007017EA" w:rsidRDefault="007017EA" w:rsidP="007017EA">
      <w:pPr>
        <w:rPr>
          <w:lang w:val="en-US"/>
        </w:rPr>
      </w:pPr>
    </w:p>
    <w:p w14:paraId="1477233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FOOTER --&gt;</w:t>
      </w:r>
    </w:p>
    <w:p w14:paraId="398FA6B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style="font-size: 10px; text-align: center; margin-top: 25px; color: #333;"&gt;</w:t>
      </w:r>
    </w:p>
    <w:p w14:paraId="56FA8B5F" w14:textId="77777777" w:rsidR="007017EA" w:rsidRPr="007017EA" w:rsidRDefault="007017EA" w:rsidP="007017EA">
      <w:r w:rsidRPr="007017EA">
        <w:rPr>
          <w:lang w:val="en-US"/>
        </w:rPr>
        <w:t xml:space="preserve">        </w:t>
      </w:r>
      <w:r w:rsidRPr="007017EA">
        <w:t>©2026 Todos los Derechos Reservados | Equipo de Desarrollo</w:t>
      </w:r>
    </w:p>
    <w:p w14:paraId="64C1A8C1" w14:textId="77777777" w:rsidR="007017EA" w:rsidRPr="007017EA" w:rsidRDefault="007017EA" w:rsidP="007017EA">
      <w:pPr>
        <w:rPr>
          <w:lang w:val="en-US"/>
        </w:rPr>
      </w:pPr>
      <w:r w:rsidRPr="007017EA">
        <w:t xml:space="preserve">    </w:t>
      </w:r>
      <w:r w:rsidRPr="007017EA">
        <w:rPr>
          <w:lang w:val="en-US"/>
        </w:rPr>
        <w:t>&lt;/div&gt;</w:t>
      </w:r>
    </w:p>
    <w:p w14:paraId="7473EDDE" w14:textId="77777777" w:rsidR="007017EA" w:rsidRPr="007017EA" w:rsidRDefault="007017EA" w:rsidP="007017EA">
      <w:pPr>
        <w:rPr>
          <w:lang w:val="en-US"/>
        </w:rPr>
      </w:pPr>
    </w:p>
    <w:p w14:paraId="1E79643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&lt;/div&gt;</w:t>
      </w:r>
    </w:p>
    <w:p w14:paraId="32069AE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&lt;/body&gt;</w:t>
      </w:r>
    </w:p>
    <w:p w14:paraId="427057B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&lt;/html&gt;</w:t>
      </w:r>
    </w:p>
    <w:p w14:paraId="6AE30217" w14:textId="77777777" w:rsidR="007017EA" w:rsidRPr="007017EA" w:rsidRDefault="007017EA" w:rsidP="007017EA">
      <w:pPr>
        <w:rPr>
          <w:lang w:val="en-US"/>
        </w:rPr>
      </w:pPr>
    </w:p>
    <w:p w14:paraId="60FD39B3" w14:textId="77777777" w:rsidR="007017EA" w:rsidRPr="007017EA" w:rsidRDefault="007017EA" w:rsidP="007017EA">
      <w:pPr>
        <w:rPr>
          <w:lang w:val="en-US"/>
        </w:rPr>
      </w:pPr>
    </w:p>
    <w:p w14:paraId="0AA647DB" w14:textId="032203D0" w:rsidR="00CB1633" w:rsidRPr="007017EA" w:rsidRDefault="00CB1633" w:rsidP="00CB1633">
      <w:pPr>
        <w:pStyle w:val="Ttulo4"/>
        <w:rPr>
          <w:lang w:val="en-US"/>
        </w:rPr>
      </w:pPr>
      <w:r w:rsidRPr="007017EA">
        <w:rPr>
          <w:lang w:val="en-US"/>
        </w:rPr>
        <w:t>2.1.10.9</w:t>
      </w:r>
      <w:r w:rsidR="003C4A1C" w:rsidRPr="007017EA">
        <w:rPr>
          <w:lang w:val="en-US"/>
        </w:rPr>
        <w:t xml:space="preserve"> </w:t>
      </w:r>
      <w:proofErr w:type="spellStart"/>
      <w:r w:rsidR="003C4A1C" w:rsidRPr="007017EA">
        <w:rPr>
          <w:lang w:val="en-US"/>
        </w:rPr>
        <w:t>welcome_message.php</w:t>
      </w:r>
      <w:proofErr w:type="spellEnd"/>
    </w:p>
    <w:p w14:paraId="7296291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&lt;!DOCTYPE html&gt;</w:t>
      </w:r>
    </w:p>
    <w:p w14:paraId="05B29E5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&lt;html lang="</w:t>
      </w:r>
      <w:proofErr w:type="spellStart"/>
      <w:r w:rsidRPr="007017EA">
        <w:rPr>
          <w:lang w:val="en-US"/>
        </w:rPr>
        <w:t>en</w:t>
      </w:r>
      <w:proofErr w:type="spellEnd"/>
      <w:r w:rsidRPr="007017EA">
        <w:rPr>
          <w:lang w:val="en-US"/>
        </w:rPr>
        <w:t>"&gt;</w:t>
      </w:r>
    </w:p>
    <w:p w14:paraId="30711A6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&lt;head&gt;</w:t>
      </w:r>
    </w:p>
    <w:p w14:paraId="7E0E3D4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&lt;meta charset="UTF-8"&gt;</w:t>
      </w:r>
    </w:p>
    <w:p w14:paraId="03529E0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&lt;title&gt;Welcome to CodeIgniter </w:t>
      </w:r>
      <w:proofErr w:type="gramStart"/>
      <w:r w:rsidRPr="007017EA">
        <w:rPr>
          <w:lang w:val="en-US"/>
        </w:rPr>
        <w:t>4!&lt;</w:t>
      </w:r>
      <w:proofErr w:type="gramEnd"/>
      <w:r w:rsidRPr="007017EA">
        <w:rPr>
          <w:lang w:val="en-US"/>
        </w:rPr>
        <w:t>/title&gt;</w:t>
      </w:r>
    </w:p>
    <w:p w14:paraId="1385FB9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&lt;meta name="description" content="The small framework with powerful features"&gt;</w:t>
      </w:r>
    </w:p>
    <w:p w14:paraId="1610AEE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&lt;meta name="viewport" content="width=device-width, initial-scale=1.0"&gt;</w:t>
      </w:r>
    </w:p>
    <w:p w14:paraId="19130B3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&lt;link </w:t>
      </w:r>
      <w:proofErr w:type="spellStart"/>
      <w:r w:rsidRPr="007017EA">
        <w:rPr>
          <w:lang w:val="en-US"/>
        </w:rPr>
        <w:t>rel</w:t>
      </w:r>
      <w:proofErr w:type="spellEnd"/>
      <w:r w:rsidRPr="007017EA">
        <w:rPr>
          <w:lang w:val="en-US"/>
        </w:rPr>
        <w:t>="shortcut icon" type="image/</w:t>
      </w:r>
      <w:proofErr w:type="spellStart"/>
      <w:r w:rsidRPr="007017EA">
        <w:rPr>
          <w:lang w:val="en-US"/>
        </w:rPr>
        <w:t>png</w:t>
      </w:r>
      <w:proofErr w:type="spellEnd"/>
      <w:r w:rsidRPr="007017EA">
        <w:rPr>
          <w:lang w:val="en-US"/>
        </w:rPr>
        <w:t xml:space="preserve">"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="/favicon.ico"/&gt;</w:t>
      </w:r>
    </w:p>
    <w:p w14:paraId="0AA13BE2" w14:textId="77777777" w:rsidR="007017EA" w:rsidRPr="007017EA" w:rsidRDefault="007017EA" w:rsidP="007017EA">
      <w:pPr>
        <w:rPr>
          <w:lang w:val="en-US"/>
        </w:rPr>
      </w:pPr>
    </w:p>
    <w:p w14:paraId="668301D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</w:t>
      </w: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STYLES --&gt;</w:t>
      </w:r>
    </w:p>
    <w:p w14:paraId="4AEADD3D" w14:textId="77777777" w:rsidR="007017EA" w:rsidRPr="007017EA" w:rsidRDefault="007017EA" w:rsidP="007017EA">
      <w:pPr>
        <w:rPr>
          <w:lang w:val="en-US"/>
        </w:rPr>
      </w:pPr>
    </w:p>
    <w:p w14:paraId="2F364D3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&lt;style {</w:t>
      </w:r>
      <w:proofErr w:type="spellStart"/>
      <w:r w:rsidRPr="007017EA">
        <w:rPr>
          <w:lang w:val="en-US"/>
        </w:rPr>
        <w:t>csp</w:t>
      </w:r>
      <w:proofErr w:type="spellEnd"/>
      <w:r w:rsidRPr="007017EA">
        <w:rPr>
          <w:lang w:val="en-US"/>
        </w:rPr>
        <w:t>-style-nonce}&gt;</w:t>
      </w:r>
    </w:p>
    <w:p w14:paraId="513D31F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* {</w:t>
      </w:r>
    </w:p>
    <w:p w14:paraId="33B1A0C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transition: background-color 300ms ease, color 300ms ease;</w:t>
      </w:r>
    </w:p>
    <w:p w14:paraId="40729F6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085B195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*:focus</w:t>
      </w:r>
      <w:proofErr w:type="gramEnd"/>
      <w:r w:rsidRPr="007017EA">
        <w:rPr>
          <w:lang w:val="en-US"/>
        </w:rPr>
        <w:t xml:space="preserve"> {</w:t>
      </w:r>
    </w:p>
    <w:p w14:paraId="29E7613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.2);</w:t>
      </w:r>
    </w:p>
    <w:p w14:paraId="2C8A441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outline: none;</w:t>
      </w:r>
    </w:p>
    <w:p w14:paraId="4F62110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0033ECA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html, body {</w:t>
      </w:r>
    </w:p>
    <w:p w14:paraId="630A4B2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33, 37, 41, 1);</w:t>
      </w:r>
    </w:p>
    <w:p w14:paraId="1CF1455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font-family: -apple-system, </w:t>
      </w:r>
      <w:proofErr w:type="spellStart"/>
      <w:r w:rsidRPr="007017EA">
        <w:rPr>
          <w:lang w:val="en-US"/>
        </w:rPr>
        <w:t>BlinkMacSystemFont</w:t>
      </w:r>
      <w:proofErr w:type="spellEnd"/>
      <w:r w:rsidRPr="007017EA">
        <w:rPr>
          <w:lang w:val="en-US"/>
        </w:rPr>
        <w:t>, "Segoe UI", Helvetica, Arial, sans-serif, "Apple Color Emoji", "Segoe UI Emoji";</w:t>
      </w:r>
    </w:p>
    <w:p w14:paraId="6EFE421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font-size: 16px;</w:t>
      </w:r>
    </w:p>
    <w:p w14:paraId="2B39851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margin: 0;</w:t>
      </w:r>
    </w:p>
    <w:p w14:paraId="58B42B4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0;</w:t>
      </w:r>
    </w:p>
    <w:p w14:paraId="12EC63A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-</w:t>
      </w:r>
      <w:proofErr w:type="spellStart"/>
      <w:r w:rsidRPr="007017EA">
        <w:rPr>
          <w:lang w:val="en-US"/>
        </w:rPr>
        <w:t>webkit</w:t>
      </w:r>
      <w:proofErr w:type="spellEnd"/>
      <w:r w:rsidRPr="007017EA">
        <w:rPr>
          <w:lang w:val="en-US"/>
        </w:rPr>
        <w:t xml:space="preserve">-font-smoothing: </w:t>
      </w:r>
      <w:proofErr w:type="spellStart"/>
      <w:r w:rsidRPr="007017EA">
        <w:rPr>
          <w:lang w:val="en-US"/>
        </w:rPr>
        <w:t>antialiased</w:t>
      </w:r>
      <w:proofErr w:type="spellEnd"/>
      <w:r w:rsidRPr="007017EA">
        <w:rPr>
          <w:lang w:val="en-US"/>
        </w:rPr>
        <w:t>;</w:t>
      </w:r>
    </w:p>
    <w:p w14:paraId="11B723D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-</w:t>
      </w:r>
      <w:proofErr w:type="spellStart"/>
      <w:r w:rsidRPr="007017EA">
        <w:rPr>
          <w:lang w:val="en-US"/>
        </w:rPr>
        <w:t>moz</w:t>
      </w:r>
      <w:proofErr w:type="spellEnd"/>
      <w:r w:rsidRPr="007017EA">
        <w:rPr>
          <w:lang w:val="en-US"/>
        </w:rPr>
        <w:t>-</w:t>
      </w:r>
      <w:proofErr w:type="spellStart"/>
      <w:r w:rsidRPr="007017EA">
        <w:rPr>
          <w:lang w:val="en-US"/>
        </w:rPr>
        <w:t>osx</w:t>
      </w:r>
      <w:proofErr w:type="spellEnd"/>
      <w:r w:rsidRPr="007017EA">
        <w:rPr>
          <w:lang w:val="en-US"/>
        </w:rPr>
        <w:t>-font-smoothing: grayscale;</w:t>
      </w:r>
    </w:p>
    <w:p w14:paraId="39E65E0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text-rendering: </w:t>
      </w:r>
      <w:proofErr w:type="spellStart"/>
      <w:r w:rsidRPr="007017EA">
        <w:rPr>
          <w:lang w:val="en-US"/>
        </w:rPr>
        <w:t>optimizeLegibility</w:t>
      </w:r>
      <w:proofErr w:type="spellEnd"/>
      <w:r w:rsidRPr="007017EA">
        <w:rPr>
          <w:lang w:val="en-US"/>
        </w:rPr>
        <w:t>;</w:t>
      </w:r>
    </w:p>
    <w:p w14:paraId="55B1D62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2270BAE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header {</w:t>
      </w:r>
    </w:p>
    <w:p w14:paraId="59BF26F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247, 248, 249, 1);</w:t>
      </w:r>
    </w:p>
    <w:p w14:paraId="154736B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padding: .4rem 0 0;</w:t>
      </w:r>
    </w:p>
    <w:p w14:paraId="680AC18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7FB02B7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.menu</w:t>
      </w:r>
      <w:proofErr w:type="gramEnd"/>
      <w:r w:rsidRPr="007017EA">
        <w:rPr>
          <w:lang w:val="en-US"/>
        </w:rPr>
        <w:t xml:space="preserve"> {</w:t>
      </w:r>
    </w:p>
    <w:p w14:paraId="24806DF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.4rem 2rem;</w:t>
      </w:r>
    </w:p>
    <w:p w14:paraId="6E08633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52D2384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header ul {</w:t>
      </w:r>
    </w:p>
    <w:p w14:paraId="65C6B23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border-bottom: 1px solid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242, 242, 242, 1);</w:t>
      </w:r>
    </w:p>
    <w:p w14:paraId="12AFFCC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list-style-type: none;</w:t>
      </w:r>
    </w:p>
    <w:p w14:paraId="0481A12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margin: 0;</w:t>
      </w:r>
    </w:p>
    <w:p w14:paraId="7C114CB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overflow: hidden;</w:t>
      </w:r>
    </w:p>
    <w:p w14:paraId="3EB8A44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0;</w:t>
      </w:r>
    </w:p>
    <w:p w14:paraId="4C83209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text-align: right;</w:t>
      </w:r>
    </w:p>
    <w:p w14:paraId="5D872BA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25A2B93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header li {</w:t>
      </w:r>
    </w:p>
    <w:p w14:paraId="6EA7CC5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display: inline-block;</w:t>
      </w:r>
    </w:p>
    <w:p w14:paraId="365623C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21A6855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header li a {</w:t>
      </w:r>
    </w:p>
    <w:p w14:paraId="0C565FD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border-radius: 5px;</w:t>
      </w:r>
    </w:p>
    <w:p w14:paraId="68A7203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0, 0, 0, .5);</w:t>
      </w:r>
    </w:p>
    <w:p w14:paraId="6E8B631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display: block;</w:t>
      </w:r>
    </w:p>
    <w:p w14:paraId="7464B73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height: 44px;</w:t>
      </w:r>
    </w:p>
    <w:p w14:paraId="56D6187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text-decoration: none;</w:t>
      </w:r>
    </w:p>
    <w:p w14:paraId="6E766D5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504CAA9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header </w:t>
      </w:r>
      <w:proofErr w:type="spellStart"/>
      <w:proofErr w:type="gramStart"/>
      <w:r w:rsidRPr="007017EA">
        <w:rPr>
          <w:lang w:val="en-US"/>
        </w:rPr>
        <w:t>li.menu</w:t>
      </w:r>
      <w:proofErr w:type="spellEnd"/>
      <w:proofErr w:type="gramEnd"/>
      <w:r w:rsidRPr="007017EA">
        <w:rPr>
          <w:lang w:val="en-US"/>
        </w:rPr>
        <w:t>-item a {</w:t>
      </w:r>
    </w:p>
    <w:p w14:paraId="28387D7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border-radius: 5px;</w:t>
      </w:r>
    </w:p>
    <w:p w14:paraId="1A32946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margin: 5px 0;</w:t>
      </w:r>
    </w:p>
    <w:p w14:paraId="217305A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height: 38px;</w:t>
      </w:r>
    </w:p>
    <w:p w14:paraId="54ACF59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line-height: 36px;</w:t>
      </w:r>
    </w:p>
    <w:p w14:paraId="0A57845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.4rem .65rem;</w:t>
      </w:r>
    </w:p>
    <w:p w14:paraId="5A7CE48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text-align: center;</w:t>
      </w:r>
    </w:p>
    <w:p w14:paraId="04590B7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6719423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header </w:t>
      </w:r>
      <w:proofErr w:type="spellStart"/>
      <w:proofErr w:type="gramStart"/>
      <w:r w:rsidRPr="007017EA">
        <w:rPr>
          <w:lang w:val="en-US"/>
        </w:rPr>
        <w:t>li.menu</w:t>
      </w:r>
      <w:proofErr w:type="spellEnd"/>
      <w:proofErr w:type="gramEnd"/>
      <w:r w:rsidRPr="007017EA">
        <w:rPr>
          <w:lang w:val="en-US"/>
        </w:rPr>
        <w:t xml:space="preserve">-item </w:t>
      </w:r>
      <w:proofErr w:type="gramStart"/>
      <w:r w:rsidRPr="007017EA">
        <w:rPr>
          <w:lang w:val="en-US"/>
        </w:rPr>
        <w:t>a:hover</w:t>
      </w:r>
      <w:proofErr w:type="gramEnd"/>
      <w:r w:rsidRPr="007017EA">
        <w:rPr>
          <w:lang w:val="en-US"/>
        </w:rPr>
        <w:t>,</w:t>
      </w:r>
    </w:p>
    <w:p w14:paraId="4F0F544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header </w:t>
      </w:r>
      <w:proofErr w:type="spellStart"/>
      <w:proofErr w:type="gramStart"/>
      <w:r w:rsidRPr="007017EA">
        <w:rPr>
          <w:lang w:val="en-US"/>
        </w:rPr>
        <w:t>li.menu</w:t>
      </w:r>
      <w:proofErr w:type="spellEnd"/>
      <w:proofErr w:type="gramEnd"/>
      <w:r w:rsidRPr="007017EA">
        <w:rPr>
          <w:lang w:val="en-US"/>
        </w:rPr>
        <w:t xml:space="preserve">-item </w:t>
      </w:r>
      <w:proofErr w:type="gramStart"/>
      <w:r w:rsidRPr="007017EA">
        <w:rPr>
          <w:lang w:val="en-US"/>
        </w:rPr>
        <w:t>a:focus</w:t>
      </w:r>
      <w:proofErr w:type="gramEnd"/>
      <w:r w:rsidRPr="007017EA">
        <w:rPr>
          <w:lang w:val="en-US"/>
        </w:rPr>
        <w:t xml:space="preserve"> {</w:t>
      </w:r>
    </w:p>
    <w:p w14:paraId="1A224A5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.2);</w:t>
      </w:r>
    </w:p>
    <w:p w14:paraId="308ADE2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1);</w:t>
      </w:r>
    </w:p>
    <w:p w14:paraId="5A7A0D6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17613D4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.logo</w:t>
      </w:r>
      <w:proofErr w:type="gramEnd"/>
      <w:r w:rsidRPr="007017EA">
        <w:rPr>
          <w:lang w:val="en-US"/>
        </w:rPr>
        <w:t xml:space="preserve"> {</w:t>
      </w:r>
    </w:p>
    <w:p w14:paraId="087989B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float: left;</w:t>
      </w:r>
    </w:p>
    <w:p w14:paraId="39A5FE8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height: 44px;</w:t>
      </w:r>
    </w:p>
    <w:p w14:paraId="3022B6A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.4rem .5rem;</w:t>
      </w:r>
    </w:p>
    <w:p w14:paraId="3EC6A35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6575766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.menu</w:t>
      </w:r>
      <w:proofErr w:type="gramEnd"/>
      <w:r w:rsidRPr="007017EA">
        <w:rPr>
          <w:lang w:val="en-US"/>
        </w:rPr>
        <w:t>-toggle {</w:t>
      </w:r>
    </w:p>
    <w:p w14:paraId="664B5A6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display: none;</w:t>
      </w:r>
    </w:p>
    <w:p w14:paraId="73D8023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float: right;</w:t>
      </w:r>
    </w:p>
    <w:p w14:paraId="40DA389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font-size: 2rem;</w:t>
      </w:r>
    </w:p>
    <w:p w14:paraId="0EBB059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font-weight: bold;</w:t>
      </w:r>
    </w:p>
    <w:p w14:paraId="37D2B69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29B4A4C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.menu</w:t>
      </w:r>
      <w:proofErr w:type="gramEnd"/>
      <w:r w:rsidRPr="007017EA">
        <w:rPr>
          <w:lang w:val="en-US"/>
        </w:rPr>
        <w:t>-toggle button {</w:t>
      </w:r>
    </w:p>
    <w:p w14:paraId="1222A79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.6);</w:t>
      </w:r>
    </w:p>
    <w:p w14:paraId="5684D76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border: none;</w:t>
      </w:r>
    </w:p>
    <w:p w14:paraId="41493C9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border-radius: 3px;</w:t>
      </w:r>
    </w:p>
    <w:p w14:paraId="31A5B44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255, 255, 255, 1);</w:t>
      </w:r>
    </w:p>
    <w:p w14:paraId="3D02290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cursor: pointer;</w:t>
      </w:r>
    </w:p>
    <w:p w14:paraId="16ED3A4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font: inherit;</w:t>
      </w:r>
    </w:p>
    <w:p w14:paraId="25E180D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font-size: 1.3rem;</w:t>
      </w:r>
    </w:p>
    <w:p w14:paraId="5719C50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height: 36px;</w:t>
      </w:r>
    </w:p>
    <w:p w14:paraId="12A7709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0;</w:t>
      </w:r>
    </w:p>
    <w:p w14:paraId="3C97E1D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margin: 11px 0;</w:t>
      </w:r>
    </w:p>
    <w:p w14:paraId="29BF044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overflow: visible;</w:t>
      </w:r>
    </w:p>
    <w:p w14:paraId="2013696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width: 40px;</w:t>
      </w:r>
    </w:p>
    <w:p w14:paraId="23BFD0A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10B3E1D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.menu</w:t>
      </w:r>
      <w:proofErr w:type="gramEnd"/>
      <w:r w:rsidRPr="007017EA">
        <w:rPr>
          <w:lang w:val="en-US"/>
        </w:rPr>
        <w:t xml:space="preserve">-toggle </w:t>
      </w:r>
      <w:proofErr w:type="spellStart"/>
      <w:proofErr w:type="gramStart"/>
      <w:r w:rsidRPr="007017EA">
        <w:rPr>
          <w:lang w:val="en-US"/>
        </w:rPr>
        <w:t>button:hover</w:t>
      </w:r>
      <w:proofErr w:type="spellEnd"/>
      <w:proofErr w:type="gramEnd"/>
      <w:r w:rsidRPr="007017EA">
        <w:rPr>
          <w:lang w:val="en-US"/>
        </w:rPr>
        <w:t>,</w:t>
      </w:r>
    </w:p>
    <w:p w14:paraId="5FEBF32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.menu</w:t>
      </w:r>
      <w:proofErr w:type="gramEnd"/>
      <w:r w:rsidRPr="007017EA">
        <w:rPr>
          <w:lang w:val="en-US"/>
        </w:rPr>
        <w:t xml:space="preserve">-toggle </w:t>
      </w:r>
      <w:proofErr w:type="spellStart"/>
      <w:proofErr w:type="gramStart"/>
      <w:r w:rsidRPr="007017EA">
        <w:rPr>
          <w:lang w:val="en-US"/>
        </w:rPr>
        <w:t>button:focus</w:t>
      </w:r>
      <w:proofErr w:type="spellEnd"/>
      <w:proofErr w:type="gramEnd"/>
      <w:r w:rsidRPr="007017EA">
        <w:rPr>
          <w:lang w:val="en-US"/>
        </w:rPr>
        <w:t xml:space="preserve"> {</w:t>
      </w:r>
    </w:p>
    <w:p w14:paraId="79DB4D1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.8);</w:t>
      </w:r>
    </w:p>
    <w:p w14:paraId="6D2A7C1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255, 255, 255, .8);</w:t>
      </w:r>
    </w:p>
    <w:p w14:paraId="11E6A84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58D1F79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</w:t>
      </w:r>
      <w:proofErr w:type="spellStart"/>
      <w:r w:rsidRPr="007017EA">
        <w:rPr>
          <w:lang w:val="en-US"/>
        </w:rPr>
        <w:t>heroe</w:t>
      </w:r>
      <w:proofErr w:type="spellEnd"/>
      <w:proofErr w:type="gramEnd"/>
      <w:r w:rsidRPr="007017EA">
        <w:rPr>
          <w:lang w:val="en-US"/>
        </w:rPr>
        <w:t xml:space="preserve"> {</w:t>
      </w:r>
    </w:p>
    <w:p w14:paraId="0A135EB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margin: 0 auto;</w:t>
      </w:r>
    </w:p>
    <w:p w14:paraId="2425D26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max-width: 1100px;</w:t>
      </w:r>
    </w:p>
    <w:p w14:paraId="5A04675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padding: 1rem 1.75rem </w:t>
      </w:r>
      <w:proofErr w:type="spellStart"/>
      <w:r w:rsidRPr="007017EA">
        <w:rPr>
          <w:lang w:val="en-US"/>
        </w:rPr>
        <w:t>1.75rem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1.75rem</w:t>
      </w:r>
      <w:proofErr w:type="spellEnd"/>
      <w:r w:rsidRPr="007017EA">
        <w:rPr>
          <w:lang w:val="en-US"/>
        </w:rPr>
        <w:t>;</w:t>
      </w:r>
    </w:p>
    <w:p w14:paraId="75FC825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73211D5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</w:t>
      </w:r>
      <w:proofErr w:type="spellStart"/>
      <w:r w:rsidRPr="007017EA">
        <w:rPr>
          <w:lang w:val="en-US"/>
        </w:rPr>
        <w:t>heroe</w:t>
      </w:r>
      <w:proofErr w:type="spellEnd"/>
      <w:proofErr w:type="gramEnd"/>
      <w:r w:rsidRPr="007017EA">
        <w:rPr>
          <w:lang w:val="en-US"/>
        </w:rPr>
        <w:t xml:space="preserve"> h1 {</w:t>
      </w:r>
    </w:p>
    <w:p w14:paraId="5870905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font-size: 2.5rem;</w:t>
      </w:r>
    </w:p>
    <w:p w14:paraId="715F2B4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font-weight: 500;</w:t>
      </w:r>
    </w:p>
    <w:p w14:paraId="6B0D424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76B469D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header .</w:t>
      </w:r>
      <w:proofErr w:type="spellStart"/>
      <w:r w:rsidRPr="007017EA">
        <w:rPr>
          <w:lang w:val="en-US"/>
        </w:rPr>
        <w:t>heroe</w:t>
      </w:r>
      <w:proofErr w:type="spellEnd"/>
      <w:proofErr w:type="gramEnd"/>
      <w:r w:rsidRPr="007017EA">
        <w:rPr>
          <w:lang w:val="en-US"/>
        </w:rPr>
        <w:t xml:space="preserve"> h2 {</w:t>
      </w:r>
    </w:p>
    <w:p w14:paraId="024D6B6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font-size: 1.5rem;</w:t>
      </w:r>
    </w:p>
    <w:p w14:paraId="6F1DD92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font-weight: 300;</w:t>
      </w:r>
    </w:p>
    <w:p w14:paraId="671FC63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}</w:t>
      </w:r>
    </w:p>
    <w:p w14:paraId="49042D3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section {</w:t>
      </w:r>
    </w:p>
    <w:p w14:paraId="404816F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margin: 0 auto;</w:t>
      </w:r>
    </w:p>
    <w:p w14:paraId="28A4BB3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max-width: 1100px;</w:t>
      </w:r>
    </w:p>
    <w:p w14:paraId="52B0335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2.5rem 1.75rem 3.5rem 1.75rem;</w:t>
      </w:r>
    </w:p>
    <w:p w14:paraId="4CAF113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7335093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section h1 {</w:t>
      </w:r>
    </w:p>
    <w:p w14:paraId="54AF0AF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margin-bottom: 2.5rem;</w:t>
      </w:r>
    </w:p>
    <w:p w14:paraId="5A45C34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4160A70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section h2 {</w:t>
      </w:r>
    </w:p>
    <w:p w14:paraId="33F4682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font-size: 120%;</w:t>
      </w:r>
    </w:p>
    <w:p w14:paraId="424D356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line-height: 2.5rem;</w:t>
      </w:r>
    </w:p>
    <w:p w14:paraId="27068CF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padding-top: 1.5rem;</w:t>
      </w:r>
    </w:p>
    <w:p w14:paraId="415A52F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412EB8C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section pre {</w:t>
      </w:r>
    </w:p>
    <w:p w14:paraId="3872C63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247, 248, 249, 1);</w:t>
      </w:r>
    </w:p>
    <w:p w14:paraId="262A05D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border: 1px solid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242, 242, 242, 1);</w:t>
      </w:r>
    </w:p>
    <w:p w14:paraId="352FD4B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display: block;</w:t>
      </w:r>
    </w:p>
    <w:p w14:paraId="07012E4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font-size: .9rem;</w:t>
      </w:r>
    </w:p>
    <w:p w14:paraId="5358340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margin: 2rem 0;</w:t>
      </w:r>
    </w:p>
    <w:p w14:paraId="79D1B8A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1rem 1.5rem;</w:t>
      </w:r>
    </w:p>
    <w:p w14:paraId="7DA5C80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white-space: pre-wrap;</w:t>
      </w:r>
    </w:p>
    <w:p w14:paraId="5BF72A4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word-break: break-all;</w:t>
      </w:r>
    </w:p>
    <w:p w14:paraId="341DC42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74F9F3C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section code {</w:t>
      </w:r>
    </w:p>
    <w:p w14:paraId="34096E8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display: block;</w:t>
      </w:r>
    </w:p>
    <w:p w14:paraId="68E1560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}</w:t>
      </w:r>
    </w:p>
    <w:p w14:paraId="27AD49F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section a {</w:t>
      </w:r>
    </w:p>
    <w:p w14:paraId="3DFB6E4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1);</w:t>
      </w:r>
    </w:p>
    <w:p w14:paraId="71C1B88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2FD1427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section </w:t>
      </w:r>
      <w:proofErr w:type="spellStart"/>
      <w:r w:rsidRPr="007017EA">
        <w:rPr>
          <w:lang w:val="en-US"/>
        </w:rPr>
        <w:t>svg</w:t>
      </w:r>
      <w:proofErr w:type="spellEnd"/>
      <w:r w:rsidRPr="007017EA">
        <w:rPr>
          <w:lang w:val="en-US"/>
        </w:rPr>
        <w:t xml:space="preserve"> {</w:t>
      </w:r>
    </w:p>
    <w:p w14:paraId="09EF182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margin-bottom: -5px;</w:t>
      </w:r>
    </w:p>
    <w:p w14:paraId="347EA35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margin-right: 5px;</w:t>
      </w:r>
    </w:p>
    <w:p w14:paraId="794C9D7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width: 25px;</w:t>
      </w:r>
    </w:p>
    <w:p w14:paraId="0B41B0C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722888E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.further</w:t>
      </w:r>
      <w:proofErr w:type="gramEnd"/>
      <w:r w:rsidRPr="007017EA">
        <w:rPr>
          <w:lang w:val="en-US"/>
        </w:rPr>
        <w:t xml:space="preserve"> {</w:t>
      </w:r>
    </w:p>
    <w:p w14:paraId="1818FD5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247, 248, 249, 1);</w:t>
      </w:r>
    </w:p>
    <w:p w14:paraId="11BC543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border-bottom: 1px solid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242, 242, 242, 1);</w:t>
      </w:r>
    </w:p>
    <w:p w14:paraId="00F798C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border-top: 1px solid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242, 242, 242, 1);</w:t>
      </w:r>
    </w:p>
    <w:p w14:paraId="35ABBE4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18AEF93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.further</w:t>
      </w:r>
      <w:proofErr w:type="gramEnd"/>
      <w:r w:rsidRPr="007017EA">
        <w:rPr>
          <w:lang w:val="en-US"/>
        </w:rPr>
        <w:t xml:space="preserve"> h</w:t>
      </w:r>
      <w:proofErr w:type="gramStart"/>
      <w:r w:rsidRPr="007017EA">
        <w:rPr>
          <w:lang w:val="en-US"/>
        </w:rPr>
        <w:t>2:first</w:t>
      </w:r>
      <w:proofErr w:type="gramEnd"/>
      <w:r w:rsidRPr="007017EA">
        <w:rPr>
          <w:lang w:val="en-US"/>
        </w:rPr>
        <w:t>-of-type {</w:t>
      </w:r>
    </w:p>
    <w:p w14:paraId="0B9C89D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padding-top: 0;</w:t>
      </w:r>
    </w:p>
    <w:p w14:paraId="0F61513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2376008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footer {</w:t>
      </w:r>
    </w:p>
    <w:p w14:paraId="00FF087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.8);</w:t>
      </w:r>
    </w:p>
    <w:p w14:paraId="52F3C93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text-align: center;</w:t>
      </w:r>
    </w:p>
    <w:p w14:paraId="6D7C227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4E433DD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footer .environment</w:t>
      </w:r>
      <w:proofErr w:type="gramEnd"/>
      <w:r w:rsidRPr="007017EA">
        <w:rPr>
          <w:lang w:val="en-US"/>
        </w:rPr>
        <w:t xml:space="preserve"> {</w:t>
      </w:r>
    </w:p>
    <w:p w14:paraId="04A76E3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255, 255, 255, 1);</w:t>
      </w:r>
    </w:p>
    <w:p w14:paraId="263D08E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2rem 1.75rem;</w:t>
      </w:r>
    </w:p>
    <w:p w14:paraId="0E8B719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1691885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</w:t>
      </w:r>
      <w:proofErr w:type="gramStart"/>
      <w:r w:rsidRPr="007017EA">
        <w:rPr>
          <w:lang w:val="en-US"/>
        </w:rPr>
        <w:t>footer .copyrights</w:t>
      </w:r>
      <w:proofErr w:type="gramEnd"/>
      <w:r w:rsidRPr="007017EA">
        <w:rPr>
          <w:lang w:val="en-US"/>
        </w:rPr>
        <w:t xml:space="preserve"> {</w:t>
      </w:r>
    </w:p>
    <w:p w14:paraId="6829682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62, 62, 62, 1);</w:t>
      </w:r>
    </w:p>
    <w:p w14:paraId="178E3AA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200, 200, 200, 1);</w:t>
      </w:r>
    </w:p>
    <w:p w14:paraId="466CC3E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padding: .25rem 1.75rem;</w:t>
      </w:r>
    </w:p>
    <w:p w14:paraId="55A4475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1A51A6F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@media (max-width: 559px) {</w:t>
      </w:r>
    </w:p>
    <w:p w14:paraId="497EAA0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header ul {</w:t>
      </w:r>
    </w:p>
    <w:p w14:paraId="1B4D515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padding: 0;</w:t>
      </w:r>
    </w:p>
    <w:p w14:paraId="00355F8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}</w:t>
      </w:r>
    </w:p>
    <w:p w14:paraId="1A9F76D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header .menu</w:t>
      </w:r>
      <w:proofErr w:type="gramEnd"/>
      <w:r w:rsidRPr="007017EA">
        <w:rPr>
          <w:lang w:val="en-US"/>
        </w:rPr>
        <w:t>-toggle {</w:t>
      </w:r>
    </w:p>
    <w:p w14:paraId="72A009E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padding: 0 1rem;</w:t>
      </w:r>
    </w:p>
    <w:p w14:paraId="00A8B04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}</w:t>
      </w:r>
    </w:p>
    <w:p w14:paraId="62804DA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header .menu</w:t>
      </w:r>
      <w:proofErr w:type="gramEnd"/>
      <w:r w:rsidRPr="007017EA">
        <w:rPr>
          <w:lang w:val="en-US"/>
        </w:rPr>
        <w:t>-item {</w:t>
      </w:r>
    </w:p>
    <w:p w14:paraId="6F306ED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244, 245, 246, 1);</w:t>
      </w:r>
    </w:p>
    <w:p w14:paraId="30190B9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border-top: 1px solid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242, 242, 242, 1);</w:t>
      </w:r>
    </w:p>
    <w:p w14:paraId="4BDF7A4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margin: 0 15px;</w:t>
      </w:r>
    </w:p>
    <w:p w14:paraId="5761B88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width: </w:t>
      </w:r>
      <w:proofErr w:type="gramStart"/>
      <w:r w:rsidRPr="007017EA">
        <w:rPr>
          <w:lang w:val="en-US"/>
        </w:rPr>
        <w:t>calc(</w:t>
      </w:r>
      <w:proofErr w:type="gramEnd"/>
      <w:r w:rsidRPr="007017EA">
        <w:rPr>
          <w:lang w:val="en-US"/>
        </w:rPr>
        <w:t>100% - 30px);</w:t>
      </w:r>
    </w:p>
    <w:p w14:paraId="5AF0CD4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}</w:t>
      </w:r>
    </w:p>
    <w:p w14:paraId="62FF625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header .menu</w:t>
      </w:r>
      <w:proofErr w:type="gramEnd"/>
      <w:r w:rsidRPr="007017EA">
        <w:rPr>
          <w:lang w:val="en-US"/>
        </w:rPr>
        <w:t>-toggle {</w:t>
      </w:r>
    </w:p>
    <w:p w14:paraId="7A6CD67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display: block;</w:t>
      </w:r>
    </w:p>
    <w:p w14:paraId="3C6C367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}</w:t>
      </w:r>
    </w:p>
    <w:p w14:paraId="1E719BA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header .hidden</w:t>
      </w:r>
      <w:proofErr w:type="gramEnd"/>
      <w:r w:rsidRPr="007017EA">
        <w:rPr>
          <w:lang w:val="en-US"/>
        </w:rPr>
        <w:t xml:space="preserve"> {</w:t>
      </w:r>
    </w:p>
    <w:p w14:paraId="076CAF7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display: none;</w:t>
      </w:r>
    </w:p>
    <w:p w14:paraId="6F93DCE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}</w:t>
      </w:r>
    </w:p>
    <w:p w14:paraId="168EECC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header </w:t>
      </w:r>
      <w:proofErr w:type="spellStart"/>
      <w:proofErr w:type="gramStart"/>
      <w:r w:rsidRPr="007017EA">
        <w:rPr>
          <w:lang w:val="en-US"/>
        </w:rPr>
        <w:t>li.menu</w:t>
      </w:r>
      <w:proofErr w:type="spellEnd"/>
      <w:proofErr w:type="gramEnd"/>
      <w:r w:rsidRPr="007017EA">
        <w:rPr>
          <w:lang w:val="en-US"/>
        </w:rPr>
        <w:t>-item a {</w:t>
      </w:r>
    </w:p>
    <w:p w14:paraId="041F4E9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.1);</w:t>
      </w:r>
    </w:p>
    <w:p w14:paraId="4017A43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}</w:t>
      </w:r>
    </w:p>
    <w:p w14:paraId="6603C13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        header </w:t>
      </w:r>
      <w:proofErr w:type="spellStart"/>
      <w:proofErr w:type="gramStart"/>
      <w:r w:rsidRPr="007017EA">
        <w:rPr>
          <w:lang w:val="en-US"/>
        </w:rPr>
        <w:t>li.menu</w:t>
      </w:r>
      <w:proofErr w:type="spellEnd"/>
      <w:proofErr w:type="gramEnd"/>
      <w:r w:rsidRPr="007017EA">
        <w:rPr>
          <w:lang w:val="en-US"/>
        </w:rPr>
        <w:t xml:space="preserve">-item </w:t>
      </w:r>
      <w:proofErr w:type="gramStart"/>
      <w:r w:rsidRPr="007017EA">
        <w:rPr>
          <w:lang w:val="en-US"/>
        </w:rPr>
        <w:t>a:hover</w:t>
      </w:r>
      <w:proofErr w:type="gramEnd"/>
      <w:r w:rsidRPr="007017EA">
        <w:rPr>
          <w:lang w:val="en-US"/>
        </w:rPr>
        <w:t>,</w:t>
      </w:r>
    </w:p>
    <w:p w14:paraId="391983F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header </w:t>
      </w:r>
      <w:proofErr w:type="spellStart"/>
      <w:proofErr w:type="gramStart"/>
      <w:r w:rsidRPr="007017EA">
        <w:rPr>
          <w:lang w:val="en-US"/>
        </w:rPr>
        <w:t>li.menu</w:t>
      </w:r>
      <w:proofErr w:type="spellEnd"/>
      <w:proofErr w:type="gramEnd"/>
      <w:r w:rsidRPr="007017EA">
        <w:rPr>
          <w:lang w:val="en-US"/>
        </w:rPr>
        <w:t xml:space="preserve">-item </w:t>
      </w:r>
      <w:proofErr w:type="gramStart"/>
      <w:r w:rsidRPr="007017EA">
        <w:rPr>
          <w:lang w:val="en-US"/>
        </w:rPr>
        <w:t>a:focus</w:t>
      </w:r>
      <w:proofErr w:type="gramEnd"/>
      <w:r w:rsidRPr="007017EA">
        <w:rPr>
          <w:lang w:val="en-US"/>
        </w:rPr>
        <w:t xml:space="preserve"> {</w:t>
      </w:r>
    </w:p>
    <w:p w14:paraId="22E8CB7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background-color: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221, 72, 20, .7);</w:t>
      </w:r>
    </w:p>
    <w:p w14:paraId="57D340B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   color: </w:t>
      </w:r>
      <w:proofErr w:type="spellStart"/>
      <w:proofErr w:type="gramStart"/>
      <w:r w:rsidRPr="007017EA">
        <w:rPr>
          <w:lang w:val="en-US"/>
        </w:rPr>
        <w:t>rgba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255, 255, 255, .8);</w:t>
      </w:r>
    </w:p>
    <w:p w14:paraId="5E65AEA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}</w:t>
      </w:r>
    </w:p>
    <w:p w14:paraId="7DEAFDA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3B121BE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&lt;/style&gt;</w:t>
      </w:r>
    </w:p>
    <w:p w14:paraId="40C643B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&lt;/head&gt;</w:t>
      </w:r>
    </w:p>
    <w:p w14:paraId="11209D8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&lt;body&gt;</w:t>
      </w:r>
    </w:p>
    <w:p w14:paraId="2B48C413" w14:textId="77777777" w:rsidR="007017EA" w:rsidRPr="007017EA" w:rsidRDefault="007017EA" w:rsidP="007017EA">
      <w:pPr>
        <w:rPr>
          <w:lang w:val="en-US"/>
        </w:rPr>
      </w:pPr>
    </w:p>
    <w:p w14:paraId="2196D9EE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HEADER: MENU + HEROE SECTION --&gt;</w:t>
      </w:r>
    </w:p>
    <w:p w14:paraId="33334ED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&lt;header&gt;</w:t>
      </w:r>
    </w:p>
    <w:p w14:paraId="526342C0" w14:textId="77777777" w:rsidR="007017EA" w:rsidRPr="007017EA" w:rsidRDefault="007017EA" w:rsidP="007017EA">
      <w:pPr>
        <w:rPr>
          <w:lang w:val="en-US"/>
        </w:rPr>
      </w:pPr>
    </w:p>
    <w:p w14:paraId="45049AA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class="menu"&gt;</w:t>
      </w:r>
    </w:p>
    <w:p w14:paraId="5CAD45B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&lt;ul&gt;</w:t>
      </w:r>
    </w:p>
    <w:p w14:paraId="7E5869E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&lt;li class="logo"&gt;&lt;a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="https://codeigniter.com" target="_blank"&gt;&lt;</w:t>
      </w:r>
      <w:proofErr w:type="spellStart"/>
      <w:r w:rsidRPr="007017EA">
        <w:rPr>
          <w:lang w:val="en-US"/>
        </w:rPr>
        <w:t>img</w:t>
      </w:r>
      <w:proofErr w:type="spellEnd"/>
      <w:r w:rsidRPr="007017EA">
        <w:rPr>
          <w:lang w:val="en-US"/>
        </w:rPr>
        <w:t xml:space="preserve"> height="44" title="CodeIgniter Logo"</w:t>
      </w:r>
    </w:p>
    <w:p w14:paraId="20E3966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                                                        alt="Visit CodeIgniter.com official website!"</w:t>
      </w:r>
    </w:p>
    <w:p w14:paraId="560D3B4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                                                                    src="data:image/png;base64,iVBORw0KGgoAAAANSUhEUgAAAlgAAAClCAMAAAC3K3MAAAACJVBMVEUAAAD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TdSBQGpOIGAAAAt3RSTlMAAwYlGxGPQwXR7ATQ/wcBzci0GoP2UgA143tmAjyjECfato0IKmCthAo0bXaqgQlH7VtIC1B0DokyoZEvSzOFTp</w:t>
      </w:r>
      <w:r w:rsidRPr="007017EA">
        <w:rPr>
          <w:lang w:val="en-US"/>
        </w:rPr>
        <w:lastRenderedPageBreak/>
        <w:t>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</w:t>
      </w:r>
      <w:r w:rsidRPr="007017EA">
        <w:rPr>
          <w:lang w:val="en-US"/>
        </w:rPr>
        <w:lastRenderedPageBreak/>
        <w:t>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</w:t>
      </w:r>
      <w:r w:rsidRPr="007017EA">
        <w:rPr>
          <w:lang w:val="en-US"/>
        </w:rPr>
        <w:lastRenderedPageBreak/>
        <w:t>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"&gt;&lt;/a&gt;</w:t>
      </w:r>
    </w:p>
    <w:p w14:paraId="54A8723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&lt;/li&gt;</w:t>
      </w:r>
    </w:p>
    <w:p w14:paraId="5D330DE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&lt;li class="menu-toggle"&gt;</w:t>
      </w:r>
    </w:p>
    <w:p w14:paraId="0AAA752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   &lt;button onclick="</w:t>
      </w:r>
      <w:proofErr w:type="spellStart"/>
      <w:r w:rsidRPr="007017EA">
        <w:rPr>
          <w:lang w:val="en-US"/>
        </w:rPr>
        <w:t>toggleMenu</w:t>
      </w:r>
      <w:proofErr w:type="spellEnd"/>
      <w:r w:rsidRPr="007017EA">
        <w:rPr>
          <w:lang w:val="en-US"/>
        </w:rPr>
        <w:t>();"&gt;&amp;#9776;&lt;/button&gt;</w:t>
      </w:r>
    </w:p>
    <w:p w14:paraId="485C044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&lt;/li&gt;</w:t>
      </w:r>
    </w:p>
    <w:p w14:paraId="0D1DAFE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&lt;li class="menu-item hidden"&gt;&lt;a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="#"&gt;Home&lt;/a&gt;&lt;/li&gt;</w:t>
      </w:r>
    </w:p>
    <w:p w14:paraId="46F0FD2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&lt;li class="menu-item hidden"&gt;&lt;a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="https://codeigniter4.github.io/</w:t>
      </w:r>
      <w:proofErr w:type="spellStart"/>
      <w:r w:rsidRPr="007017EA">
        <w:rPr>
          <w:lang w:val="en-US"/>
        </w:rPr>
        <w:t>userguide</w:t>
      </w:r>
      <w:proofErr w:type="spellEnd"/>
      <w:r w:rsidRPr="007017EA">
        <w:rPr>
          <w:lang w:val="en-US"/>
        </w:rPr>
        <w:t>/" target="_blank"&gt;Docs&lt;/a&gt;</w:t>
      </w:r>
    </w:p>
    <w:p w14:paraId="262D177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&lt;/li&gt;</w:t>
      </w:r>
    </w:p>
    <w:p w14:paraId="2AE9F69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&lt;li class="menu-item hidden"&gt;&lt;a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="https://forum.codeigniter.com/" target="_blank"&gt;Community&lt;/a&gt;&lt;/li&gt;</w:t>
      </w:r>
    </w:p>
    <w:p w14:paraId="6CA5C7D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&lt;li class="menu-item hidden"&gt;&lt;a</w:t>
      </w:r>
    </w:p>
    <w:p w14:paraId="2EF0337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        href="https://github.com/codeigniter4/CodeIgniter4/blob/master/CONTRIBUTING.md" target="_blank"&gt;Contribute&lt;/a&gt;</w:t>
      </w:r>
    </w:p>
    <w:p w14:paraId="4FF2094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&lt;/li&gt;</w:t>
      </w:r>
    </w:p>
    <w:p w14:paraId="135BE95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&lt;/ul&gt;</w:t>
      </w:r>
    </w:p>
    <w:p w14:paraId="4812F5E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&lt;/div&gt;</w:t>
      </w:r>
    </w:p>
    <w:p w14:paraId="1A6FCC0D" w14:textId="77777777" w:rsidR="007017EA" w:rsidRPr="007017EA" w:rsidRDefault="007017EA" w:rsidP="007017EA">
      <w:pPr>
        <w:rPr>
          <w:lang w:val="en-US"/>
        </w:rPr>
      </w:pPr>
    </w:p>
    <w:p w14:paraId="4DF3C63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</w:t>
      </w:r>
      <w:proofErr w:type="spellStart"/>
      <w:r w:rsidRPr="007017EA">
        <w:rPr>
          <w:lang w:val="en-US"/>
        </w:rPr>
        <w:t>heroe</w:t>
      </w:r>
      <w:proofErr w:type="spellEnd"/>
      <w:r w:rsidRPr="007017EA">
        <w:rPr>
          <w:lang w:val="en-US"/>
        </w:rPr>
        <w:t>"&gt;</w:t>
      </w:r>
    </w:p>
    <w:p w14:paraId="1C092938" w14:textId="77777777" w:rsidR="007017EA" w:rsidRPr="007017EA" w:rsidRDefault="007017EA" w:rsidP="007017EA">
      <w:pPr>
        <w:rPr>
          <w:lang w:val="en-US"/>
        </w:rPr>
      </w:pPr>
    </w:p>
    <w:p w14:paraId="267F040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&lt;h1&gt;Welcome to CodeIgniter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CodeIgniter\</w:t>
      </w:r>
      <w:proofErr w:type="gramStart"/>
      <w:r w:rsidRPr="007017EA">
        <w:rPr>
          <w:lang w:val="en-US"/>
        </w:rPr>
        <w:t>CodeIgniter::</w:t>
      </w:r>
      <w:proofErr w:type="gramEnd"/>
      <w:r w:rsidRPr="007017EA">
        <w:rPr>
          <w:lang w:val="en-US"/>
        </w:rPr>
        <w:t>CI_</w:t>
      </w:r>
      <w:proofErr w:type="gramStart"/>
      <w:r w:rsidRPr="007017EA">
        <w:rPr>
          <w:lang w:val="en-US"/>
        </w:rPr>
        <w:t>VERSION ?</w:t>
      </w:r>
      <w:proofErr w:type="gramEnd"/>
      <w:r w:rsidRPr="007017EA">
        <w:rPr>
          <w:lang w:val="en-US"/>
        </w:rPr>
        <w:t>&gt;&lt;/h1&gt;</w:t>
      </w:r>
    </w:p>
    <w:p w14:paraId="71C9C98B" w14:textId="77777777" w:rsidR="007017EA" w:rsidRPr="007017EA" w:rsidRDefault="007017EA" w:rsidP="007017EA">
      <w:pPr>
        <w:rPr>
          <w:lang w:val="en-US"/>
        </w:rPr>
      </w:pPr>
    </w:p>
    <w:p w14:paraId="6545CD4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&lt;h2&gt;The small framework with powerful features&lt;/h2&gt;</w:t>
      </w:r>
    </w:p>
    <w:p w14:paraId="41E04F3E" w14:textId="77777777" w:rsidR="007017EA" w:rsidRPr="007017EA" w:rsidRDefault="007017EA" w:rsidP="007017EA">
      <w:pPr>
        <w:rPr>
          <w:lang w:val="en-US"/>
        </w:rPr>
      </w:pPr>
    </w:p>
    <w:p w14:paraId="554CD77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&lt;/div&gt;</w:t>
      </w:r>
    </w:p>
    <w:p w14:paraId="7FF1BC53" w14:textId="77777777" w:rsidR="007017EA" w:rsidRPr="007017EA" w:rsidRDefault="007017EA" w:rsidP="007017EA">
      <w:pPr>
        <w:rPr>
          <w:lang w:val="en-US"/>
        </w:rPr>
      </w:pPr>
    </w:p>
    <w:p w14:paraId="77D2B7C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&lt;/header&gt;</w:t>
      </w:r>
    </w:p>
    <w:p w14:paraId="69E168C4" w14:textId="77777777" w:rsidR="007017EA" w:rsidRPr="007017EA" w:rsidRDefault="007017EA" w:rsidP="007017EA">
      <w:pPr>
        <w:rPr>
          <w:lang w:val="en-US"/>
        </w:rPr>
      </w:pPr>
    </w:p>
    <w:p w14:paraId="077D23D0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CONTENT --&gt;</w:t>
      </w:r>
    </w:p>
    <w:p w14:paraId="66D398A9" w14:textId="77777777" w:rsidR="007017EA" w:rsidRPr="007017EA" w:rsidRDefault="007017EA" w:rsidP="007017EA">
      <w:pPr>
        <w:rPr>
          <w:lang w:val="en-US"/>
        </w:rPr>
      </w:pPr>
    </w:p>
    <w:p w14:paraId="5E946AC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&lt;section&gt;</w:t>
      </w:r>
    </w:p>
    <w:p w14:paraId="7ED136E5" w14:textId="77777777" w:rsidR="007017EA" w:rsidRPr="007017EA" w:rsidRDefault="007017EA" w:rsidP="007017EA">
      <w:pPr>
        <w:rPr>
          <w:lang w:val="en-US"/>
        </w:rPr>
      </w:pPr>
    </w:p>
    <w:p w14:paraId="3B33F0E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&lt;h1&gt;About this page&lt;/h1&gt;</w:t>
      </w:r>
    </w:p>
    <w:p w14:paraId="52AD44DA" w14:textId="77777777" w:rsidR="007017EA" w:rsidRPr="007017EA" w:rsidRDefault="007017EA" w:rsidP="007017EA">
      <w:pPr>
        <w:rPr>
          <w:lang w:val="en-US"/>
        </w:rPr>
      </w:pPr>
    </w:p>
    <w:p w14:paraId="5C3739D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&lt;p&gt;The page you are looking at is being generated dynamically by </w:t>
      </w:r>
      <w:proofErr w:type="gramStart"/>
      <w:r w:rsidRPr="007017EA">
        <w:rPr>
          <w:lang w:val="en-US"/>
        </w:rPr>
        <w:t>CodeIgniter.&lt;</w:t>
      </w:r>
      <w:proofErr w:type="gramEnd"/>
      <w:r w:rsidRPr="007017EA">
        <w:rPr>
          <w:lang w:val="en-US"/>
        </w:rPr>
        <w:t>/p&gt;</w:t>
      </w:r>
    </w:p>
    <w:p w14:paraId="4DB37E85" w14:textId="77777777" w:rsidR="007017EA" w:rsidRPr="007017EA" w:rsidRDefault="007017EA" w:rsidP="007017EA">
      <w:pPr>
        <w:rPr>
          <w:lang w:val="en-US"/>
        </w:rPr>
      </w:pPr>
    </w:p>
    <w:p w14:paraId="7A0986B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&lt;p&gt;If you would like to edit this page you will find it located at:&lt;/p&gt;</w:t>
      </w:r>
    </w:p>
    <w:p w14:paraId="5A82D301" w14:textId="77777777" w:rsidR="007017EA" w:rsidRPr="007017EA" w:rsidRDefault="007017EA" w:rsidP="007017EA">
      <w:pPr>
        <w:rPr>
          <w:lang w:val="en-US"/>
        </w:rPr>
      </w:pPr>
    </w:p>
    <w:p w14:paraId="67E5BF2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&lt;pre&gt;&lt;code&gt;app/Views/</w:t>
      </w:r>
      <w:proofErr w:type="spellStart"/>
      <w:r w:rsidRPr="007017EA">
        <w:rPr>
          <w:lang w:val="en-US"/>
        </w:rPr>
        <w:t>welcome_message.php</w:t>
      </w:r>
      <w:proofErr w:type="spellEnd"/>
      <w:r w:rsidRPr="007017EA">
        <w:rPr>
          <w:lang w:val="en-US"/>
        </w:rPr>
        <w:t>&lt;/code&gt;&lt;/pre&gt;</w:t>
      </w:r>
    </w:p>
    <w:p w14:paraId="73E41E2D" w14:textId="77777777" w:rsidR="007017EA" w:rsidRPr="007017EA" w:rsidRDefault="007017EA" w:rsidP="007017EA">
      <w:pPr>
        <w:rPr>
          <w:lang w:val="en-US"/>
        </w:rPr>
      </w:pPr>
    </w:p>
    <w:p w14:paraId="116695B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&lt;p&gt;The corresponding controller for this page can be found at:&lt;/p&gt;</w:t>
      </w:r>
    </w:p>
    <w:p w14:paraId="278A6094" w14:textId="77777777" w:rsidR="007017EA" w:rsidRPr="007017EA" w:rsidRDefault="007017EA" w:rsidP="007017EA">
      <w:pPr>
        <w:rPr>
          <w:lang w:val="en-US"/>
        </w:rPr>
      </w:pPr>
    </w:p>
    <w:p w14:paraId="02A7D21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&lt;pre&gt;&lt;code&gt;app/Controllers/</w:t>
      </w:r>
      <w:proofErr w:type="spellStart"/>
      <w:r w:rsidRPr="007017EA">
        <w:rPr>
          <w:lang w:val="en-US"/>
        </w:rPr>
        <w:t>Home.php</w:t>
      </w:r>
      <w:proofErr w:type="spellEnd"/>
      <w:r w:rsidRPr="007017EA">
        <w:rPr>
          <w:lang w:val="en-US"/>
        </w:rPr>
        <w:t>&lt;/code&gt;&lt;/pre&gt;</w:t>
      </w:r>
    </w:p>
    <w:p w14:paraId="7B33FC18" w14:textId="77777777" w:rsidR="007017EA" w:rsidRPr="007017EA" w:rsidRDefault="007017EA" w:rsidP="007017EA">
      <w:pPr>
        <w:rPr>
          <w:lang w:val="en-US"/>
        </w:rPr>
      </w:pPr>
    </w:p>
    <w:p w14:paraId="145B1DF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&lt;/section&gt;</w:t>
      </w:r>
    </w:p>
    <w:p w14:paraId="06990684" w14:textId="77777777" w:rsidR="007017EA" w:rsidRPr="007017EA" w:rsidRDefault="007017EA" w:rsidP="007017EA">
      <w:pPr>
        <w:rPr>
          <w:lang w:val="en-US"/>
        </w:rPr>
      </w:pPr>
    </w:p>
    <w:p w14:paraId="379BA68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&lt;div class="further"&gt;</w:t>
      </w:r>
    </w:p>
    <w:p w14:paraId="694F97AD" w14:textId="77777777" w:rsidR="007017EA" w:rsidRPr="007017EA" w:rsidRDefault="007017EA" w:rsidP="007017EA">
      <w:pPr>
        <w:rPr>
          <w:lang w:val="en-US"/>
        </w:rPr>
      </w:pPr>
    </w:p>
    <w:p w14:paraId="2D7AA88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&lt;section&gt;</w:t>
      </w:r>
    </w:p>
    <w:p w14:paraId="559F42D7" w14:textId="77777777" w:rsidR="007017EA" w:rsidRPr="007017EA" w:rsidRDefault="007017EA" w:rsidP="007017EA">
      <w:pPr>
        <w:rPr>
          <w:lang w:val="en-US"/>
        </w:rPr>
      </w:pPr>
    </w:p>
    <w:p w14:paraId="59D4141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&lt;h1&gt;Go further&lt;/h1&gt;</w:t>
      </w:r>
    </w:p>
    <w:p w14:paraId="3814667D" w14:textId="77777777" w:rsidR="007017EA" w:rsidRPr="007017EA" w:rsidRDefault="007017EA" w:rsidP="007017EA">
      <w:pPr>
        <w:rPr>
          <w:lang w:val="en-US"/>
        </w:rPr>
      </w:pPr>
    </w:p>
    <w:p w14:paraId="01ACADF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&lt;h2&gt;</w:t>
      </w:r>
    </w:p>
    <w:p w14:paraId="589AAD6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</w:t>
      </w:r>
      <w:proofErr w:type="spellStart"/>
      <w:r w:rsidRPr="007017EA">
        <w:rPr>
          <w:lang w:val="en-US"/>
        </w:rPr>
        <w:t>svg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xmlns</w:t>
      </w:r>
      <w:proofErr w:type="spellEnd"/>
      <w:r w:rsidRPr="007017EA">
        <w:rPr>
          <w:lang w:val="en-US"/>
        </w:rPr>
        <w:t xml:space="preserve">='http://www.w3.org/2000/svg' </w:t>
      </w:r>
      <w:proofErr w:type="spellStart"/>
      <w:r w:rsidRPr="007017EA">
        <w:rPr>
          <w:lang w:val="en-US"/>
        </w:rPr>
        <w:t>viewBox</w:t>
      </w:r>
      <w:proofErr w:type="spellEnd"/>
      <w:r w:rsidRPr="007017EA">
        <w:rPr>
          <w:lang w:val="en-US"/>
        </w:rPr>
        <w:t>='0 0 512 512'&gt;&lt;</w:t>
      </w:r>
      <w:proofErr w:type="spellStart"/>
      <w:r w:rsidRPr="007017EA">
        <w:rPr>
          <w:lang w:val="en-US"/>
        </w:rPr>
        <w:t>rect</w:t>
      </w:r>
      <w:proofErr w:type="spellEnd"/>
      <w:r w:rsidRPr="007017EA">
        <w:rPr>
          <w:lang w:val="en-US"/>
        </w:rPr>
        <w:t xml:space="preserve"> x='32' y='96' width='64' height='368' </w:t>
      </w:r>
      <w:proofErr w:type="spellStart"/>
      <w:r w:rsidRPr="007017EA">
        <w:rPr>
          <w:lang w:val="en-US"/>
        </w:rPr>
        <w:t>rx</w:t>
      </w:r>
      <w:proofErr w:type="spellEnd"/>
      <w:r w:rsidRPr="007017EA">
        <w:rPr>
          <w:lang w:val="en-US"/>
        </w:rPr>
        <w:t xml:space="preserve">='16' </w:t>
      </w:r>
      <w:proofErr w:type="spellStart"/>
      <w:r w:rsidRPr="007017EA">
        <w:rPr>
          <w:lang w:val="en-US"/>
        </w:rPr>
        <w:t>ry</w:t>
      </w:r>
      <w:proofErr w:type="spellEnd"/>
      <w:r w:rsidRPr="007017EA">
        <w:rPr>
          <w:lang w:val="en-US"/>
        </w:rPr>
        <w:t xml:space="preserve">='16' style='fill:none;stroke:#000;stroke-linejoin:round;stroke-width:32px'/&gt;&lt;line x1='112' y1='224' x2='240' y2='224' style='fill:none;stroke:#000;stroke-linecap:round;stroke-linejoin:round;stroke-width:32px'/&gt;&lt;line x1='112' y1='400' x2='240' y2='400' style='fill:none;stroke:#000;stroke-linecap:round;stroke-linejoin:round;stroke-width:32px'/&gt;&lt;rect x='112' y='160' width='128' height='304' </w:t>
      </w:r>
      <w:proofErr w:type="spellStart"/>
      <w:r w:rsidRPr="007017EA">
        <w:rPr>
          <w:lang w:val="en-US"/>
        </w:rPr>
        <w:t>rx</w:t>
      </w:r>
      <w:proofErr w:type="spellEnd"/>
      <w:r w:rsidRPr="007017EA">
        <w:rPr>
          <w:lang w:val="en-US"/>
        </w:rPr>
        <w:t xml:space="preserve">='16' </w:t>
      </w:r>
      <w:proofErr w:type="spellStart"/>
      <w:r w:rsidRPr="007017EA">
        <w:rPr>
          <w:lang w:val="en-US"/>
        </w:rPr>
        <w:t>ry</w:t>
      </w:r>
      <w:proofErr w:type="spellEnd"/>
      <w:r w:rsidRPr="007017EA">
        <w:rPr>
          <w:lang w:val="en-US"/>
        </w:rPr>
        <w:t xml:space="preserve">='16' style='fill:none;stroke:#000;stroke-linejoin:round;stroke-width:32px'/&gt;&lt;rect x='256' y='48' width='96' height='416' </w:t>
      </w:r>
      <w:proofErr w:type="spellStart"/>
      <w:r w:rsidRPr="007017EA">
        <w:rPr>
          <w:lang w:val="en-US"/>
        </w:rPr>
        <w:t>rx</w:t>
      </w:r>
      <w:proofErr w:type="spellEnd"/>
      <w:r w:rsidRPr="007017EA">
        <w:rPr>
          <w:lang w:val="en-US"/>
        </w:rPr>
        <w:t xml:space="preserve">='16' </w:t>
      </w:r>
      <w:proofErr w:type="spellStart"/>
      <w:r w:rsidRPr="007017EA">
        <w:rPr>
          <w:lang w:val="en-US"/>
        </w:rPr>
        <w:t>ry</w:t>
      </w:r>
      <w:proofErr w:type="spellEnd"/>
      <w:r w:rsidRPr="007017EA">
        <w:rPr>
          <w:lang w:val="en-US"/>
        </w:rPr>
        <w:t>='16' style='fill:none;stroke:#000;stroke-linejoin:round;stroke-width:32px'/&gt;&lt;path d='M422.46,96.11l-40.4,4.25c-11.12,1.17-19.18,11.57-17.93,23.1l34.92,321.59c1.26,11.53,11.37,20,22.49,18.84l40.4-4.25c11.12-1.17,19.18-11.57,17.93-23.1L445,115C443.69,103.42,433.58,94.94,422.46,96.11Z' style='fill:none;stroke:#000;stroke-linejoin:round;stroke-width:32px'/&gt;&lt;/svg&gt;</w:t>
      </w:r>
    </w:p>
    <w:p w14:paraId="40FC207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Learn</w:t>
      </w:r>
    </w:p>
    <w:p w14:paraId="23774FD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&lt;/h2&gt;</w:t>
      </w:r>
    </w:p>
    <w:p w14:paraId="333F1C03" w14:textId="77777777" w:rsidR="007017EA" w:rsidRPr="007017EA" w:rsidRDefault="007017EA" w:rsidP="007017EA">
      <w:pPr>
        <w:rPr>
          <w:lang w:val="en-US"/>
        </w:rPr>
      </w:pPr>
    </w:p>
    <w:p w14:paraId="17227350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&lt;p&gt;The User Guide contains an introduction, tutorial, a number of "how to"</w:t>
      </w:r>
    </w:p>
    <w:p w14:paraId="1FAE7DD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guides, and then reference documentation for the components that make up</w:t>
      </w:r>
    </w:p>
    <w:p w14:paraId="041E2FF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the framework. Check the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="https://codeigniter4.github.io/</w:t>
      </w:r>
      <w:proofErr w:type="spellStart"/>
      <w:r w:rsidRPr="007017EA">
        <w:rPr>
          <w:lang w:val="en-US"/>
        </w:rPr>
        <w:t>userguide</w:t>
      </w:r>
      <w:proofErr w:type="spellEnd"/>
      <w:r w:rsidRPr="007017EA">
        <w:rPr>
          <w:lang w:val="en-US"/>
        </w:rPr>
        <w:t>"</w:t>
      </w:r>
    </w:p>
    <w:p w14:paraId="1522090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target="_blank"&gt;User Guide&lt;/a</w:t>
      </w:r>
      <w:proofErr w:type="gramStart"/>
      <w:r w:rsidRPr="007017EA">
        <w:rPr>
          <w:lang w:val="en-US"/>
        </w:rPr>
        <w:t>&gt; !</w:t>
      </w:r>
      <w:proofErr w:type="gramEnd"/>
      <w:r w:rsidRPr="007017EA">
        <w:rPr>
          <w:lang w:val="en-US"/>
        </w:rPr>
        <w:t>&lt;/p&gt;</w:t>
      </w:r>
    </w:p>
    <w:p w14:paraId="55C1B254" w14:textId="77777777" w:rsidR="007017EA" w:rsidRPr="007017EA" w:rsidRDefault="007017EA" w:rsidP="007017EA">
      <w:pPr>
        <w:rPr>
          <w:lang w:val="en-US"/>
        </w:rPr>
      </w:pPr>
    </w:p>
    <w:p w14:paraId="02E3175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&lt;h2&gt;</w:t>
      </w:r>
    </w:p>
    <w:p w14:paraId="5D03EBE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&lt;</w:t>
      </w:r>
      <w:proofErr w:type="spellStart"/>
      <w:r w:rsidRPr="007017EA">
        <w:rPr>
          <w:lang w:val="en-US"/>
        </w:rPr>
        <w:t>svg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xmlns</w:t>
      </w:r>
      <w:proofErr w:type="spellEnd"/>
      <w:r w:rsidRPr="007017EA">
        <w:rPr>
          <w:lang w:val="en-US"/>
        </w:rPr>
        <w:t xml:space="preserve">='http://www.w3.org/2000/svg' </w:t>
      </w:r>
      <w:proofErr w:type="spellStart"/>
      <w:r w:rsidRPr="007017EA">
        <w:rPr>
          <w:lang w:val="en-US"/>
        </w:rPr>
        <w:t>viewBox</w:t>
      </w:r>
      <w:proofErr w:type="spellEnd"/>
      <w:r w:rsidRPr="007017EA">
        <w:rPr>
          <w:lang w:val="en-US"/>
        </w:rPr>
        <w:t>='0 0 512 512'&gt;&lt;path d='M431,320.6c-1-3.6,1.2-8.6,3.3-12.2a33.68,33.68,0,0,1,2.1-3.1A162,162,0,0,0,464,215c.3-92.2-77.5-167-173.7-167C206.4,48,136.4,105.1,120,180.9a160.7,160.7,0,0,0-3.7,34.2c0,92.3,74.8,169.1,171,169.1,15.3,0,35.9-4.6,47.2-7.7s22.5-7.2,25.4-8.3a26.44,26.44,0,0,1,9.3-1.7,26,26,0,0,1,10.1,2L436,388.6a13.52,13.52,0,0,0,3.9,1,8,8,0,0,0,8-8,12.85,12.85,0,0,0-.5-2.7Z' style='fill:none;stroke:#000;stroke-linecap:round;stroke-miterlimit:10;stroke-width:32px'/&gt;&lt;path d='M66.46,232a146.23,146.23,0,0,0,6.39,152.67c2.31,3.49,3.61,6.19,3.21,8s-11.93,61.87-11.93,61.87a8,8,0,0,0,2.71,7.68A8.17,8.17,0,0,0,72,464a7.26,7.26,0,0,0,2.91-.6l56.21-22a15.7,15.7,0,0,1,12,.2c18.94,7.38,39.88,12,60.83,12A159.21,159.21,0,0,0,284,432.11' style='fill:none;stroke:#000;stroke-linecap:round;stroke-miterlimit:10;stroke-width:32px'/&gt;&lt;/svg&gt;</w:t>
      </w:r>
    </w:p>
    <w:p w14:paraId="7A7DE1B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Discuss</w:t>
      </w:r>
    </w:p>
    <w:p w14:paraId="4A48664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&lt;/h2&gt;</w:t>
      </w:r>
    </w:p>
    <w:p w14:paraId="5688419A" w14:textId="77777777" w:rsidR="007017EA" w:rsidRPr="007017EA" w:rsidRDefault="007017EA" w:rsidP="007017EA">
      <w:pPr>
        <w:rPr>
          <w:lang w:val="en-US"/>
        </w:rPr>
      </w:pPr>
    </w:p>
    <w:p w14:paraId="4449974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&lt;p&gt;CodeIgniter is a community-developed </w:t>
      </w:r>
      <w:proofErr w:type="gramStart"/>
      <w:r w:rsidRPr="007017EA">
        <w:rPr>
          <w:lang w:val="en-US"/>
        </w:rPr>
        <w:t>open source</w:t>
      </w:r>
      <w:proofErr w:type="gramEnd"/>
      <w:r w:rsidRPr="007017EA">
        <w:rPr>
          <w:lang w:val="en-US"/>
        </w:rPr>
        <w:t xml:space="preserve"> project, with several</w:t>
      </w:r>
    </w:p>
    <w:p w14:paraId="563E1D1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venues for the community members to gather and exchange ideas. View all</w:t>
      </w:r>
    </w:p>
    <w:p w14:paraId="27EEFD6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the threads on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="https://forum.codeigniter.com/"</w:t>
      </w:r>
    </w:p>
    <w:p w14:paraId="167D4B6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target="_blank"&gt;CodeIgniter's forum&lt;/a&gt;, or 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="https://codeigniterchat.slack.com/"</w:t>
      </w:r>
    </w:p>
    <w:p w14:paraId="5FC1FA6B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target="_blank"&gt;chat on Slack&lt;/a</w:t>
      </w:r>
      <w:proofErr w:type="gramStart"/>
      <w:r w:rsidRPr="007017EA">
        <w:rPr>
          <w:lang w:val="en-US"/>
        </w:rPr>
        <w:t>&gt; !</w:t>
      </w:r>
      <w:proofErr w:type="gramEnd"/>
      <w:r w:rsidRPr="007017EA">
        <w:rPr>
          <w:lang w:val="en-US"/>
        </w:rPr>
        <w:t>&lt;/p&gt;</w:t>
      </w:r>
    </w:p>
    <w:p w14:paraId="2FB0B277" w14:textId="77777777" w:rsidR="007017EA" w:rsidRPr="007017EA" w:rsidRDefault="007017EA" w:rsidP="007017EA">
      <w:pPr>
        <w:rPr>
          <w:lang w:val="en-US"/>
        </w:rPr>
      </w:pPr>
    </w:p>
    <w:p w14:paraId="28BB3FA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&lt;h2&gt;</w:t>
      </w:r>
    </w:p>
    <w:p w14:paraId="3286650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             &lt;</w:t>
      </w:r>
      <w:proofErr w:type="spellStart"/>
      <w:r w:rsidRPr="007017EA">
        <w:rPr>
          <w:lang w:val="en-US"/>
        </w:rPr>
        <w:t>svg</w:t>
      </w:r>
      <w:proofErr w:type="spellEnd"/>
      <w:r w:rsidRPr="007017EA">
        <w:rPr>
          <w:lang w:val="en-US"/>
        </w:rPr>
        <w:t xml:space="preserve"> </w:t>
      </w:r>
      <w:proofErr w:type="spellStart"/>
      <w:r w:rsidRPr="007017EA">
        <w:rPr>
          <w:lang w:val="en-US"/>
        </w:rPr>
        <w:t>xmlns</w:t>
      </w:r>
      <w:proofErr w:type="spellEnd"/>
      <w:r w:rsidRPr="007017EA">
        <w:rPr>
          <w:lang w:val="en-US"/>
        </w:rPr>
        <w:t xml:space="preserve">='http://www.w3.org/2000/svg' </w:t>
      </w:r>
      <w:proofErr w:type="spellStart"/>
      <w:r w:rsidRPr="007017EA">
        <w:rPr>
          <w:lang w:val="en-US"/>
        </w:rPr>
        <w:t>viewBox</w:t>
      </w:r>
      <w:proofErr w:type="spellEnd"/>
      <w:r w:rsidRPr="007017EA">
        <w:rPr>
          <w:lang w:val="en-US"/>
        </w:rPr>
        <w:t>='0 0 512 512'&gt;&lt;line x1='176' y1='48' x2='336' y2='48' style='fill:none;stroke:#000;stroke-linecap:round;stroke-miterlimit:10;stroke-width:32px'/&gt;&lt;line x1='118' y1='304' x2='394' y2='304' style='fill:none;stroke:#000;stroke-linecap:round;stroke-miterlimit:10;stroke-width:32px'/&gt;&lt;path d='M208,48v93.48a64.09,64.09,0,0,1-9.88,34.18L73.21,373.49C48.4,412.78,76.63,464,123.08,464H388.92c46.45,0,74.68-51.22,49.87-90.51L313.87,175.66A64.09,64.09,0,0,1,304,141.48V48' style='fill:none;stroke:#000;stroke-linecap:round;stroke-miterlimit:10;stroke-width:32px'/&gt;&lt;/svg&gt;</w:t>
      </w:r>
    </w:p>
    <w:p w14:paraId="68DF8D1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Contribute</w:t>
      </w:r>
    </w:p>
    <w:p w14:paraId="6333D43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&lt;/h2&gt;</w:t>
      </w:r>
    </w:p>
    <w:p w14:paraId="5661124D" w14:textId="77777777" w:rsidR="007017EA" w:rsidRPr="007017EA" w:rsidRDefault="007017EA" w:rsidP="007017EA">
      <w:pPr>
        <w:rPr>
          <w:lang w:val="en-US"/>
        </w:rPr>
      </w:pPr>
    </w:p>
    <w:p w14:paraId="6508096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&lt;p&gt;CodeIgniter is a community driven project and accepts contributions</w:t>
      </w:r>
    </w:p>
    <w:p w14:paraId="005CE6A6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of code and documentation from the community. Why not</w:t>
      </w:r>
    </w:p>
    <w:p w14:paraId="07090CF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 &lt;a </w:t>
      </w:r>
      <w:proofErr w:type="spellStart"/>
      <w:r w:rsidRPr="007017EA">
        <w:rPr>
          <w:lang w:val="en-US"/>
        </w:rPr>
        <w:t>href</w:t>
      </w:r>
      <w:proofErr w:type="spellEnd"/>
      <w:r w:rsidRPr="007017EA">
        <w:rPr>
          <w:lang w:val="en-US"/>
        </w:rPr>
        <w:t>="https://codeigniter.com/</w:t>
      </w:r>
      <w:proofErr w:type="spellStart"/>
      <w:r w:rsidRPr="007017EA">
        <w:rPr>
          <w:lang w:val="en-US"/>
        </w:rPr>
        <w:t>en</w:t>
      </w:r>
      <w:proofErr w:type="spellEnd"/>
      <w:r w:rsidRPr="007017EA">
        <w:rPr>
          <w:lang w:val="en-US"/>
        </w:rPr>
        <w:t>/contribute" target="_blank"&gt;</w:t>
      </w:r>
    </w:p>
    <w:p w14:paraId="0142AB4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     join us&lt;/a</w:t>
      </w:r>
      <w:proofErr w:type="gramStart"/>
      <w:r w:rsidRPr="007017EA">
        <w:rPr>
          <w:lang w:val="en-US"/>
        </w:rPr>
        <w:t>&gt; ?</w:t>
      </w:r>
      <w:proofErr w:type="gramEnd"/>
      <w:r w:rsidRPr="007017EA">
        <w:rPr>
          <w:lang w:val="en-US"/>
        </w:rPr>
        <w:t>&lt;/p&gt;</w:t>
      </w:r>
    </w:p>
    <w:p w14:paraId="75B1CBAD" w14:textId="77777777" w:rsidR="007017EA" w:rsidRPr="007017EA" w:rsidRDefault="007017EA" w:rsidP="007017EA">
      <w:pPr>
        <w:rPr>
          <w:lang w:val="en-US"/>
        </w:rPr>
      </w:pPr>
    </w:p>
    <w:p w14:paraId="40DF975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&lt;/section&gt;</w:t>
      </w:r>
    </w:p>
    <w:p w14:paraId="5CBD23CB" w14:textId="77777777" w:rsidR="007017EA" w:rsidRPr="007017EA" w:rsidRDefault="007017EA" w:rsidP="007017EA">
      <w:pPr>
        <w:rPr>
          <w:lang w:val="en-US"/>
        </w:rPr>
      </w:pPr>
    </w:p>
    <w:p w14:paraId="5F12F80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&lt;/div&gt;</w:t>
      </w:r>
    </w:p>
    <w:p w14:paraId="75C1800D" w14:textId="77777777" w:rsidR="007017EA" w:rsidRPr="007017EA" w:rsidRDefault="007017EA" w:rsidP="007017EA">
      <w:pPr>
        <w:rPr>
          <w:lang w:val="en-US"/>
        </w:rPr>
      </w:pPr>
    </w:p>
    <w:p w14:paraId="1B5A6152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FOOTER: DEBUG INFO + COPYRIGHTS --&gt;</w:t>
      </w:r>
    </w:p>
    <w:p w14:paraId="75543E28" w14:textId="77777777" w:rsidR="007017EA" w:rsidRPr="007017EA" w:rsidRDefault="007017EA" w:rsidP="007017EA">
      <w:pPr>
        <w:rPr>
          <w:lang w:val="en-US"/>
        </w:rPr>
      </w:pPr>
    </w:p>
    <w:p w14:paraId="3BE18DA7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&lt;footer&gt;</w:t>
      </w:r>
    </w:p>
    <w:p w14:paraId="570402B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class="environment"&gt;</w:t>
      </w:r>
    </w:p>
    <w:p w14:paraId="4FE98936" w14:textId="77777777" w:rsidR="007017EA" w:rsidRPr="007017EA" w:rsidRDefault="007017EA" w:rsidP="007017EA">
      <w:pPr>
        <w:rPr>
          <w:lang w:val="en-US"/>
        </w:rPr>
      </w:pPr>
    </w:p>
    <w:p w14:paraId="4D41CF2F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&lt;p&gt;Page rendered in {</w:t>
      </w:r>
      <w:proofErr w:type="spellStart"/>
      <w:r w:rsidRPr="007017EA">
        <w:rPr>
          <w:lang w:val="en-US"/>
        </w:rPr>
        <w:t>elapsed_time</w:t>
      </w:r>
      <w:proofErr w:type="spellEnd"/>
      <w:r w:rsidRPr="007017EA">
        <w:rPr>
          <w:lang w:val="en-US"/>
        </w:rPr>
        <w:t>} seconds&lt;/p&gt;</w:t>
      </w:r>
    </w:p>
    <w:p w14:paraId="70B60D7F" w14:textId="77777777" w:rsidR="007017EA" w:rsidRPr="007017EA" w:rsidRDefault="007017EA" w:rsidP="007017EA">
      <w:pPr>
        <w:rPr>
          <w:lang w:val="en-US"/>
        </w:rPr>
      </w:pPr>
    </w:p>
    <w:p w14:paraId="1330AFA9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 xml:space="preserve">        &lt;p&gt;Environment: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</w:t>
      </w:r>
      <w:proofErr w:type="gramStart"/>
      <w:r w:rsidRPr="007017EA">
        <w:rPr>
          <w:lang w:val="en-US"/>
        </w:rPr>
        <w:t>ENVIRONMENT ?</w:t>
      </w:r>
      <w:proofErr w:type="gramEnd"/>
      <w:r w:rsidRPr="007017EA">
        <w:rPr>
          <w:lang w:val="en-US"/>
        </w:rPr>
        <w:t>&gt;&lt;/p&gt;</w:t>
      </w:r>
    </w:p>
    <w:p w14:paraId="4DCF96DF" w14:textId="77777777" w:rsidR="007017EA" w:rsidRPr="007017EA" w:rsidRDefault="007017EA" w:rsidP="007017EA">
      <w:pPr>
        <w:rPr>
          <w:lang w:val="en-US"/>
        </w:rPr>
      </w:pPr>
    </w:p>
    <w:p w14:paraId="2FDBD6DC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&lt;/div&gt;</w:t>
      </w:r>
    </w:p>
    <w:p w14:paraId="1FCE7457" w14:textId="77777777" w:rsidR="007017EA" w:rsidRPr="007017EA" w:rsidRDefault="007017EA" w:rsidP="007017EA">
      <w:pPr>
        <w:rPr>
          <w:lang w:val="en-US"/>
        </w:rPr>
      </w:pPr>
    </w:p>
    <w:p w14:paraId="4E51ECD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&lt;div class="copyrights"&gt;</w:t>
      </w:r>
    </w:p>
    <w:p w14:paraId="37F7FFFF" w14:textId="77777777" w:rsidR="007017EA" w:rsidRPr="007017EA" w:rsidRDefault="007017EA" w:rsidP="007017EA">
      <w:pPr>
        <w:rPr>
          <w:lang w:val="en-US"/>
        </w:rPr>
      </w:pPr>
    </w:p>
    <w:p w14:paraId="4024B83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&lt;p&gt;&amp;copy; </w:t>
      </w:r>
      <w:proofErr w:type="gramStart"/>
      <w:r w:rsidRPr="007017EA">
        <w:rPr>
          <w:lang w:val="en-US"/>
        </w:rPr>
        <w:t>&lt;?=</w:t>
      </w:r>
      <w:proofErr w:type="gramEnd"/>
      <w:r w:rsidRPr="007017EA">
        <w:rPr>
          <w:lang w:val="en-US"/>
        </w:rPr>
        <w:t xml:space="preserve"> date('Y'</w:t>
      </w:r>
      <w:proofErr w:type="gramStart"/>
      <w:r w:rsidRPr="007017EA">
        <w:rPr>
          <w:lang w:val="en-US"/>
        </w:rPr>
        <w:t>) ?</w:t>
      </w:r>
      <w:proofErr w:type="gramEnd"/>
      <w:r w:rsidRPr="007017EA">
        <w:rPr>
          <w:lang w:val="en-US"/>
        </w:rPr>
        <w:t xml:space="preserve">&gt; CodeIgniter Foundation. CodeIgniter is </w:t>
      </w:r>
      <w:proofErr w:type="gramStart"/>
      <w:r w:rsidRPr="007017EA">
        <w:rPr>
          <w:lang w:val="en-US"/>
        </w:rPr>
        <w:t>open source</w:t>
      </w:r>
      <w:proofErr w:type="gramEnd"/>
      <w:r w:rsidRPr="007017EA">
        <w:rPr>
          <w:lang w:val="en-US"/>
        </w:rPr>
        <w:t xml:space="preserve"> project released under the MIT</w:t>
      </w:r>
    </w:p>
    <w:p w14:paraId="5BBB38D8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gramStart"/>
      <w:r w:rsidRPr="007017EA">
        <w:rPr>
          <w:lang w:val="en-US"/>
        </w:rPr>
        <w:t>open source</w:t>
      </w:r>
      <w:proofErr w:type="gramEnd"/>
      <w:r w:rsidRPr="007017EA">
        <w:rPr>
          <w:lang w:val="en-US"/>
        </w:rPr>
        <w:t xml:space="preserve"> </w:t>
      </w:r>
      <w:proofErr w:type="spellStart"/>
      <w:proofErr w:type="gramStart"/>
      <w:r w:rsidRPr="007017EA">
        <w:rPr>
          <w:lang w:val="en-US"/>
        </w:rPr>
        <w:t>licence</w:t>
      </w:r>
      <w:proofErr w:type="spellEnd"/>
      <w:r w:rsidRPr="007017EA">
        <w:rPr>
          <w:lang w:val="en-US"/>
        </w:rPr>
        <w:t>.&lt;</w:t>
      </w:r>
      <w:proofErr w:type="gramEnd"/>
      <w:r w:rsidRPr="007017EA">
        <w:rPr>
          <w:lang w:val="en-US"/>
        </w:rPr>
        <w:t>/p&gt;</w:t>
      </w:r>
    </w:p>
    <w:p w14:paraId="388098C7" w14:textId="77777777" w:rsidR="007017EA" w:rsidRPr="007017EA" w:rsidRDefault="007017EA" w:rsidP="007017EA">
      <w:pPr>
        <w:rPr>
          <w:lang w:val="en-US"/>
        </w:rPr>
      </w:pPr>
    </w:p>
    <w:p w14:paraId="3871C9C2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&lt;/div&gt;</w:t>
      </w:r>
    </w:p>
    <w:p w14:paraId="0055EB8D" w14:textId="77777777" w:rsidR="007017EA" w:rsidRPr="007017EA" w:rsidRDefault="007017EA" w:rsidP="007017EA">
      <w:pPr>
        <w:rPr>
          <w:lang w:val="en-US"/>
        </w:rPr>
      </w:pPr>
    </w:p>
    <w:p w14:paraId="7B3A2C0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&lt;/footer&gt;</w:t>
      </w:r>
    </w:p>
    <w:p w14:paraId="01B8F8E5" w14:textId="77777777" w:rsidR="007017EA" w:rsidRPr="007017EA" w:rsidRDefault="007017EA" w:rsidP="007017EA">
      <w:pPr>
        <w:rPr>
          <w:lang w:val="en-US"/>
        </w:rPr>
      </w:pPr>
    </w:p>
    <w:p w14:paraId="303128F5" w14:textId="77777777" w:rsidR="007017EA" w:rsidRPr="007017EA" w:rsidRDefault="007017EA" w:rsidP="007017EA">
      <w:pPr>
        <w:rPr>
          <w:lang w:val="en-US"/>
        </w:rPr>
      </w:pPr>
      <w:proofErr w:type="gramStart"/>
      <w:r w:rsidRPr="007017EA">
        <w:rPr>
          <w:lang w:val="en-US"/>
        </w:rPr>
        <w:t>&lt;!--</w:t>
      </w:r>
      <w:proofErr w:type="gramEnd"/>
      <w:r w:rsidRPr="007017EA">
        <w:rPr>
          <w:lang w:val="en-US"/>
        </w:rPr>
        <w:t xml:space="preserve"> SCRIPTS --&gt;</w:t>
      </w:r>
    </w:p>
    <w:p w14:paraId="68FD0895" w14:textId="77777777" w:rsidR="007017EA" w:rsidRPr="007017EA" w:rsidRDefault="007017EA" w:rsidP="007017EA">
      <w:pPr>
        <w:rPr>
          <w:lang w:val="en-US"/>
        </w:rPr>
      </w:pPr>
    </w:p>
    <w:p w14:paraId="4E3F3B3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&lt;script&gt;</w:t>
      </w:r>
    </w:p>
    <w:p w14:paraId="6ACF3C7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function </w:t>
      </w:r>
      <w:proofErr w:type="spellStart"/>
      <w:proofErr w:type="gramStart"/>
      <w:r w:rsidRPr="007017EA">
        <w:rPr>
          <w:lang w:val="en-US"/>
        </w:rPr>
        <w:t>toggleMenu</w:t>
      </w:r>
      <w:proofErr w:type="spellEnd"/>
      <w:r w:rsidRPr="007017EA">
        <w:rPr>
          <w:lang w:val="en-US"/>
        </w:rPr>
        <w:t>(</w:t>
      </w:r>
      <w:proofErr w:type="gramEnd"/>
      <w:r w:rsidRPr="007017EA">
        <w:rPr>
          <w:lang w:val="en-US"/>
        </w:rPr>
        <w:t>) {</w:t>
      </w:r>
    </w:p>
    <w:p w14:paraId="2B50784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var </w:t>
      </w:r>
      <w:proofErr w:type="spellStart"/>
      <w:r w:rsidRPr="007017EA">
        <w:rPr>
          <w:lang w:val="en-US"/>
        </w:rPr>
        <w:t>menuItems</w:t>
      </w:r>
      <w:proofErr w:type="spellEnd"/>
      <w:r w:rsidRPr="007017EA">
        <w:rPr>
          <w:lang w:val="en-US"/>
        </w:rPr>
        <w:t xml:space="preserve"> = </w:t>
      </w:r>
      <w:proofErr w:type="spellStart"/>
      <w:proofErr w:type="gramStart"/>
      <w:r w:rsidRPr="007017EA">
        <w:rPr>
          <w:lang w:val="en-US"/>
        </w:rPr>
        <w:t>document.getElementsByClassName</w:t>
      </w:r>
      <w:proofErr w:type="spellEnd"/>
      <w:proofErr w:type="gramEnd"/>
      <w:r w:rsidRPr="007017EA">
        <w:rPr>
          <w:lang w:val="en-US"/>
        </w:rPr>
        <w:t>('menu-item');</w:t>
      </w:r>
    </w:p>
    <w:p w14:paraId="49221E5E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for (var 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= 0; 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 xml:space="preserve"> &lt; </w:t>
      </w:r>
      <w:proofErr w:type="spellStart"/>
      <w:r w:rsidRPr="007017EA">
        <w:rPr>
          <w:lang w:val="en-US"/>
        </w:rPr>
        <w:t>menuItems.length</w:t>
      </w:r>
      <w:proofErr w:type="spellEnd"/>
      <w:r w:rsidRPr="007017EA">
        <w:rPr>
          <w:lang w:val="en-US"/>
        </w:rPr>
        <w:t xml:space="preserve">; 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++) {</w:t>
      </w:r>
    </w:p>
    <w:p w14:paraId="3CF3E44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var </w:t>
      </w:r>
      <w:proofErr w:type="spellStart"/>
      <w:r w:rsidRPr="007017EA">
        <w:rPr>
          <w:lang w:val="en-US"/>
        </w:rPr>
        <w:t>menuItem</w:t>
      </w:r>
      <w:proofErr w:type="spellEnd"/>
      <w:r w:rsidRPr="007017EA">
        <w:rPr>
          <w:lang w:val="en-US"/>
        </w:rPr>
        <w:t xml:space="preserve"> = </w:t>
      </w:r>
      <w:proofErr w:type="spellStart"/>
      <w:r w:rsidRPr="007017EA">
        <w:rPr>
          <w:lang w:val="en-US"/>
        </w:rPr>
        <w:t>menuItems</w:t>
      </w:r>
      <w:proofErr w:type="spellEnd"/>
      <w:r w:rsidRPr="007017EA">
        <w:rPr>
          <w:lang w:val="en-US"/>
        </w:rPr>
        <w:t>[</w:t>
      </w:r>
      <w:proofErr w:type="spellStart"/>
      <w:r w:rsidRPr="007017EA">
        <w:rPr>
          <w:lang w:val="en-US"/>
        </w:rPr>
        <w:t>i</w:t>
      </w:r>
      <w:proofErr w:type="spellEnd"/>
      <w:r w:rsidRPr="007017EA">
        <w:rPr>
          <w:lang w:val="en-US"/>
        </w:rPr>
        <w:t>];</w:t>
      </w:r>
    </w:p>
    <w:p w14:paraId="738A23E1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 xml:space="preserve">            </w:t>
      </w:r>
      <w:proofErr w:type="spellStart"/>
      <w:proofErr w:type="gramStart"/>
      <w:r w:rsidRPr="007017EA">
        <w:rPr>
          <w:lang w:val="en-US"/>
        </w:rPr>
        <w:t>menuItem.classList.toggle</w:t>
      </w:r>
      <w:proofErr w:type="spellEnd"/>
      <w:proofErr w:type="gramEnd"/>
      <w:r w:rsidRPr="007017EA">
        <w:rPr>
          <w:lang w:val="en-US"/>
        </w:rPr>
        <w:t>("hidden");</w:t>
      </w:r>
    </w:p>
    <w:p w14:paraId="158F5AA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    }</w:t>
      </w:r>
    </w:p>
    <w:p w14:paraId="3794E845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    }</w:t>
      </w:r>
    </w:p>
    <w:p w14:paraId="669F7CBA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&lt;/script&gt;</w:t>
      </w:r>
    </w:p>
    <w:p w14:paraId="0F80C75C" w14:textId="77777777" w:rsidR="007017EA" w:rsidRPr="007017EA" w:rsidRDefault="007017EA" w:rsidP="007017EA">
      <w:pPr>
        <w:rPr>
          <w:lang w:val="en-US"/>
        </w:rPr>
      </w:pPr>
    </w:p>
    <w:p w14:paraId="5A6CDB74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lastRenderedPageBreak/>
        <w:t>&lt;!-- --&gt;</w:t>
      </w:r>
    </w:p>
    <w:p w14:paraId="1D2BD27A" w14:textId="77777777" w:rsidR="007017EA" w:rsidRPr="007017EA" w:rsidRDefault="007017EA" w:rsidP="007017EA">
      <w:pPr>
        <w:rPr>
          <w:lang w:val="en-US"/>
        </w:rPr>
      </w:pPr>
    </w:p>
    <w:p w14:paraId="353643ED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&lt;/body&gt;</w:t>
      </w:r>
    </w:p>
    <w:p w14:paraId="7DD89803" w14:textId="77777777" w:rsidR="007017EA" w:rsidRPr="007017EA" w:rsidRDefault="007017EA" w:rsidP="007017EA">
      <w:pPr>
        <w:rPr>
          <w:lang w:val="en-US"/>
        </w:rPr>
      </w:pPr>
      <w:r w:rsidRPr="007017EA">
        <w:rPr>
          <w:lang w:val="en-US"/>
        </w:rPr>
        <w:t>&lt;/html&gt;</w:t>
      </w:r>
    </w:p>
    <w:p w14:paraId="794C9EC7" w14:textId="77777777" w:rsidR="007017EA" w:rsidRPr="007017EA" w:rsidRDefault="007017EA" w:rsidP="007017EA">
      <w:pPr>
        <w:rPr>
          <w:lang w:val="en-US"/>
        </w:rPr>
      </w:pPr>
    </w:p>
    <w:p w14:paraId="5ECA1C23" w14:textId="7CD06ECB" w:rsidR="00CB1633" w:rsidRPr="00F56569" w:rsidRDefault="00F56569" w:rsidP="00F56569">
      <w:pPr>
        <w:pStyle w:val="Ttulo3"/>
        <w:rPr>
          <w:lang w:val="en-US"/>
        </w:rPr>
      </w:pPr>
      <w:bookmarkStart w:id="13" w:name="_Toc227837290"/>
      <w:r w:rsidRPr="00F56569">
        <w:rPr>
          <w:lang w:val="en-US"/>
        </w:rPr>
        <w:t>2.1.</w:t>
      </w:r>
      <w:proofErr w:type="gramStart"/>
      <w:r w:rsidRPr="00F56569">
        <w:rPr>
          <w:lang w:val="en-US"/>
        </w:rPr>
        <w:t>11 .</w:t>
      </w:r>
      <w:proofErr w:type="spellStart"/>
      <w:r w:rsidRPr="00F56569">
        <w:rPr>
          <w:lang w:val="en-US"/>
        </w:rPr>
        <w:t>htacces</w:t>
      </w:r>
      <w:bookmarkEnd w:id="13"/>
      <w:proofErr w:type="spellEnd"/>
      <w:proofErr w:type="gramEnd"/>
    </w:p>
    <w:p w14:paraId="43906FA8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&lt;</w:t>
      </w:r>
      <w:proofErr w:type="spellStart"/>
      <w:r w:rsidRPr="00F56569">
        <w:rPr>
          <w:lang w:val="en-US"/>
        </w:rPr>
        <w:t>IfModule</w:t>
      </w:r>
      <w:proofErr w:type="spellEnd"/>
      <w:r w:rsidRPr="00F56569">
        <w:rPr>
          <w:lang w:val="en-US"/>
        </w:rPr>
        <w:t xml:space="preserve"> </w:t>
      </w:r>
      <w:proofErr w:type="spellStart"/>
      <w:r w:rsidRPr="00F56569">
        <w:rPr>
          <w:lang w:val="en-US"/>
        </w:rPr>
        <w:t>authz_core_module</w:t>
      </w:r>
      <w:proofErr w:type="spellEnd"/>
      <w:r w:rsidRPr="00F56569">
        <w:rPr>
          <w:lang w:val="en-US"/>
        </w:rPr>
        <w:t>&gt;</w:t>
      </w:r>
    </w:p>
    <w:p w14:paraId="171853CE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    Require all denied</w:t>
      </w:r>
    </w:p>
    <w:p w14:paraId="1B53BC29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&lt;/</w:t>
      </w:r>
      <w:proofErr w:type="spellStart"/>
      <w:r w:rsidRPr="00F56569">
        <w:rPr>
          <w:lang w:val="en-US"/>
        </w:rPr>
        <w:t>IfModule</w:t>
      </w:r>
      <w:proofErr w:type="spellEnd"/>
      <w:r w:rsidRPr="00F56569">
        <w:rPr>
          <w:lang w:val="en-US"/>
        </w:rPr>
        <w:t>&gt;</w:t>
      </w:r>
    </w:p>
    <w:p w14:paraId="76663ED1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&lt;</w:t>
      </w:r>
      <w:proofErr w:type="spellStart"/>
      <w:proofErr w:type="gramStart"/>
      <w:r w:rsidRPr="00F56569">
        <w:rPr>
          <w:lang w:val="en-US"/>
        </w:rPr>
        <w:t>IfModule</w:t>
      </w:r>
      <w:proofErr w:type="spellEnd"/>
      <w:r w:rsidRPr="00F56569">
        <w:rPr>
          <w:lang w:val="en-US"/>
        </w:rPr>
        <w:t xml:space="preserve"> !</w:t>
      </w:r>
      <w:proofErr w:type="spellStart"/>
      <w:r w:rsidRPr="00F56569">
        <w:rPr>
          <w:lang w:val="en-US"/>
        </w:rPr>
        <w:t>authz</w:t>
      </w:r>
      <w:proofErr w:type="gramEnd"/>
      <w:r w:rsidRPr="00F56569">
        <w:rPr>
          <w:lang w:val="en-US"/>
        </w:rPr>
        <w:t>_core_module</w:t>
      </w:r>
      <w:proofErr w:type="spellEnd"/>
      <w:r w:rsidRPr="00F56569">
        <w:rPr>
          <w:lang w:val="en-US"/>
        </w:rPr>
        <w:t>&gt;</w:t>
      </w:r>
    </w:p>
    <w:p w14:paraId="4B84D488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    Deny from all</w:t>
      </w:r>
    </w:p>
    <w:p w14:paraId="41DA41F1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&lt;/</w:t>
      </w:r>
      <w:proofErr w:type="spellStart"/>
      <w:r w:rsidRPr="00F56569">
        <w:rPr>
          <w:lang w:val="en-US"/>
        </w:rPr>
        <w:t>IfModule</w:t>
      </w:r>
      <w:proofErr w:type="spellEnd"/>
      <w:r w:rsidRPr="00F56569">
        <w:rPr>
          <w:lang w:val="en-US"/>
        </w:rPr>
        <w:t>&gt;</w:t>
      </w:r>
    </w:p>
    <w:p w14:paraId="6D20A0E7" w14:textId="77777777" w:rsidR="00F56569" w:rsidRPr="00F56569" w:rsidRDefault="00F56569" w:rsidP="00F56569">
      <w:pPr>
        <w:rPr>
          <w:lang w:val="en-US"/>
        </w:rPr>
      </w:pPr>
    </w:p>
    <w:p w14:paraId="77EEA92C" w14:textId="16B4082D" w:rsidR="00CB1633" w:rsidRDefault="00F56569" w:rsidP="00F56569">
      <w:pPr>
        <w:pStyle w:val="Ttulo3"/>
        <w:rPr>
          <w:lang w:val="en-US"/>
        </w:rPr>
      </w:pPr>
      <w:bookmarkStart w:id="14" w:name="_Toc227837291"/>
      <w:r w:rsidRPr="00F56569">
        <w:rPr>
          <w:lang w:val="en-US"/>
        </w:rPr>
        <w:t xml:space="preserve">2.1.12 </w:t>
      </w:r>
      <w:proofErr w:type="spellStart"/>
      <w:r w:rsidRPr="00F56569">
        <w:rPr>
          <w:lang w:val="en-US"/>
        </w:rPr>
        <w:t>C</w:t>
      </w:r>
      <w:r>
        <w:rPr>
          <w:lang w:val="en-US"/>
        </w:rPr>
        <w:t>ommon.php</w:t>
      </w:r>
      <w:bookmarkEnd w:id="14"/>
      <w:proofErr w:type="spellEnd"/>
    </w:p>
    <w:p w14:paraId="5368E662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&lt;?</w:t>
      </w:r>
      <w:proofErr w:type="spellStart"/>
      <w:r w:rsidRPr="00F56569">
        <w:rPr>
          <w:lang w:val="en-US"/>
        </w:rPr>
        <w:t>php</w:t>
      </w:r>
      <w:proofErr w:type="spellEnd"/>
    </w:p>
    <w:p w14:paraId="7A5B0D19" w14:textId="77777777" w:rsidR="00F56569" w:rsidRPr="00F56569" w:rsidRDefault="00F56569" w:rsidP="00F56569">
      <w:pPr>
        <w:rPr>
          <w:lang w:val="en-US"/>
        </w:rPr>
      </w:pPr>
    </w:p>
    <w:p w14:paraId="12128493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/**</w:t>
      </w:r>
    </w:p>
    <w:p w14:paraId="6B74C50E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 * The goal of this file is to allow developers a location</w:t>
      </w:r>
    </w:p>
    <w:p w14:paraId="79B89920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 xml:space="preserve"> * </w:t>
      </w:r>
      <w:proofErr w:type="gramStart"/>
      <w:r w:rsidRPr="00F56569">
        <w:rPr>
          <w:lang w:val="en-US"/>
        </w:rPr>
        <w:t>where</w:t>
      </w:r>
      <w:proofErr w:type="gramEnd"/>
      <w:r w:rsidRPr="00F56569">
        <w:rPr>
          <w:lang w:val="en-US"/>
        </w:rPr>
        <w:t xml:space="preserve"> they can overwrite core procedural functions and</w:t>
      </w:r>
    </w:p>
    <w:p w14:paraId="39D76852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 xml:space="preserve"> * </w:t>
      </w:r>
      <w:proofErr w:type="gramStart"/>
      <w:r w:rsidRPr="00F56569">
        <w:rPr>
          <w:lang w:val="en-US"/>
        </w:rPr>
        <w:t>replace</w:t>
      </w:r>
      <w:proofErr w:type="gramEnd"/>
      <w:r w:rsidRPr="00F56569">
        <w:rPr>
          <w:lang w:val="en-US"/>
        </w:rPr>
        <w:t xml:space="preserve"> them with their own. This file is loaded during</w:t>
      </w:r>
    </w:p>
    <w:p w14:paraId="17C9E9D5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 xml:space="preserve"> * </w:t>
      </w:r>
      <w:proofErr w:type="gramStart"/>
      <w:r w:rsidRPr="00F56569">
        <w:rPr>
          <w:lang w:val="en-US"/>
        </w:rPr>
        <w:t>the</w:t>
      </w:r>
      <w:proofErr w:type="gramEnd"/>
      <w:r w:rsidRPr="00F56569">
        <w:rPr>
          <w:lang w:val="en-US"/>
        </w:rPr>
        <w:t xml:space="preserve"> bootstrap process and is called during the frameworks</w:t>
      </w:r>
    </w:p>
    <w:p w14:paraId="381C5444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 xml:space="preserve"> * </w:t>
      </w:r>
      <w:proofErr w:type="gramStart"/>
      <w:r w:rsidRPr="00F56569">
        <w:rPr>
          <w:lang w:val="en-US"/>
        </w:rPr>
        <w:t>execution</w:t>
      </w:r>
      <w:proofErr w:type="gramEnd"/>
      <w:r w:rsidRPr="00F56569">
        <w:rPr>
          <w:lang w:val="en-US"/>
        </w:rPr>
        <w:t>.</w:t>
      </w:r>
    </w:p>
    <w:p w14:paraId="31D97DE9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 *</w:t>
      </w:r>
    </w:p>
    <w:p w14:paraId="7FC018E0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 * This can be looked at as a `master helper` file that is</w:t>
      </w:r>
    </w:p>
    <w:p w14:paraId="07874349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 xml:space="preserve"> * </w:t>
      </w:r>
      <w:proofErr w:type="gramStart"/>
      <w:r w:rsidRPr="00F56569">
        <w:rPr>
          <w:lang w:val="en-US"/>
        </w:rPr>
        <w:t>loaded</w:t>
      </w:r>
      <w:proofErr w:type="gramEnd"/>
      <w:r w:rsidRPr="00F56569">
        <w:rPr>
          <w:lang w:val="en-US"/>
        </w:rPr>
        <w:t xml:space="preserve"> early on, and may also contain additional functions</w:t>
      </w:r>
    </w:p>
    <w:p w14:paraId="6B2D0F60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 xml:space="preserve"> * </w:t>
      </w:r>
      <w:proofErr w:type="gramStart"/>
      <w:r w:rsidRPr="00F56569">
        <w:rPr>
          <w:lang w:val="en-US"/>
        </w:rPr>
        <w:t>that</w:t>
      </w:r>
      <w:proofErr w:type="gramEnd"/>
      <w:r w:rsidRPr="00F56569">
        <w:rPr>
          <w:lang w:val="en-US"/>
        </w:rPr>
        <w:t xml:space="preserve"> you'd like to use throughout your entire application</w:t>
      </w:r>
    </w:p>
    <w:p w14:paraId="3AB3B722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lastRenderedPageBreak/>
        <w:t> *</w:t>
      </w:r>
    </w:p>
    <w:p w14:paraId="1B856480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 * @link: https://codeigniter4.github.io/CodeIgniter4/</w:t>
      </w:r>
    </w:p>
    <w:p w14:paraId="676D5179" w14:textId="77777777" w:rsidR="00F56569" w:rsidRPr="00F56569" w:rsidRDefault="00F56569" w:rsidP="00F56569">
      <w:pPr>
        <w:rPr>
          <w:lang w:val="en-US"/>
        </w:rPr>
      </w:pPr>
      <w:r w:rsidRPr="00F56569">
        <w:rPr>
          <w:lang w:val="en-US"/>
        </w:rPr>
        <w:t> */</w:t>
      </w:r>
    </w:p>
    <w:p w14:paraId="67DB7A07" w14:textId="77777777" w:rsidR="00F56569" w:rsidRPr="00F56569" w:rsidRDefault="00F56569" w:rsidP="00F56569">
      <w:pPr>
        <w:rPr>
          <w:lang w:val="en-US"/>
        </w:rPr>
      </w:pPr>
    </w:p>
    <w:p w14:paraId="0A83D6F9" w14:textId="3240E04D" w:rsidR="00F56569" w:rsidRDefault="00540EA5" w:rsidP="00540EA5">
      <w:pPr>
        <w:pStyle w:val="Ttulo3"/>
        <w:rPr>
          <w:lang w:val="en-US"/>
        </w:rPr>
      </w:pPr>
      <w:bookmarkStart w:id="15" w:name="_Toc227837292"/>
      <w:r>
        <w:rPr>
          <w:lang w:val="en-US"/>
        </w:rPr>
        <w:t>2.1.13 indx.html</w:t>
      </w:r>
      <w:bookmarkEnd w:id="15"/>
    </w:p>
    <w:p w14:paraId="1E91F2C2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>&lt;!DOCTYPE html&gt;</w:t>
      </w:r>
    </w:p>
    <w:p w14:paraId="601AAE27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>&lt;html&gt;</w:t>
      </w:r>
    </w:p>
    <w:p w14:paraId="7A97F86A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>&lt;head&gt;</w:t>
      </w:r>
    </w:p>
    <w:p w14:paraId="3321EA14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>    &lt;title&gt;403 Forbidden&lt;/title&gt;</w:t>
      </w:r>
    </w:p>
    <w:p w14:paraId="371DC693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>&lt;/head&gt;</w:t>
      </w:r>
    </w:p>
    <w:p w14:paraId="0C57CFEB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>&lt;body&gt;</w:t>
      </w:r>
    </w:p>
    <w:p w14:paraId="1FD02E09" w14:textId="77777777" w:rsidR="00540EA5" w:rsidRPr="00540EA5" w:rsidRDefault="00540EA5" w:rsidP="00540EA5">
      <w:pPr>
        <w:rPr>
          <w:lang w:val="en-US"/>
        </w:rPr>
      </w:pPr>
    </w:p>
    <w:p w14:paraId="1082C393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 xml:space="preserve">&lt;p&gt;Directory access is </w:t>
      </w:r>
      <w:proofErr w:type="gramStart"/>
      <w:r w:rsidRPr="00540EA5">
        <w:rPr>
          <w:lang w:val="en-US"/>
        </w:rPr>
        <w:t>forbidden.&lt;</w:t>
      </w:r>
      <w:proofErr w:type="gramEnd"/>
      <w:r w:rsidRPr="00540EA5">
        <w:rPr>
          <w:lang w:val="en-US"/>
        </w:rPr>
        <w:t>/p&gt;</w:t>
      </w:r>
    </w:p>
    <w:p w14:paraId="039589A4" w14:textId="77777777" w:rsidR="00540EA5" w:rsidRPr="00540EA5" w:rsidRDefault="00540EA5" w:rsidP="00540EA5">
      <w:pPr>
        <w:rPr>
          <w:lang w:val="en-US"/>
        </w:rPr>
      </w:pPr>
    </w:p>
    <w:p w14:paraId="1ACE04A3" w14:textId="77777777" w:rsidR="00540EA5" w:rsidRPr="00540EA5" w:rsidRDefault="00540EA5" w:rsidP="00540EA5">
      <w:pPr>
        <w:rPr>
          <w:lang w:val="en-US"/>
        </w:rPr>
      </w:pPr>
      <w:r w:rsidRPr="00540EA5">
        <w:rPr>
          <w:lang w:val="en-US"/>
        </w:rPr>
        <w:t>&lt;/body&gt;</w:t>
      </w:r>
    </w:p>
    <w:p w14:paraId="2BB5DBEF" w14:textId="2ED531BC" w:rsidR="00E83290" w:rsidRPr="00540EA5" w:rsidDel="00E83290" w:rsidRDefault="00540EA5" w:rsidP="00540EA5">
      <w:pPr>
        <w:rPr>
          <w:del w:id="16" w:author="Becario Mas metrologia" w:date="2026-04-23T11:04:00Z" w16du:dateUtc="2026-04-23T17:04:00Z"/>
          <w:lang w:val="en-US"/>
        </w:rPr>
      </w:pPr>
      <w:r w:rsidRPr="00540EA5">
        <w:rPr>
          <w:lang w:val="en-US"/>
        </w:rPr>
        <w:t>&lt;/html&gt;</w:t>
      </w:r>
    </w:p>
    <w:p w14:paraId="1FB966B1" w14:textId="77777777" w:rsidR="00540EA5" w:rsidRPr="00540EA5" w:rsidRDefault="00540EA5" w:rsidP="00540EA5">
      <w:pPr>
        <w:rPr>
          <w:lang w:val="en-US"/>
        </w:rPr>
      </w:pPr>
    </w:p>
    <w:p w14:paraId="24290F8F" w14:textId="312463DE" w:rsidR="00540EA5" w:rsidRDefault="00545BC0" w:rsidP="00AA15AC">
      <w:pPr>
        <w:pStyle w:val="Ttulo2"/>
        <w:rPr>
          <w:lang w:val="en-US"/>
        </w:rPr>
      </w:pPr>
      <w:bookmarkStart w:id="17" w:name="_Toc227837293"/>
      <w:r>
        <w:rPr>
          <w:lang w:val="en-US"/>
        </w:rPr>
        <w:t>2.</w:t>
      </w:r>
      <w:r w:rsidR="006532BA">
        <w:rPr>
          <w:lang w:val="en-US"/>
        </w:rPr>
        <w:t>2</w:t>
      </w:r>
      <w:r>
        <w:rPr>
          <w:lang w:val="en-US"/>
        </w:rPr>
        <w:t xml:space="preserve"> public</w:t>
      </w:r>
      <w:bookmarkEnd w:id="17"/>
    </w:p>
    <w:p w14:paraId="0A4B8AE1" w14:textId="2E06E442" w:rsidR="0046199E" w:rsidRDefault="0046199E" w:rsidP="008C4AD5">
      <w:pPr>
        <w:pStyle w:val="Ttulo3"/>
        <w:rPr>
          <w:lang w:val="en-US"/>
        </w:rPr>
      </w:pPr>
      <w:bookmarkStart w:id="18" w:name="_Toc227837294"/>
      <w:r>
        <w:rPr>
          <w:lang w:val="en-US"/>
        </w:rPr>
        <w:t>2.</w:t>
      </w:r>
      <w:r w:rsidR="006532BA">
        <w:rPr>
          <w:lang w:val="en-US"/>
        </w:rPr>
        <w:t>2</w:t>
      </w:r>
      <w:r>
        <w:rPr>
          <w:lang w:val="en-US"/>
        </w:rPr>
        <w:t>.1 template</w:t>
      </w:r>
      <w:bookmarkEnd w:id="18"/>
    </w:p>
    <w:p w14:paraId="2848D541" w14:textId="237CC72D" w:rsidR="0046199E" w:rsidRDefault="00AF6D69" w:rsidP="008C4AD5">
      <w:pPr>
        <w:pStyle w:val="Ttulo4"/>
        <w:rPr>
          <w:lang w:val="en-US"/>
        </w:rPr>
      </w:pPr>
      <w:r w:rsidRPr="00D23FA7">
        <w:rPr>
          <w:lang w:val="en-US"/>
        </w:rPr>
        <w:t>2.</w:t>
      </w:r>
      <w:r w:rsidR="006532BA">
        <w:rPr>
          <w:lang w:val="en-US"/>
        </w:rPr>
        <w:t>2</w:t>
      </w:r>
      <w:r w:rsidRPr="00D23FA7">
        <w:rPr>
          <w:lang w:val="en-US"/>
        </w:rPr>
        <w:t xml:space="preserve">.1.1 </w:t>
      </w:r>
      <w:r w:rsidR="00242D6D" w:rsidRPr="00D23FA7">
        <w:rPr>
          <w:lang w:val="en-US"/>
        </w:rPr>
        <w:t>build</w:t>
      </w:r>
    </w:p>
    <w:p w14:paraId="4D2F3E1A" w14:textId="358A2584" w:rsidR="001D290E" w:rsidRPr="001D290E" w:rsidRDefault="001D290E" w:rsidP="001D290E">
      <w:r w:rsidRPr="001D290E">
        <w:t xml:space="preserve">Es la </w:t>
      </w:r>
      <w:r w:rsidR="001F1633">
        <w:t xml:space="preserve">construcción general del </w:t>
      </w:r>
      <w:proofErr w:type="spellStart"/>
      <w:r w:rsidR="001F1633">
        <w:t>css</w:t>
      </w:r>
      <w:proofErr w:type="spellEnd"/>
      <w:r w:rsidR="001F1633">
        <w:t xml:space="preserve"> el cual se </w:t>
      </w:r>
      <w:r w:rsidR="00570AA5">
        <w:t>descargó</w:t>
      </w:r>
      <w:r w:rsidR="001F1633">
        <w:t xml:space="preserve"> desde el </w:t>
      </w:r>
      <w:proofErr w:type="spellStart"/>
      <w:r w:rsidR="001F1633">
        <w:t>framework</w:t>
      </w:r>
      <w:proofErr w:type="spellEnd"/>
    </w:p>
    <w:p w14:paraId="7AFF4E34" w14:textId="4ABD271D" w:rsidR="001F1633" w:rsidRPr="001F1633" w:rsidRDefault="006E1396" w:rsidP="00ED1B96">
      <w:pPr>
        <w:pStyle w:val="Ttulo3"/>
      </w:pPr>
      <w:bookmarkStart w:id="19" w:name="_Toc227837295"/>
      <w:r w:rsidRPr="001D290E">
        <w:t>2.</w:t>
      </w:r>
      <w:r w:rsidR="001D290E" w:rsidRPr="001D290E">
        <w:t>2</w:t>
      </w:r>
      <w:r w:rsidRPr="001D290E">
        <w:t xml:space="preserve">.2 </w:t>
      </w:r>
      <w:proofErr w:type="spellStart"/>
      <w:r w:rsidRPr="001D290E">
        <w:t>css</w:t>
      </w:r>
      <w:proofErr w:type="spellEnd"/>
      <w:r w:rsidRPr="001D290E">
        <w:t>/</w:t>
      </w:r>
      <w:proofErr w:type="spellStart"/>
      <w:r w:rsidRPr="001D290E">
        <w:t>maps</w:t>
      </w:r>
      <w:bookmarkEnd w:id="19"/>
      <w:proofErr w:type="spellEnd"/>
    </w:p>
    <w:p w14:paraId="39F2FA04" w14:textId="6D3724F9" w:rsidR="006E1396" w:rsidRPr="006E1396" w:rsidRDefault="006E1396" w:rsidP="00027EF4">
      <w:pPr>
        <w:pStyle w:val="Ttulo4"/>
        <w:rPr>
          <w:lang w:val="en-US"/>
        </w:rPr>
      </w:pPr>
      <w:r>
        <w:rPr>
          <w:lang w:val="en-US"/>
        </w:rPr>
        <w:t>2.</w:t>
      </w:r>
      <w:r w:rsidR="001D290E">
        <w:rPr>
          <w:lang w:val="en-US"/>
        </w:rPr>
        <w:t>2</w:t>
      </w:r>
      <w:r>
        <w:rPr>
          <w:lang w:val="en-US"/>
        </w:rPr>
        <w:t>.2.1</w:t>
      </w:r>
      <w:r w:rsidR="00122449">
        <w:rPr>
          <w:lang w:val="en-US"/>
        </w:rPr>
        <w:t xml:space="preserve"> certificaciones.css</w:t>
      </w:r>
    </w:p>
    <w:p w14:paraId="330B191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* {</w:t>
      </w:r>
    </w:p>
    <w:p w14:paraId="4BCE962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margin: 0;</w:t>
      </w:r>
    </w:p>
    <w:p w14:paraId="4F63D16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padding: 0;</w:t>
      </w:r>
    </w:p>
    <w:p w14:paraId="436537D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    box-sizing: border-box;</w:t>
      </w:r>
    </w:p>
    <w:p w14:paraId="1D1BB0E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font-family: 'DM Sans', sans-serif;</w:t>
      </w:r>
    </w:p>
    <w:p w14:paraId="4A5F906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4F336F26" w14:textId="77777777" w:rsidR="00057D6E" w:rsidRPr="00057D6E" w:rsidRDefault="00057D6E" w:rsidP="00057D6E">
      <w:pPr>
        <w:rPr>
          <w:lang w:val="en-US"/>
        </w:rPr>
      </w:pPr>
    </w:p>
    <w:p w14:paraId="033BD355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body{</w:t>
      </w:r>
      <w:proofErr w:type="gramEnd"/>
    </w:p>
    <w:p w14:paraId="2927252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</w:t>
      </w:r>
      <w:proofErr w:type="spellStart"/>
      <w:proofErr w:type="gramStart"/>
      <w:r w:rsidRPr="00057D6E">
        <w:rPr>
          <w:lang w:val="en-US"/>
        </w:rPr>
        <w:t>background:linear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gradient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120deg, #F1F5F9, #97DB43);</w:t>
      </w:r>
    </w:p>
    <w:p w14:paraId="5DC8B7E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min-height: 100vh;</w:t>
      </w:r>
    </w:p>
    <w:p w14:paraId="7845453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/*font-family: Arial, sans-</w:t>
      </w:r>
      <w:proofErr w:type="gramStart"/>
      <w:r w:rsidRPr="00057D6E">
        <w:rPr>
          <w:lang w:val="en-US"/>
        </w:rPr>
        <w:t>serif;*</w:t>
      </w:r>
      <w:proofErr w:type="gramEnd"/>
      <w:r w:rsidRPr="00057D6E">
        <w:rPr>
          <w:lang w:val="en-US"/>
        </w:rPr>
        <w:t>/</w:t>
      </w:r>
    </w:p>
    <w:p w14:paraId="147CE5F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168FC566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topbar</w:t>
      </w:r>
      <w:proofErr w:type="spellEnd"/>
      <w:proofErr w:type="gramEnd"/>
      <w:r w:rsidRPr="00057D6E">
        <w:rPr>
          <w:lang w:val="en-US"/>
        </w:rPr>
        <w:t>{</w:t>
      </w:r>
    </w:p>
    <w:p w14:paraId="24948D2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</w:t>
      </w:r>
      <w:proofErr w:type="spellStart"/>
      <w:proofErr w:type="gramStart"/>
      <w:r w:rsidRPr="00057D6E">
        <w:rPr>
          <w:lang w:val="en-US"/>
        </w:rPr>
        <w:t>display:flex</w:t>
      </w:r>
      <w:proofErr w:type="spellEnd"/>
      <w:proofErr w:type="gramEnd"/>
      <w:r w:rsidRPr="00057D6E">
        <w:rPr>
          <w:lang w:val="en-US"/>
        </w:rPr>
        <w:t>;</w:t>
      </w:r>
    </w:p>
    <w:p w14:paraId="71F80CB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justify-content: space-between;</w:t>
      </w:r>
    </w:p>
    <w:p w14:paraId="540D033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15px 25px;</w:t>
      </w:r>
    </w:p>
    <w:p w14:paraId="1240AE3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white;</w:t>
      </w:r>
    </w:p>
    <w:p w14:paraId="56695DE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box-shadow: 0 4px 15px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0,0,0,0.1);</w:t>
      </w:r>
    </w:p>
    <w:p w14:paraId="23438D61" w14:textId="77777777" w:rsidR="00057D6E" w:rsidRPr="00057D6E" w:rsidRDefault="00057D6E" w:rsidP="00057D6E">
      <w:r w:rsidRPr="00057D6E">
        <w:rPr>
          <w:lang w:val="en-US"/>
        </w:rPr>
        <w:t xml:space="preserve">  </w:t>
      </w:r>
      <w:r w:rsidRPr="00057D6E">
        <w:t xml:space="preserve">/*nuevas </w:t>
      </w:r>
      <w:proofErr w:type="spellStart"/>
      <w:r w:rsidRPr="00057D6E">
        <w:t>lineas</w:t>
      </w:r>
      <w:proofErr w:type="spellEnd"/>
      <w:r w:rsidRPr="00057D6E">
        <w:t>*/</w:t>
      </w:r>
    </w:p>
    <w:p w14:paraId="719399C0" w14:textId="77777777" w:rsidR="00057D6E" w:rsidRPr="00057D6E" w:rsidRDefault="00057D6E" w:rsidP="00057D6E">
      <w:r w:rsidRPr="00057D6E">
        <w:t xml:space="preserve">  </w:t>
      </w:r>
      <w:proofErr w:type="spellStart"/>
      <w:r w:rsidRPr="00057D6E">
        <w:t>margin</w:t>
      </w:r>
      <w:proofErr w:type="spellEnd"/>
      <w:r w:rsidRPr="00057D6E">
        <w:t>-bottom: 25px;</w:t>
      </w:r>
    </w:p>
    <w:p w14:paraId="467E60F2" w14:textId="77777777" w:rsidR="00057D6E" w:rsidRPr="00057D6E" w:rsidRDefault="00057D6E" w:rsidP="00057D6E">
      <w:r w:rsidRPr="00057D6E">
        <w:t xml:space="preserve">  </w:t>
      </w:r>
    </w:p>
    <w:p w14:paraId="795A0A0A" w14:textId="77777777" w:rsidR="00057D6E" w:rsidRPr="00057D6E" w:rsidRDefault="00057D6E" w:rsidP="00057D6E">
      <w:r w:rsidRPr="00057D6E">
        <w:t xml:space="preserve">  </w:t>
      </w:r>
      <w:proofErr w:type="spellStart"/>
      <w:r w:rsidRPr="00057D6E">
        <w:t>border-radius</w:t>
      </w:r>
      <w:proofErr w:type="spellEnd"/>
      <w:r w:rsidRPr="00057D6E">
        <w:t>: 20px;</w:t>
      </w:r>
    </w:p>
    <w:p w14:paraId="0E401194" w14:textId="77777777" w:rsidR="00057D6E" w:rsidRPr="00057D6E" w:rsidRDefault="00057D6E" w:rsidP="00057D6E">
      <w:r w:rsidRPr="00057D6E">
        <w:t>  /* --- NUEVAS LÍNEAS PARA EL EFECTO FLOTANTE --- */</w:t>
      </w:r>
    </w:p>
    <w:p w14:paraId="4AEF1CA1" w14:textId="77777777" w:rsidR="00057D6E" w:rsidRPr="00057D6E" w:rsidRDefault="00057D6E" w:rsidP="00057D6E">
      <w:r w:rsidRPr="00057D6E">
        <w:t xml:space="preserve">    position: </w:t>
      </w:r>
      <w:proofErr w:type="spellStart"/>
      <w:r w:rsidRPr="00057D6E">
        <w:t>sticky</w:t>
      </w:r>
      <w:proofErr w:type="spellEnd"/>
      <w:r w:rsidRPr="00057D6E">
        <w:t>; /* Se queda pegado al llegar al tope */</w:t>
      </w:r>
    </w:p>
    <w:p w14:paraId="522A195D" w14:textId="77777777" w:rsidR="00057D6E" w:rsidRPr="00057D6E" w:rsidRDefault="00057D6E" w:rsidP="00057D6E">
      <w:r w:rsidRPr="00057D6E">
        <w:t>    top: 20</w:t>
      </w:r>
      <w:proofErr w:type="gramStart"/>
      <w:r w:rsidRPr="00057D6E">
        <w:t xml:space="preserve">px;   </w:t>
      </w:r>
      <w:proofErr w:type="gramEnd"/>
      <w:r w:rsidRPr="00057D6E">
        <w:t>    /* Distancia desde el borde superior del navegador */</w:t>
      </w:r>
    </w:p>
    <w:p w14:paraId="341BEC90" w14:textId="77777777" w:rsidR="00057D6E" w:rsidRPr="00057D6E" w:rsidRDefault="00057D6E" w:rsidP="00057D6E">
      <w:r w:rsidRPr="00057D6E">
        <w:t>    z-</w:t>
      </w:r>
      <w:proofErr w:type="spellStart"/>
      <w:r w:rsidRPr="00057D6E">
        <w:t>index</w:t>
      </w:r>
      <w:proofErr w:type="spellEnd"/>
      <w:r w:rsidRPr="00057D6E">
        <w:t xml:space="preserve">: </w:t>
      </w:r>
      <w:proofErr w:type="gramStart"/>
      <w:r w:rsidRPr="00057D6E">
        <w:t xml:space="preserve">999;   </w:t>
      </w:r>
      <w:proofErr w:type="gramEnd"/>
      <w:r w:rsidRPr="00057D6E">
        <w:t xml:space="preserve"> /* Por debajo del </w:t>
      </w:r>
      <w:proofErr w:type="spellStart"/>
      <w:proofErr w:type="gramStart"/>
      <w:r w:rsidRPr="00057D6E">
        <w:t>sidebar</w:t>
      </w:r>
      <w:proofErr w:type="spellEnd"/>
      <w:proofErr w:type="gramEnd"/>
      <w:r w:rsidRPr="00057D6E">
        <w:t xml:space="preserve"> pero por encima de la tabla */</w:t>
      </w:r>
    </w:p>
    <w:p w14:paraId="2E4F19BE" w14:textId="77777777" w:rsidR="00057D6E" w:rsidRPr="00057D6E" w:rsidRDefault="00057D6E" w:rsidP="00057D6E">
      <w:r w:rsidRPr="00057D6E">
        <w:t xml:space="preserve">    </w:t>
      </w:r>
      <w:proofErr w:type="spellStart"/>
      <w:r w:rsidRPr="00057D6E">
        <w:t>transition</w:t>
      </w:r>
      <w:proofErr w:type="spellEnd"/>
      <w:r w:rsidRPr="00057D6E">
        <w:t xml:space="preserve">: </w:t>
      </w:r>
      <w:proofErr w:type="spellStart"/>
      <w:r w:rsidRPr="00057D6E">
        <w:t>all</w:t>
      </w:r>
      <w:proofErr w:type="spellEnd"/>
      <w:r w:rsidRPr="00057D6E">
        <w:t xml:space="preserve"> 0.3s </w:t>
      </w:r>
      <w:proofErr w:type="spellStart"/>
      <w:r w:rsidRPr="00057D6E">
        <w:t>ease</w:t>
      </w:r>
      <w:proofErr w:type="spellEnd"/>
      <w:r w:rsidRPr="00057D6E">
        <w:t>;</w:t>
      </w:r>
    </w:p>
    <w:p w14:paraId="2B9B682A" w14:textId="77777777" w:rsidR="00057D6E" w:rsidRPr="00057D6E" w:rsidRDefault="00057D6E" w:rsidP="00057D6E">
      <w:r w:rsidRPr="00057D6E">
        <w:t>}</w:t>
      </w:r>
    </w:p>
    <w:p w14:paraId="03F7DA72" w14:textId="77777777" w:rsidR="00057D6E" w:rsidRPr="00057D6E" w:rsidRDefault="00057D6E" w:rsidP="00057D6E"/>
    <w:p w14:paraId="5683E9F4" w14:textId="77777777" w:rsidR="00057D6E" w:rsidRPr="00057D6E" w:rsidRDefault="00057D6E" w:rsidP="00057D6E">
      <w:r w:rsidRPr="00057D6E">
        <w:lastRenderedPageBreak/>
        <w:t>/* Redondear específicamente los inputs y botones del buscador */</w:t>
      </w:r>
    </w:p>
    <w:p w14:paraId="1DB32BBB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.form</w:t>
      </w:r>
      <w:proofErr w:type="gramEnd"/>
      <w:r w:rsidRPr="00057D6E">
        <w:rPr>
          <w:lang w:val="en-US"/>
        </w:rPr>
        <w:t>-control {</w:t>
      </w:r>
    </w:p>
    <w:p w14:paraId="7DA1629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border-radius: 12px;</w:t>
      </w:r>
    </w:p>
    <w:p w14:paraId="3350743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3087BD99" w14:textId="77777777" w:rsidR="00057D6E" w:rsidRPr="00057D6E" w:rsidRDefault="00057D6E" w:rsidP="00057D6E">
      <w:pPr>
        <w:rPr>
          <w:lang w:val="en-US"/>
        </w:rPr>
      </w:pPr>
    </w:p>
    <w:p w14:paraId="628158F7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.</w:t>
      </w:r>
      <w:proofErr w:type="spellStart"/>
      <w:r w:rsidRPr="00057D6E">
        <w:rPr>
          <w:lang w:val="en-US"/>
        </w:rPr>
        <w:t>btn</w:t>
      </w:r>
      <w:proofErr w:type="spellEnd"/>
      <w:proofErr w:type="gramEnd"/>
      <w:r w:rsidRPr="00057D6E">
        <w:rPr>
          <w:lang w:val="en-US"/>
        </w:rPr>
        <w:t xml:space="preserve"> {</w:t>
      </w:r>
    </w:p>
    <w:p w14:paraId="173EF96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border-radius: 12px;</w:t>
      </w:r>
    </w:p>
    <w:p w14:paraId="65F215E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133EBE3F" w14:textId="77777777" w:rsidR="00057D6E" w:rsidRPr="00057D6E" w:rsidRDefault="00057D6E" w:rsidP="00057D6E">
      <w:pPr>
        <w:rPr>
          <w:lang w:val="en-US"/>
        </w:rPr>
      </w:pPr>
    </w:p>
    <w:p w14:paraId="6915385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.user-name-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{</w:t>
      </w:r>
    </w:p>
    <w:p w14:paraId="6E208B4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font-size: 14px;</w:t>
      </w:r>
    </w:p>
    <w:p w14:paraId="718BD27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font-weight: 700;</w:t>
      </w:r>
    </w:p>
    <w:p w14:paraId="1C154D56" w14:textId="77777777" w:rsidR="00057D6E" w:rsidRPr="00057D6E" w:rsidRDefault="00057D6E" w:rsidP="00057D6E">
      <w:r w:rsidRPr="00057D6E">
        <w:rPr>
          <w:lang w:val="en-US"/>
        </w:rPr>
        <w:t xml:space="preserve">    </w:t>
      </w:r>
      <w:r w:rsidRPr="00057D6E">
        <w:t>color: #334155; /* Un tono gris oscuro elegante */</w:t>
      </w:r>
    </w:p>
    <w:p w14:paraId="7844A1B3" w14:textId="77777777" w:rsidR="00057D6E" w:rsidRPr="00057D6E" w:rsidRDefault="00057D6E" w:rsidP="00057D6E">
      <w:r w:rsidRPr="00057D6E">
        <w:t>    /* Si el nombre es muy largo, puedes limitarlo: */</w:t>
      </w:r>
    </w:p>
    <w:p w14:paraId="7BFC3879" w14:textId="77777777" w:rsidR="00057D6E" w:rsidRPr="00057D6E" w:rsidRDefault="00057D6E" w:rsidP="00057D6E">
      <w:pPr>
        <w:rPr>
          <w:lang w:val="en-US"/>
        </w:rPr>
      </w:pPr>
      <w:r w:rsidRPr="00057D6E">
        <w:t xml:space="preserve">    </w:t>
      </w:r>
      <w:r w:rsidRPr="00057D6E">
        <w:rPr>
          <w:lang w:val="en-US"/>
        </w:rPr>
        <w:t>max-width: 150px;</w:t>
      </w:r>
    </w:p>
    <w:p w14:paraId="160F8241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white-space: </w:t>
      </w:r>
      <w:proofErr w:type="spellStart"/>
      <w:r w:rsidRPr="00057D6E">
        <w:rPr>
          <w:lang w:val="en-US"/>
        </w:rPr>
        <w:t>nowrap</w:t>
      </w:r>
      <w:proofErr w:type="spellEnd"/>
      <w:r w:rsidRPr="00057D6E">
        <w:rPr>
          <w:lang w:val="en-US"/>
        </w:rPr>
        <w:t>;</w:t>
      </w:r>
    </w:p>
    <w:p w14:paraId="6C04BAA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overflow: hidden;</w:t>
      </w:r>
    </w:p>
    <w:p w14:paraId="0C7A482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text-overflow: ellipsis;</w:t>
      </w:r>
    </w:p>
    <w:p w14:paraId="4A2DE65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5DEA74F7" w14:textId="77777777" w:rsidR="00057D6E" w:rsidRPr="00057D6E" w:rsidRDefault="00057D6E" w:rsidP="00057D6E">
      <w:pPr>
        <w:rPr>
          <w:lang w:val="en-US"/>
        </w:rPr>
      </w:pPr>
    </w:p>
    <w:p w14:paraId="06960E03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</w:t>
      </w:r>
      <w:proofErr w:type="gramEnd"/>
      <w:r w:rsidRPr="00057D6E">
        <w:rPr>
          <w:lang w:val="en-US"/>
        </w:rPr>
        <w:t xml:space="preserve"> {</w:t>
      </w:r>
    </w:p>
    <w:p w14:paraId="45A43A3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height: 100vh;</w:t>
      </w:r>
    </w:p>
    <w:p w14:paraId="485B3C5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width: 220px;</w:t>
      </w:r>
    </w:p>
    <w:p w14:paraId="6F27551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position: fixed;</w:t>
      </w:r>
    </w:p>
    <w:p w14:paraId="52F8FC2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background: #1E293B;</w:t>
      </w:r>
    </w:p>
    <w:p w14:paraId="34EE03B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color: white;</w:t>
      </w:r>
    </w:p>
    <w:p w14:paraId="2A114904" w14:textId="77777777" w:rsidR="00057D6E" w:rsidRPr="00057D6E" w:rsidRDefault="00057D6E" w:rsidP="00057D6E">
      <w:r w:rsidRPr="00057D6E">
        <w:rPr>
          <w:lang w:val="en-US"/>
        </w:rPr>
        <w:lastRenderedPageBreak/>
        <w:t>   </w:t>
      </w:r>
      <w:r w:rsidRPr="00057D6E">
        <w:t xml:space="preserve">/*nuevas </w:t>
      </w:r>
      <w:proofErr w:type="spellStart"/>
      <w:r w:rsidRPr="00057D6E">
        <w:t>lineas</w:t>
      </w:r>
      <w:proofErr w:type="spellEnd"/>
      <w:r w:rsidRPr="00057D6E">
        <w:t>*/</w:t>
      </w:r>
    </w:p>
    <w:p w14:paraId="742AE781" w14:textId="77777777" w:rsidR="00057D6E" w:rsidRPr="00057D6E" w:rsidRDefault="00057D6E" w:rsidP="00057D6E">
      <w:r w:rsidRPr="00057D6E">
        <w:t>   </w:t>
      </w:r>
      <w:proofErr w:type="spellStart"/>
      <w:r w:rsidRPr="00057D6E">
        <w:t>left</w:t>
      </w:r>
      <w:proofErr w:type="spellEnd"/>
      <w:r w:rsidRPr="00057D6E">
        <w:t>: 0;</w:t>
      </w:r>
    </w:p>
    <w:p w14:paraId="2D0043E3" w14:textId="77777777" w:rsidR="00057D6E" w:rsidRPr="00057D6E" w:rsidRDefault="00057D6E" w:rsidP="00057D6E">
      <w:r w:rsidRPr="00057D6E">
        <w:t>    top: 0;</w:t>
      </w:r>
    </w:p>
    <w:p w14:paraId="7E393766" w14:textId="77777777" w:rsidR="00057D6E" w:rsidRPr="00057D6E" w:rsidRDefault="00057D6E" w:rsidP="00057D6E">
      <w:r w:rsidRPr="00057D6E">
        <w:t>   </w:t>
      </w:r>
      <w:proofErr w:type="spellStart"/>
      <w:r w:rsidRPr="00057D6E">
        <w:t>border-radius</w:t>
      </w:r>
      <w:proofErr w:type="spellEnd"/>
      <w:r w:rsidRPr="00057D6E">
        <w:t xml:space="preserve">: 0 10px </w:t>
      </w:r>
      <w:proofErr w:type="spellStart"/>
      <w:r w:rsidRPr="00057D6E">
        <w:t>10px</w:t>
      </w:r>
      <w:proofErr w:type="spellEnd"/>
      <w:r w:rsidRPr="00057D6E">
        <w:t xml:space="preserve"> 0; /* Esquinas redondeadas */</w:t>
      </w:r>
    </w:p>
    <w:p w14:paraId="740F3F62" w14:textId="77777777" w:rsidR="00057D6E" w:rsidRPr="00057D6E" w:rsidRDefault="00057D6E" w:rsidP="00057D6E">
      <w:pPr>
        <w:rPr>
          <w:lang w:val="en-US"/>
        </w:rPr>
      </w:pPr>
      <w:r w:rsidRPr="00057D6E">
        <w:t xml:space="preserve">    </w:t>
      </w:r>
      <w:r w:rsidRPr="00057D6E">
        <w:rPr>
          <w:lang w:val="en-US"/>
        </w:rPr>
        <w:t xml:space="preserve">box-shadow: 4px 0 15px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0,0,0,0.1);</w:t>
      </w:r>
    </w:p>
    <w:p w14:paraId="07FF9235" w14:textId="77777777" w:rsidR="00057D6E" w:rsidRPr="00057D6E" w:rsidRDefault="00057D6E" w:rsidP="00057D6E">
      <w:r w:rsidRPr="00057D6E">
        <w:rPr>
          <w:lang w:val="en-US"/>
        </w:rPr>
        <w:t xml:space="preserve">    </w:t>
      </w:r>
      <w:r w:rsidRPr="00057D6E">
        <w:t>/*</w:t>
      </w:r>
      <w:proofErr w:type="spellStart"/>
      <w:r w:rsidRPr="00057D6E">
        <w:t>overflow</w:t>
      </w:r>
      <w:proofErr w:type="spellEnd"/>
      <w:r w:rsidRPr="00057D6E">
        <w:t xml:space="preserve">: </w:t>
      </w:r>
      <w:proofErr w:type="spellStart"/>
      <w:proofErr w:type="gramStart"/>
      <w:r w:rsidRPr="00057D6E">
        <w:t>hidden</w:t>
      </w:r>
      <w:proofErr w:type="spellEnd"/>
      <w:r w:rsidRPr="00057D6E">
        <w:t>;  Para</w:t>
      </w:r>
      <w:proofErr w:type="gramEnd"/>
      <w:r w:rsidRPr="00057D6E">
        <w:t xml:space="preserve"> que el fondo de los enlaces no tape las esquinas */</w:t>
      </w:r>
    </w:p>
    <w:p w14:paraId="7298BB9D" w14:textId="77777777" w:rsidR="00057D6E" w:rsidRPr="00057D6E" w:rsidRDefault="00057D6E" w:rsidP="00057D6E">
      <w:pPr>
        <w:rPr>
          <w:lang w:val="en-US"/>
        </w:rPr>
      </w:pPr>
      <w:r w:rsidRPr="00057D6E">
        <w:t xml:space="preserve">    </w:t>
      </w:r>
      <w:r w:rsidRPr="00057D6E">
        <w:rPr>
          <w:lang w:val="en-US"/>
        </w:rPr>
        <w:t>z-index: 1000;</w:t>
      </w:r>
    </w:p>
    <w:p w14:paraId="6862775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2489F20B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</w:t>
      </w:r>
      <w:proofErr w:type="gramEnd"/>
      <w:r w:rsidRPr="00057D6E">
        <w:rPr>
          <w:lang w:val="en-US"/>
        </w:rPr>
        <w:t xml:space="preserve"> h4{</w:t>
      </w:r>
    </w:p>
    <w:p w14:paraId="5B175FD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15px;</w:t>
      </w:r>
    </w:p>
    <w:p w14:paraId="2AC5B99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7E6EA070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</w:t>
      </w:r>
      <w:proofErr w:type="gramEnd"/>
      <w:r w:rsidRPr="00057D6E">
        <w:rPr>
          <w:lang w:val="en-US"/>
        </w:rPr>
        <w:t xml:space="preserve"> a {</w:t>
      </w:r>
    </w:p>
    <w:p w14:paraId="750DD1C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display: block;</w:t>
      </w:r>
    </w:p>
    <w:p w14:paraId="2E36EC6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15px 20px;</w:t>
      </w:r>
    </w:p>
    <w:p w14:paraId="0C18358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color: #E2E8F0;</w:t>
      </w:r>
    </w:p>
    <w:p w14:paraId="17C9B35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text-decoration: none;</w:t>
      </w:r>
    </w:p>
    <w:p w14:paraId="2FF2C94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transition: 0.3s;</w:t>
      </w:r>
    </w:p>
    <w:p w14:paraId="1020A87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4FEBF137" w14:textId="77777777" w:rsidR="00057D6E" w:rsidRPr="00057D6E" w:rsidRDefault="00057D6E" w:rsidP="00057D6E">
      <w:pPr>
        <w:rPr>
          <w:lang w:val="en-US"/>
        </w:rPr>
      </w:pPr>
    </w:p>
    <w:p w14:paraId="29919ADB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</w:t>
      </w:r>
      <w:proofErr w:type="gramEnd"/>
      <w:r w:rsidRPr="00057D6E">
        <w:rPr>
          <w:lang w:val="en-US"/>
        </w:rPr>
        <w:t xml:space="preserve"> </w:t>
      </w:r>
      <w:proofErr w:type="gramStart"/>
      <w:r w:rsidRPr="00057D6E">
        <w:rPr>
          <w:lang w:val="en-US"/>
        </w:rPr>
        <w:t>a:hover</w:t>
      </w:r>
      <w:proofErr w:type="gramEnd"/>
      <w:r w:rsidRPr="00057D6E">
        <w:rPr>
          <w:lang w:val="en-US"/>
        </w:rPr>
        <w:t>{</w:t>
      </w:r>
    </w:p>
    <w:p w14:paraId="51EE8F2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background: #334155;</w:t>
      </w:r>
    </w:p>
    <w:p w14:paraId="47F6FC4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padding-left: 30px;</w:t>
      </w:r>
    </w:p>
    <w:p w14:paraId="6939D8B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6B3C7810" w14:textId="77777777" w:rsidR="00057D6E" w:rsidRPr="00057D6E" w:rsidRDefault="00057D6E" w:rsidP="00057D6E">
      <w:pPr>
        <w:rPr>
          <w:lang w:val="en-US"/>
        </w:rPr>
      </w:pPr>
    </w:p>
    <w:p w14:paraId="09D700DE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</w:t>
      </w:r>
      <w:proofErr w:type="gramEnd"/>
      <w:r w:rsidRPr="00057D6E">
        <w:rPr>
          <w:lang w:val="en-US"/>
        </w:rPr>
        <w:t xml:space="preserve"> </w:t>
      </w:r>
      <w:proofErr w:type="gramStart"/>
      <w:r w:rsidRPr="00057D6E">
        <w:rPr>
          <w:lang w:val="en-US"/>
        </w:rPr>
        <w:t>a:active</w:t>
      </w:r>
      <w:proofErr w:type="gramEnd"/>
      <w:r w:rsidRPr="00057D6E">
        <w:rPr>
          <w:lang w:val="en-US"/>
        </w:rPr>
        <w:t xml:space="preserve"> {</w:t>
      </w:r>
    </w:p>
    <w:p w14:paraId="1848EC4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background: #22C55E;</w:t>
      </w:r>
    </w:p>
    <w:p w14:paraId="409D89B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   color: white;</w:t>
      </w:r>
    </w:p>
    <w:p w14:paraId="76B9A34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4AB99430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.content</w:t>
      </w:r>
      <w:proofErr w:type="gramEnd"/>
      <w:r w:rsidRPr="00057D6E">
        <w:rPr>
          <w:lang w:val="en-US"/>
        </w:rPr>
        <w:t>{</w:t>
      </w:r>
    </w:p>
    <w:p w14:paraId="4C76D4A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margin-left:220px;</w:t>
      </w:r>
    </w:p>
    <w:p w14:paraId="05C99F2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20px</w:t>
      </w:r>
    </w:p>
    <w:p w14:paraId="22EB7EC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3F6A4E96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.card</w:t>
      </w:r>
      <w:proofErr w:type="gramEnd"/>
      <w:r w:rsidRPr="00057D6E">
        <w:rPr>
          <w:lang w:val="en-US"/>
        </w:rPr>
        <w:t xml:space="preserve"> {</w:t>
      </w:r>
    </w:p>
    <w:p w14:paraId="6C55AB3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white;</w:t>
      </w:r>
    </w:p>
    <w:p w14:paraId="2D96CF0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border-radius:20px;</w:t>
      </w:r>
    </w:p>
    <w:p w14:paraId="0D90017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25px;</w:t>
      </w:r>
    </w:p>
    <w:p w14:paraId="6894796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margin-bottom:20px;</w:t>
      </w:r>
    </w:p>
    <w:p w14:paraId="23037D4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box-shadow: 0 8px 30px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0,0,0,0.08);</w:t>
      </w:r>
    </w:p>
    <w:p w14:paraId="57EAD4FA" w14:textId="77777777" w:rsidR="00057D6E" w:rsidRPr="00057D6E" w:rsidRDefault="00057D6E" w:rsidP="00057D6E">
      <w:r w:rsidRPr="00057D6E">
        <w:rPr>
          <w:lang w:val="en-US"/>
        </w:rPr>
        <w:t xml:space="preserve">  </w:t>
      </w:r>
      <w:r w:rsidRPr="00057D6E">
        <w:t>/* Efecto de destellos: un gradiente radial sutil animado */</w:t>
      </w:r>
    </w:p>
    <w:p w14:paraId="66F96B23" w14:textId="77777777" w:rsidR="00057D6E" w:rsidRPr="00057D6E" w:rsidRDefault="00057D6E" w:rsidP="00057D6E">
      <w:pPr>
        <w:rPr>
          <w:lang w:val="en-US"/>
        </w:rPr>
      </w:pPr>
      <w:r w:rsidRPr="00057D6E">
        <w:t xml:space="preserve">    </w:t>
      </w:r>
      <w:r w:rsidRPr="00057D6E">
        <w:rPr>
          <w:lang w:val="en-US"/>
        </w:rPr>
        <w:t xml:space="preserve">background-image: </w:t>
      </w:r>
    </w:p>
    <w:p w14:paraId="0990024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    radial-</w:t>
      </w:r>
      <w:proofErr w:type="gramStart"/>
      <w:r w:rsidRPr="00057D6E">
        <w:rPr>
          <w:lang w:val="en-US"/>
        </w:rPr>
        <w:t>gradient(</w:t>
      </w:r>
      <w:proofErr w:type="gramEnd"/>
      <w:r w:rsidRPr="00057D6E">
        <w:rPr>
          <w:lang w:val="en-US"/>
        </w:rPr>
        <w:t xml:space="preserve">circle at 20% 30%,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151, 219, 67, 0.05) 0%, transparent 20%),</w:t>
      </w:r>
    </w:p>
    <w:p w14:paraId="74B3E1C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    radial-</w:t>
      </w:r>
      <w:proofErr w:type="gramStart"/>
      <w:r w:rsidRPr="00057D6E">
        <w:rPr>
          <w:lang w:val="en-US"/>
        </w:rPr>
        <w:t>gradient(</w:t>
      </w:r>
      <w:proofErr w:type="gramEnd"/>
      <w:r w:rsidRPr="00057D6E">
        <w:rPr>
          <w:lang w:val="en-US"/>
        </w:rPr>
        <w:t xml:space="preserve">circle at 80% 70%,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34, 197, 94, 0.08) 0%, transparent 25%),</w:t>
      </w:r>
    </w:p>
    <w:p w14:paraId="33E8E7B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    white;</w:t>
      </w:r>
    </w:p>
    <w:p w14:paraId="090ECE5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animation: sparkles 8s ease-in-out infinite alternate;</w:t>
      </w:r>
    </w:p>
    <w:p w14:paraId="180FD96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3313CB16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.table</w:t>
      </w:r>
      <w:proofErr w:type="gramEnd"/>
      <w:r w:rsidRPr="00057D6E">
        <w:rPr>
          <w:lang w:val="en-US"/>
        </w:rPr>
        <w:t xml:space="preserve"> {</w:t>
      </w:r>
    </w:p>
    <w:p w14:paraId="1962EB3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width: 100%;</w:t>
      </w:r>
    </w:p>
    <w:p w14:paraId="02E5E61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transparent;</w:t>
      </w:r>
    </w:p>
    <w:p w14:paraId="48B7A1D1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47C7BCFF" w14:textId="77777777" w:rsidR="00057D6E" w:rsidRPr="00057D6E" w:rsidRDefault="00057D6E" w:rsidP="00057D6E">
      <w:pPr>
        <w:rPr>
          <w:lang w:val="en-US"/>
        </w:rPr>
      </w:pPr>
    </w:p>
    <w:p w14:paraId="54AA6CF6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.table</w:t>
      </w:r>
      <w:proofErr w:type="gramEnd"/>
      <w:r w:rsidRPr="00057D6E">
        <w:rPr>
          <w:lang w:val="en-US"/>
        </w:rPr>
        <w:t xml:space="preserve"> </w:t>
      </w:r>
      <w:proofErr w:type="spellStart"/>
      <w:proofErr w:type="gramStart"/>
      <w:r w:rsidRPr="00057D6E">
        <w:rPr>
          <w:lang w:val="en-US"/>
        </w:rPr>
        <w:t>th</w:t>
      </w:r>
      <w:proofErr w:type="spellEnd"/>
      <w:r w:rsidRPr="00057D6E">
        <w:rPr>
          <w:lang w:val="en-US"/>
        </w:rPr>
        <w:t>{</w:t>
      </w:r>
      <w:proofErr w:type="gramEnd"/>
    </w:p>
    <w:p w14:paraId="2922E98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background: #3B82F6;</w:t>
      </w:r>
    </w:p>
    <w:p w14:paraId="3B663A9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 xml:space="preserve">   color: white; </w:t>
      </w:r>
    </w:p>
    <w:p w14:paraId="5BE3469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border: none;</w:t>
      </w:r>
    </w:p>
    <w:p w14:paraId="3917F97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67CAA95D" w14:textId="77777777" w:rsidR="00057D6E" w:rsidRPr="00057D6E" w:rsidRDefault="00057D6E" w:rsidP="00057D6E">
      <w:pPr>
        <w:rPr>
          <w:lang w:val="en-US"/>
        </w:rPr>
      </w:pPr>
    </w:p>
    <w:p w14:paraId="64D05223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.table</w:t>
      </w:r>
      <w:proofErr w:type="gramEnd"/>
      <w:r w:rsidRPr="00057D6E">
        <w:rPr>
          <w:lang w:val="en-US"/>
        </w:rPr>
        <w:t xml:space="preserve"> </w:t>
      </w:r>
      <w:proofErr w:type="spellStart"/>
      <w:proofErr w:type="gramStart"/>
      <w:r w:rsidRPr="00057D6E">
        <w:rPr>
          <w:lang w:val="en-US"/>
        </w:rPr>
        <w:t>th:first</w:t>
      </w:r>
      <w:proofErr w:type="gramEnd"/>
      <w:r w:rsidRPr="00057D6E">
        <w:rPr>
          <w:lang w:val="en-US"/>
        </w:rPr>
        <w:t>-child</w:t>
      </w:r>
      <w:proofErr w:type="spellEnd"/>
      <w:r w:rsidRPr="00057D6E">
        <w:rPr>
          <w:lang w:val="en-US"/>
        </w:rPr>
        <w:t xml:space="preserve"> </w:t>
      </w:r>
      <w:proofErr w:type="gramStart"/>
      <w:r w:rsidRPr="00057D6E">
        <w:rPr>
          <w:lang w:val="en-US"/>
        </w:rPr>
        <w:t>{ border</w:t>
      </w:r>
      <w:proofErr w:type="gramEnd"/>
      <w:r w:rsidRPr="00057D6E">
        <w:rPr>
          <w:lang w:val="en-US"/>
        </w:rPr>
        <w:t>-radius: 10px 0 0 10px</w:t>
      </w:r>
      <w:proofErr w:type="gramStart"/>
      <w:r w:rsidRPr="00057D6E">
        <w:rPr>
          <w:lang w:val="en-US"/>
        </w:rPr>
        <w:t>; }</w:t>
      </w:r>
      <w:proofErr w:type="gramEnd"/>
    </w:p>
    <w:p w14:paraId="26EC0480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.table</w:t>
      </w:r>
      <w:proofErr w:type="gramEnd"/>
      <w:r w:rsidRPr="00057D6E">
        <w:rPr>
          <w:lang w:val="en-US"/>
        </w:rPr>
        <w:t xml:space="preserve"> </w:t>
      </w:r>
      <w:proofErr w:type="spellStart"/>
      <w:proofErr w:type="gramStart"/>
      <w:r w:rsidRPr="00057D6E">
        <w:rPr>
          <w:lang w:val="en-US"/>
        </w:rPr>
        <w:t>th:last</w:t>
      </w:r>
      <w:proofErr w:type="gramEnd"/>
      <w:r w:rsidRPr="00057D6E">
        <w:rPr>
          <w:lang w:val="en-US"/>
        </w:rPr>
        <w:t>-child</w:t>
      </w:r>
      <w:proofErr w:type="spellEnd"/>
      <w:r w:rsidRPr="00057D6E">
        <w:rPr>
          <w:lang w:val="en-US"/>
        </w:rPr>
        <w:t xml:space="preserve"> </w:t>
      </w:r>
      <w:proofErr w:type="gramStart"/>
      <w:r w:rsidRPr="00057D6E">
        <w:rPr>
          <w:lang w:val="en-US"/>
        </w:rPr>
        <w:t>{ border</w:t>
      </w:r>
      <w:proofErr w:type="gramEnd"/>
      <w:r w:rsidRPr="00057D6E">
        <w:rPr>
          <w:lang w:val="en-US"/>
        </w:rPr>
        <w:t xml:space="preserve">-radius: 0 10px </w:t>
      </w:r>
      <w:proofErr w:type="spellStart"/>
      <w:r w:rsidRPr="00057D6E">
        <w:rPr>
          <w:lang w:val="en-US"/>
        </w:rPr>
        <w:t>10px</w:t>
      </w:r>
      <w:proofErr w:type="spellEnd"/>
      <w:r w:rsidRPr="00057D6E">
        <w:rPr>
          <w:lang w:val="en-US"/>
        </w:rPr>
        <w:t xml:space="preserve"> 0</w:t>
      </w:r>
      <w:proofErr w:type="gramStart"/>
      <w:r w:rsidRPr="00057D6E">
        <w:rPr>
          <w:lang w:val="en-US"/>
        </w:rPr>
        <w:t>; }</w:t>
      </w:r>
      <w:proofErr w:type="gramEnd"/>
    </w:p>
    <w:p w14:paraId="477558AC" w14:textId="77777777" w:rsidR="00057D6E" w:rsidRPr="00057D6E" w:rsidRDefault="00057D6E" w:rsidP="00057D6E">
      <w:pPr>
        <w:rPr>
          <w:lang w:val="en-US"/>
        </w:rPr>
      </w:pPr>
    </w:p>
    <w:p w14:paraId="7BD7A4D5" w14:textId="77777777" w:rsidR="00057D6E" w:rsidRPr="00057D6E" w:rsidRDefault="00057D6E" w:rsidP="00057D6E">
      <w:r w:rsidRPr="00057D6E">
        <w:t>/* --- AJUSTES PARA CENTRAR TABLAS --- */</w:t>
      </w:r>
    </w:p>
    <w:p w14:paraId="1ADB843B" w14:textId="77777777" w:rsidR="00057D6E" w:rsidRPr="00057D6E" w:rsidRDefault="00057D6E" w:rsidP="00057D6E"/>
    <w:p w14:paraId="726C80DB" w14:textId="77777777" w:rsidR="00057D6E" w:rsidRPr="00057D6E" w:rsidRDefault="00057D6E" w:rsidP="00057D6E">
      <w:r w:rsidRPr="00057D6E">
        <w:t>/* 1. Centra horizontalmente el texto en encabezados y celdas */</w:t>
      </w:r>
    </w:p>
    <w:p w14:paraId="47983EF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/</w:t>
      </w:r>
      <w:proofErr w:type="gramStart"/>
      <w:r w:rsidRPr="00057D6E">
        <w:rPr>
          <w:lang w:val="en-US"/>
        </w:rPr>
        <w:t>* .table</w:t>
      </w:r>
      <w:proofErr w:type="gramEnd"/>
      <w:r w:rsidRPr="00057D6E">
        <w:rPr>
          <w:lang w:val="en-US"/>
        </w:rPr>
        <w:t xml:space="preserve"> </w:t>
      </w:r>
      <w:proofErr w:type="spellStart"/>
      <w:r w:rsidRPr="00057D6E">
        <w:rPr>
          <w:lang w:val="en-US"/>
        </w:rPr>
        <w:t>th</w:t>
      </w:r>
      <w:proofErr w:type="spellEnd"/>
      <w:r w:rsidRPr="00057D6E">
        <w:rPr>
          <w:lang w:val="en-US"/>
        </w:rPr>
        <w:t xml:space="preserve">, </w:t>
      </w:r>
    </w:p>
    <w:p w14:paraId="36B3F7F9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.table</w:t>
      </w:r>
      <w:proofErr w:type="gramEnd"/>
      <w:r w:rsidRPr="00057D6E">
        <w:rPr>
          <w:lang w:val="en-US"/>
        </w:rPr>
        <w:t xml:space="preserve"> td {</w:t>
      </w:r>
    </w:p>
    <w:p w14:paraId="313CE36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</w:t>
      </w:r>
    </w:p>
    <w:p w14:paraId="07ED898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vertical-align: middle; </w:t>
      </w:r>
    </w:p>
    <w:p w14:paraId="3EC15A48" w14:textId="77777777" w:rsidR="00057D6E" w:rsidRPr="00057D6E" w:rsidRDefault="00057D6E" w:rsidP="00057D6E">
      <w:r w:rsidRPr="00057D6E">
        <w:rPr>
          <w:lang w:val="en-US"/>
        </w:rPr>
        <w:t xml:space="preserve">    </w:t>
      </w:r>
      <w:proofErr w:type="spellStart"/>
      <w:r w:rsidRPr="00057D6E">
        <w:t>padding</w:t>
      </w:r>
      <w:proofErr w:type="spellEnd"/>
      <w:r w:rsidRPr="00057D6E">
        <w:t>: 12px 8px;      </w:t>
      </w:r>
    </w:p>
    <w:p w14:paraId="1AB14105" w14:textId="77777777" w:rsidR="00057D6E" w:rsidRPr="00057D6E" w:rsidRDefault="00057D6E" w:rsidP="00057D6E">
      <w:r w:rsidRPr="00057D6E">
        <w:t xml:space="preserve">    </w:t>
      </w:r>
    </w:p>
    <w:p w14:paraId="1D180D86" w14:textId="77777777" w:rsidR="00057D6E" w:rsidRPr="00057D6E" w:rsidRDefault="00057D6E" w:rsidP="00057D6E">
      <w:r w:rsidRPr="00057D6E">
        <w:t>} */</w:t>
      </w:r>
    </w:p>
    <w:p w14:paraId="3ECB83B4" w14:textId="77777777" w:rsidR="00057D6E" w:rsidRPr="00057D6E" w:rsidRDefault="00057D6E" w:rsidP="00057D6E"/>
    <w:p w14:paraId="208868CF" w14:textId="77777777" w:rsidR="00057D6E" w:rsidRPr="00057D6E" w:rsidRDefault="00057D6E" w:rsidP="00057D6E">
      <w:r w:rsidRPr="00057D6E">
        <w:t>/* 2. Alinea a la izquierda solo las columnas con mucho texto (opcional pero recomendado) */</w:t>
      </w:r>
    </w:p>
    <w:p w14:paraId="2C298D90" w14:textId="77777777" w:rsidR="00057D6E" w:rsidRPr="00057D6E" w:rsidRDefault="00057D6E" w:rsidP="00057D6E">
      <w:r w:rsidRPr="00057D6E">
        <w:t>/* Esto hace que el Nombre y el Correo sean más fáciles de leer */</w:t>
      </w:r>
    </w:p>
    <w:p w14:paraId="5128A84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/</w:t>
      </w:r>
      <w:proofErr w:type="gramStart"/>
      <w:r w:rsidRPr="00057D6E">
        <w:rPr>
          <w:lang w:val="en-US"/>
        </w:rPr>
        <w:t>* .table</w:t>
      </w:r>
      <w:proofErr w:type="gramEnd"/>
      <w:r w:rsidRPr="00057D6E">
        <w:rPr>
          <w:lang w:val="en-US"/>
        </w:rPr>
        <w:t xml:space="preserve"> </w:t>
      </w:r>
      <w:proofErr w:type="spellStart"/>
      <w:proofErr w:type="gramStart"/>
      <w:r w:rsidRPr="00057D6E">
        <w:rPr>
          <w:lang w:val="en-US"/>
        </w:rPr>
        <w:t>td:nth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child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 xml:space="preserve">3), </w:t>
      </w:r>
    </w:p>
    <w:p w14:paraId="1FCC72E7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.table</w:t>
      </w:r>
      <w:proofErr w:type="gramEnd"/>
      <w:r w:rsidRPr="00057D6E">
        <w:rPr>
          <w:lang w:val="en-US"/>
        </w:rPr>
        <w:t xml:space="preserve"> </w:t>
      </w:r>
      <w:proofErr w:type="spellStart"/>
      <w:proofErr w:type="gramStart"/>
      <w:r w:rsidRPr="00057D6E">
        <w:rPr>
          <w:lang w:val="en-US"/>
        </w:rPr>
        <w:t>td:nth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child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5) {</w:t>
      </w:r>
    </w:p>
    <w:p w14:paraId="0160C9DC" w14:textId="77777777" w:rsidR="00057D6E" w:rsidRPr="00057D6E" w:rsidRDefault="00057D6E" w:rsidP="00057D6E">
      <w:r w:rsidRPr="00057D6E">
        <w:rPr>
          <w:lang w:val="en-US"/>
        </w:rPr>
        <w:t xml:space="preserve">    </w:t>
      </w:r>
      <w:proofErr w:type="spellStart"/>
      <w:r w:rsidRPr="00057D6E">
        <w:t>text-align</w:t>
      </w:r>
      <w:proofErr w:type="spellEnd"/>
      <w:r w:rsidRPr="00057D6E">
        <w:t xml:space="preserve">: </w:t>
      </w:r>
      <w:proofErr w:type="spellStart"/>
      <w:r w:rsidRPr="00057D6E">
        <w:t>left</w:t>
      </w:r>
      <w:proofErr w:type="spellEnd"/>
      <w:r w:rsidRPr="00057D6E">
        <w:t>;</w:t>
      </w:r>
    </w:p>
    <w:p w14:paraId="792CAA66" w14:textId="77777777" w:rsidR="00057D6E" w:rsidRPr="00057D6E" w:rsidRDefault="00057D6E" w:rsidP="00057D6E">
      <w:r w:rsidRPr="00057D6E">
        <w:t>} */</w:t>
      </w:r>
    </w:p>
    <w:p w14:paraId="41921513" w14:textId="77777777" w:rsidR="00057D6E" w:rsidRPr="00057D6E" w:rsidRDefault="00057D6E" w:rsidP="00057D6E"/>
    <w:p w14:paraId="1C3F4F40" w14:textId="77777777" w:rsidR="00057D6E" w:rsidRPr="00057D6E" w:rsidRDefault="00057D6E" w:rsidP="00057D6E">
      <w:r w:rsidRPr="00057D6E">
        <w:t>/* 3. Ajuste para los botones de la columna Opciones */</w:t>
      </w:r>
    </w:p>
    <w:p w14:paraId="43CFF97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/</w:t>
      </w:r>
      <w:proofErr w:type="gramStart"/>
      <w:r w:rsidRPr="00057D6E">
        <w:rPr>
          <w:lang w:val="en-US"/>
        </w:rPr>
        <w:t>* .table</w:t>
      </w:r>
      <w:proofErr w:type="gramEnd"/>
      <w:r w:rsidRPr="00057D6E">
        <w:rPr>
          <w:lang w:val="en-US"/>
        </w:rPr>
        <w:t xml:space="preserve"> </w:t>
      </w:r>
      <w:proofErr w:type="spellStart"/>
      <w:proofErr w:type="gramStart"/>
      <w:r w:rsidRPr="00057D6E">
        <w:rPr>
          <w:lang w:val="en-US"/>
        </w:rPr>
        <w:t>td:last</w:t>
      </w:r>
      <w:proofErr w:type="gramEnd"/>
      <w:r w:rsidRPr="00057D6E">
        <w:rPr>
          <w:lang w:val="en-US"/>
        </w:rPr>
        <w:t>-child</w:t>
      </w:r>
      <w:proofErr w:type="spellEnd"/>
      <w:r w:rsidRPr="00057D6E">
        <w:rPr>
          <w:lang w:val="en-US"/>
        </w:rPr>
        <w:t xml:space="preserve"> {</w:t>
      </w:r>
    </w:p>
    <w:p w14:paraId="1CA1C19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display: flex;</w:t>
      </w:r>
    </w:p>
    <w:p w14:paraId="048D822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justify-content: center;</w:t>
      </w:r>
    </w:p>
    <w:p w14:paraId="43C6A4A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gap: 5px; </w:t>
      </w:r>
    </w:p>
    <w:p w14:paraId="36A85584" w14:textId="77777777" w:rsidR="00057D6E" w:rsidRPr="00057D6E" w:rsidRDefault="00057D6E" w:rsidP="00057D6E">
      <w:r w:rsidRPr="00057D6E">
        <w:t>}  */</w:t>
      </w:r>
    </w:p>
    <w:p w14:paraId="72E58C88" w14:textId="77777777" w:rsidR="00057D6E" w:rsidRPr="00057D6E" w:rsidRDefault="00057D6E" w:rsidP="00057D6E"/>
    <w:p w14:paraId="6B4D269A" w14:textId="77777777" w:rsidR="00057D6E" w:rsidRPr="00057D6E" w:rsidRDefault="00057D6E" w:rsidP="00057D6E">
      <w:r w:rsidRPr="00057D6E">
        <w:t xml:space="preserve">/* Estilo específico para los </w:t>
      </w:r>
      <w:proofErr w:type="spellStart"/>
      <w:r w:rsidRPr="00057D6E">
        <w:t>checkboxes</w:t>
      </w:r>
      <w:proofErr w:type="spellEnd"/>
      <w:r w:rsidRPr="00057D6E">
        <w:t xml:space="preserve"> para que no se vean pegados al borde */</w:t>
      </w:r>
    </w:p>
    <w:p w14:paraId="09CEE30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/</w:t>
      </w:r>
      <w:proofErr w:type="gramStart"/>
      <w:r w:rsidRPr="00057D6E">
        <w:rPr>
          <w:lang w:val="en-US"/>
        </w:rPr>
        <w:t>* .table</w:t>
      </w:r>
      <w:proofErr w:type="gramEnd"/>
      <w:r w:rsidRPr="00057D6E">
        <w:rPr>
          <w:lang w:val="en-US"/>
        </w:rPr>
        <w:t xml:space="preserve"> input[type="checkbox"] {</w:t>
      </w:r>
    </w:p>
    <w:p w14:paraId="60E91BF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cursor: pointer;</w:t>
      </w:r>
    </w:p>
    <w:p w14:paraId="69E4014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width: 18px;</w:t>
      </w:r>
    </w:p>
    <w:p w14:paraId="6B1182A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height: 18px;</w:t>
      </w:r>
    </w:p>
    <w:p w14:paraId="19CEA25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margin-top: 0; </w:t>
      </w:r>
    </w:p>
    <w:p w14:paraId="2737346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 */</w:t>
      </w:r>
    </w:p>
    <w:p w14:paraId="0BE342B8" w14:textId="77777777" w:rsidR="00057D6E" w:rsidRPr="00057D6E" w:rsidRDefault="00057D6E" w:rsidP="00057D6E">
      <w:pPr>
        <w:rPr>
          <w:lang w:val="en-US"/>
        </w:rPr>
      </w:pPr>
    </w:p>
    <w:p w14:paraId="28834FC2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.badge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success{</w:t>
      </w:r>
      <w:proofErr w:type="gramEnd"/>
    </w:p>
    <w:p w14:paraId="509780D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#22C55E;</w:t>
      </w:r>
    </w:p>
    <w:p w14:paraId="5F35CCB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color: white;</w:t>
      </w:r>
    </w:p>
    <w:p w14:paraId="2DFC16F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5px 10px;</w:t>
      </w:r>
    </w:p>
    <w:p w14:paraId="3B0A1DA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border-radius: 8px;</w:t>
      </w:r>
    </w:p>
    <w:p w14:paraId="0E208FA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12339013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.badge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danger{</w:t>
      </w:r>
      <w:proofErr w:type="gramEnd"/>
    </w:p>
    <w:p w14:paraId="5F2AE84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#F59E0B;</w:t>
      </w:r>
    </w:p>
    <w:p w14:paraId="0C1E525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color: white;</w:t>
      </w:r>
    </w:p>
    <w:p w14:paraId="0249F6A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5px 10px;</w:t>
      </w:r>
    </w:p>
    <w:p w14:paraId="6A8821B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border-radius: 8px; </w:t>
      </w:r>
    </w:p>
    <w:p w14:paraId="03830491" w14:textId="77777777" w:rsidR="00057D6E" w:rsidRPr="00057D6E" w:rsidRDefault="00057D6E" w:rsidP="00057D6E">
      <w:r w:rsidRPr="00057D6E">
        <w:t>}</w:t>
      </w:r>
    </w:p>
    <w:p w14:paraId="5452DBEE" w14:textId="77777777" w:rsidR="00057D6E" w:rsidRPr="00057D6E" w:rsidRDefault="00057D6E" w:rsidP="00057D6E"/>
    <w:p w14:paraId="09CC2E94" w14:textId="77777777" w:rsidR="00057D6E" w:rsidRPr="00057D6E" w:rsidRDefault="00057D6E" w:rsidP="00057D6E">
      <w:r w:rsidRPr="00057D6E">
        <w:t xml:space="preserve">/* </w:t>
      </w:r>
      <w:proofErr w:type="spellStart"/>
      <w:r w:rsidRPr="00057D6E">
        <w:t>css</w:t>
      </w:r>
      <w:proofErr w:type="spellEnd"/>
      <w:r w:rsidRPr="00057D6E">
        <w:t xml:space="preserve"> del modal */</w:t>
      </w:r>
    </w:p>
    <w:p w14:paraId="79239391" w14:textId="77777777" w:rsidR="00057D6E" w:rsidRPr="00057D6E" w:rsidRDefault="00057D6E" w:rsidP="00057D6E">
      <w:r w:rsidRPr="00057D6E">
        <w:t>/* Estilos para mejorar el Modal */</w:t>
      </w:r>
    </w:p>
    <w:p w14:paraId="64E11D88" w14:textId="77777777" w:rsidR="00057D6E" w:rsidRPr="00057D6E" w:rsidRDefault="00057D6E" w:rsidP="00057D6E">
      <w:proofErr w:type="gramStart"/>
      <w:r w:rsidRPr="00057D6E">
        <w:t>.modal</w:t>
      </w:r>
      <w:proofErr w:type="gramEnd"/>
      <w:r w:rsidRPr="00057D6E">
        <w:t>-</w:t>
      </w:r>
      <w:proofErr w:type="spellStart"/>
      <w:r w:rsidRPr="00057D6E">
        <w:t>content</w:t>
      </w:r>
      <w:proofErr w:type="spellEnd"/>
      <w:r w:rsidRPr="00057D6E">
        <w:t xml:space="preserve"> {</w:t>
      </w:r>
    </w:p>
    <w:p w14:paraId="2B36CDFD" w14:textId="77777777" w:rsidR="00057D6E" w:rsidRPr="00057D6E" w:rsidRDefault="00057D6E" w:rsidP="00057D6E">
      <w:r w:rsidRPr="00057D6E">
        <w:t xml:space="preserve">    </w:t>
      </w:r>
      <w:proofErr w:type="spellStart"/>
      <w:r w:rsidRPr="00057D6E">
        <w:t>border-radius</w:t>
      </w:r>
      <w:proofErr w:type="spellEnd"/>
      <w:r w:rsidRPr="00057D6E">
        <w:t>: 12px; /* Bordes redondeados modernos */</w:t>
      </w:r>
    </w:p>
    <w:p w14:paraId="708925BE" w14:textId="77777777" w:rsidR="00057D6E" w:rsidRPr="00057D6E" w:rsidRDefault="00057D6E" w:rsidP="00057D6E">
      <w:pPr>
        <w:rPr>
          <w:lang w:val="en-US"/>
        </w:rPr>
      </w:pPr>
      <w:r w:rsidRPr="00057D6E">
        <w:t xml:space="preserve">    </w:t>
      </w:r>
      <w:r w:rsidRPr="00057D6E">
        <w:rPr>
          <w:lang w:val="en-US"/>
        </w:rPr>
        <w:t>overflow: hidden;</w:t>
      </w:r>
    </w:p>
    <w:p w14:paraId="5879EB2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583E0344" w14:textId="77777777" w:rsidR="00057D6E" w:rsidRPr="00057D6E" w:rsidRDefault="00057D6E" w:rsidP="00057D6E">
      <w:pPr>
        <w:rPr>
          <w:lang w:val="en-US"/>
        </w:rPr>
      </w:pPr>
    </w:p>
    <w:p w14:paraId="5E101CF8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.modal</w:t>
      </w:r>
      <w:proofErr w:type="gramEnd"/>
      <w:r w:rsidRPr="00057D6E">
        <w:rPr>
          <w:lang w:val="en-US"/>
        </w:rPr>
        <w:t>-header {</w:t>
      </w:r>
    </w:p>
    <w:p w14:paraId="2B344B0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border-bottom: none;</w:t>
      </w:r>
    </w:p>
    <w:p w14:paraId="103046A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padding: 1.5rem;</w:t>
      </w:r>
    </w:p>
    <w:p w14:paraId="27145EF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538B4CAB" w14:textId="77777777" w:rsidR="00057D6E" w:rsidRPr="00057D6E" w:rsidRDefault="00057D6E" w:rsidP="00057D6E">
      <w:pPr>
        <w:rPr>
          <w:lang w:val="en-US"/>
        </w:rPr>
      </w:pPr>
    </w:p>
    <w:p w14:paraId="22092566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.modal</w:t>
      </w:r>
      <w:proofErr w:type="gramEnd"/>
      <w:r w:rsidRPr="00057D6E">
        <w:rPr>
          <w:lang w:val="en-US"/>
        </w:rPr>
        <w:t>-footer {</w:t>
      </w:r>
    </w:p>
    <w:p w14:paraId="53EC756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border-top: none;</w:t>
      </w:r>
    </w:p>
    <w:p w14:paraId="31609E80" w14:textId="77777777" w:rsidR="00057D6E" w:rsidRPr="00057D6E" w:rsidRDefault="00057D6E" w:rsidP="00057D6E">
      <w:r w:rsidRPr="00057D6E">
        <w:rPr>
          <w:lang w:val="en-US"/>
        </w:rPr>
        <w:t xml:space="preserve">    </w:t>
      </w:r>
      <w:proofErr w:type="spellStart"/>
      <w:r w:rsidRPr="00057D6E">
        <w:t>padding</w:t>
      </w:r>
      <w:proofErr w:type="spellEnd"/>
      <w:r w:rsidRPr="00057D6E">
        <w:t>: 1rem 1.5rem;</w:t>
      </w:r>
    </w:p>
    <w:p w14:paraId="62AD632C" w14:textId="77777777" w:rsidR="00057D6E" w:rsidRPr="00057D6E" w:rsidRDefault="00057D6E" w:rsidP="00057D6E">
      <w:r w:rsidRPr="00057D6E">
        <w:t>}</w:t>
      </w:r>
    </w:p>
    <w:p w14:paraId="30C2848C" w14:textId="77777777" w:rsidR="00057D6E" w:rsidRPr="00057D6E" w:rsidRDefault="00057D6E" w:rsidP="00057D6E"/>
    <w:p w14:paraId="3163C87A" w14:textId="77777777" w:rsidR="00057D6E" w:rsidRPr="00057D6E" w:rsidRDefault="00057D6E" w:rsidP="00057D6E">
      <w:r w:rsidRPr="00057D6E">
        <w:t>/* Estilo para los inputs */</w:t>
      </w:r>
    </w:p>
    <w:p w14:paraId="5C0EAD16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form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control:focus</w:t>
      </w:r>
      <w:proofErr w:type="spellEnd"/>
      <w:proofErr w:type="gramEnd"/>
      <w:r w:rsidRPr="00057D6E">
        <w:rPr>
          <w:lang w:val="en-US"/>
        </w:rPr>
        <w:t xml:space="preserve"> {</w:t>
      </w:r>
    </w:p>
    <w:p w14:paraId="3A130AB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box-shadow: 0 0 0 0.25rem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13, 110, 253, 0.15);</w:t>
      </w:r>
    </w:p>
    <w:p w14:paraId="07900E7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border-color: #0d6efd;</w:t>
      </w:r>
    </w:p>
    <w:p w14:paraId="3C88A7B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61976E00" w14:textId="77777777" w:rsidR="00057D6E" w:rsidRPr="00057D6E" w:rsidRDefault="00057D6E" w:rsidP="00057D6E">
      <w:pPr>
        <w:rPr>
          <w:lang w:val="en-US"/>
        </w:rPr>
      </w:pPr>
    </w:p>
    <w:p w14:paraId="0963D144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.input</w:t>
      </w:r>
      <w:proofErr w:type="gramEnd"/>
      <w:r w:rsidRPr="00057D6E">
        <w:rPr>
          <w:lang w:val="en-US"/>
        </w:rPr>
        <w:t>-group-text {</w:t>
      </w:r>
    </w:p>
    <w:p w14:paraId="555FDA5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border-right: none;</w:t>
      </w:r>
    </w:p>
    <w:p w14:paraId="5947539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}</w:t>
      </w:r>
    </w:p>
    <w:p w14:paraId="205F36A7" w14:textId="77777777" w:rsidR="00057D6E" w:rsidRPr="00057D6E" w:rsidRDefault="00057D6E" w:rsidP="00057D6E">
      <w:pPr>
        <w:rPr>
          <w:lang w:val="en-US"/>
        </w:rPr>
      </w:pPr>
    </w:p>
    <w:p w14:paraId="7FC07A3C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.input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group .form</w:t>
      </w:r>
      <w:proofErr w:type="gramEnd"/>
      <w:r w:rsidRPr="00057D6E">
        <w:rPr>
          <w:lang w:val="en-US"/>
        </w:rPr>
        <w:t>-control {</w:t>
      </w:r>
    </w:p>
    <w:p w14:paraId="161E3A4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border-left: none;</w:t>
      </w:r>
    </w:p>
    <w:p w14:paraId="20AE4741" w14:textId="77777777" w:rsidR="00057D6E" w:rsidRPr="00057D6E" w:rsidRDefault="00057D6E" w:rsidP="00057D6E">
      <w:r w:rsidRPr="00057D6E">
        <w:t>}</w:t>
      </w:r>
    </w:p>
    <w:p w14:paraId="58F04873" w14:textId="77777777" w:rsidR="00057D6E" w:rsidRPr="00057D6E" w:rsidRDefault="00057D6E" w:rsidP="00057D6E"/>
    <w:p w14:paraId="15185AB1" w14:textId="77777777" w:rsidR="00057D6E" w:rsidRPr="00057D6E" w:rsidRDefault="00057D6E" w:rsidP="00057D6E">
      <w:r w:rsidRPr="00057D6E">
        <w:t xml:space="preserve">/* Botones con mejor </w:t>
      </w:r>
      <w:proofErr w:type="spellStart"/>
      <w:r w:rsidRPr="00057D6E">
        <w:t>padding</w:t>
      </w:r>
      <w:proofErr w:type="spellEnd"/>
      <w:r w:rsidRPr="00057D6E">
        <w:t xml:space="preserve"> */</w:t>
      </w:r>
    </w:p>
    <w:p w14:paraId="625BF5E4" w14:textId="77777777" w:rsidR="00057D6E" w:rsidRPr="00057D6E" w:rsidRDefault="00057D6E" w:rsidP="00057D6E">
      <w:proofErr w:type="gramStart"/>
      <w:r w:rsidRPr="00057D6E">
        <w:t>.</w:t>
      </w:r>
      <w:proofErr w:type="spellStart"/>
      <w:r w:rsidRPr="00057D6E">
        <w:t>btn</w:t>
      </w:r>
      <w:proofErr w:type="gramEnd"/>
      <w:r w:rsidRPr="00057D6E">
        <w:t>-primary</w:t>
      </w:r>
      <w:proofErr w:type="spellEnd"/>
      <w:r w:rsidRPr="00057D6E">
        <w:t xml:space="preserve"> {</w:t>
      </w:r>
    </w:p>
    <w:p w14:paraId="7CF51181" w14:textId="77777777" w:rsidR="00057D6E" w:rsidRPr="00057D6E" w:rsidRDefault="00057D6E" w:rsidP="00057D6E">
      <w:pPr>
        <w:rPr>
          <w:lang w:val="en-US"/>
        </w:rPr>
      </w:pPr>
      <w:r w:rsidRPr="00057D6E">
        <w:t xml:space="preserve">    </w:t>
      </w:r>
      <w:r w:rsidRPr="00057D6E">
        <w:rPr>
          <w:lang w:val="en-US"/>
        </w:rPr>
        <w:t>background-color: #0d6efd;</w:t>
      </w:r>
    </w:p>
    <w:p w14:paraId="60AD6E5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border: none;</w:t>
      </w:r>
    </w:p>
    <w:p w14:paraId="786F99D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transition: all 0.3s ease;</w:t>
      </w:r>
    </w:p>
    <w:p w14:paraId="6C6E6FF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63CAA8C1" w14:textId="77777777" w:rsidR="00057D6E" w:rsidRPr="00057D6E" w:rsidRDefault="00057D6E" w:rsidP="00057D6E">
      <w:pPr>
        <w:rPr>
          <w:lang w:val="en-US"/>
        </w:rPr>
      </w:pPr>
    </w:p>
    <w:p w14:paraId="70B8D358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btn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primary:hover</w:t>
      </w:r>
      <w:proofErr w:type="spellEnd"/>
      <w:proofErr w:type="gramEnd"/>
      <w:r w:rsidRPr="00057D6E">
        <w:rPr>
          <w:lang w:val="en-US"/>
        </w:rPr>
        <w:t xml:space="preserve"> {</w:t>
      </w:r>
    </w:p>
    <w:p w14:paraId="7D90D1F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background-color: #0b5ed7;</w:t>
      </w:r>
    </w:p>
    <w:p w14:paraId="37D52DB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transform: </w:t>
      </w:r>
      <w:proofErr w:type="spellStart"/>
      <w:r w:rsidRPr="00057D6E">
        <w:rPr>
          <w:lang w:val="en-US"/>
        </w:rPr>
        <w:t>translateY</w:t>
      </w:r>
      <w:proofErr w:type="spellEnd"/>
      <w:r w:rsidRPr="00057D6E">
        <w:rPr>
          <w:lang w:val="en-US"/>
        </w:rPr>
        <w:t>(-1px);</w:t>
      </w:r>
    </w:p>
    <w:p w14:paraId="08482FC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545DE51F" w14:textId="77777777" w:rsidR="00057D6E" w:rsidRPr="00057D6E" w:rsidRDefault="00057D6E" w:rsidP="00057D6E">
      <w:pPr>
        <w:rPr>
          <w:lang w:val="en-US"/>
        </w:rPr>
      </w:pPr>
    </w:p>
    <w:p w14:paraId="312BAB75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btn</w:t>
      </w:r>
      <w:proofErr w:type="spellEnd"/>
      <w:proofErr w:type="gramEnd"/>
      <w:r w:rsidRPr="00057D6E">
        <w:rPr>
          <w:lang w:val="en-US"/>
        </w:rPr>
        <w:t>-secondary {</w:t>
      </w:r>
    </w:p>
    <w:p w14:paraId="735D6F2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background-color: #6c757d;</w:t>
      </w:r>
    </w:p>
    <w:p w14:paraId="627D5E11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border: none;</w:t>
      </w:r>
    </w:p>
    <w:p w14:paraId="7E8E8F9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3E2840EB" w14:textId="77777777" w:rsidR="00057D6E" w:rsidRPr="00057D6E" w:rsidRDefault="00057D6E" w:rsidP="00057D6E">
      <w:pPr>
        <w:rPr>
          <w:lang w:val="en-US"/>
        </w:rPr>
      </w:pPr>
    </w:p>
    <w:p w14:paraId="446F4AF6" w14:textId="77777777" w:rsidR="00057D6E" w:rsidRDefault="00057D6E" w:rsidP="00057D6E">
      <w:pPr>
        <w:rPr>
          <w:lang w:val="en-US"/>
        </w:rPr>
      </w:pPr>
    </w:p>
    <w:p w14:paraId="3DAE523E" w14:textId="43BF9513" w:rsidR="00CB1633" w:rsidRDefault="00122449" w:rsidP="00027EF4">
      <w:pPr>
        <w:pStyle w:val="Ttulo4"/>
        <w:rPr>
          <w:lang w:val="en-US"/>
        </w:rPr>
      </w:pPr>
      <w:r>
        <w:rPr>
          <w:lang w:val="en-US"/>
        </w:rPr>
        <w:t>2.</w:t>
      </w:r>
      <w:r w:rsidR="006A4FBC">
        <w:rPr>
          <w:lang w:val="en-US"/>
        </w:rPr>
        <w:t>2</w:t>
      </w:r>
      <w:r>
        <w:rPr>
          <w:lang w:val="en-US"/>
        </w:rPr>
        <w:t>.2.2 dashboard.css</w:t>
      </w:r>
    </w:p>
    <w:p w14:paraId="4B0B5B9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* {</w:t>
      </w:r>
    </w:p>
    <w:p w14:paraId="0DC4F19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  margin: 0;</w:t>
      </w:r>
    </w:p>
    <w:p w14:paraId="577509D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0;</w:t>
      </w:r>
    </w:p>
    <w:p w14:paraId="4008659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box-sizing: border-box;</w:t>
      </w:r>
    </w:p>
    <w:p w14:paraId="1D2E007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font-family: 'DM Sans', sans-serif;</w:t>
      </w:r>
    </w:p>
    <w:p w14:paraId="08D487F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5C709AB8" w14:textId="77777777" w:rsidR="00057D6E" w:rsidRPr="00057D6E" w:rsidRDefault="00057D6E" w:rsidP="00057D6E">
      <w:pPr>
        <w:rPr>
          <w:lang w:val="en-US"/>
        </w:rPr>
      </w:pPr>
    </w:p>
    <w:p w14:paraId="66EC611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body {</w:t>
      </w:r>
    </w:p>
    <w:p w14:paraId="15552D1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linear-</w:t>
      </w:r>
      <w:proofErr w:type="gramStart"/>
      <w:r w:rsidRPr="00057D6E">
        <w:rPr>
          <w:lang w:val="en-US"/>
        </w:rPr>
        <w:t>gradient(</w:t>
      </w:r>
      <w:proofErr w:type="gramEnd"/>
      <w:r w:rsidRPr="00057D6E">
        <w:rPr>
          <w:lang w:val="en-US"/>
        </w:rPr>
        <w:t>120deg, #F1F5F9, #97DB43);</w:t>
      </w:r>
    </w:p>
    <w:p w14:paraId="7FB053C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min-height: 100vh;</w:t>
      </w:r>
    </w:p>
    <w:p w14:paraId="2A8AD38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2AE0F061" w14:textId="77777777" w:rsidR="00057D6E" w:rsidRPr="00057D6E" w:rsidRDefault="00057D6E" w:rsidP="00057D6E">
      <w:pPr>
        <w:rPr>
          <w:lang w:val="en-US"/>
        </w:rPr>
      </w:pPr>
    </w:p>
    <w:p w14:paraId="12727E07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</w:t>
      </w:r>
      <w:proofErr w:type="gramEnd"/>
      <w:r w:rsidRPr="00057D6E">
        <w:rPr>
          <w:lang w:val="en-US"/>
        </w:rPr>
        <w:t xml:space="preserve"> {</w:t>
      </w:r>
    </w:p>
    <w:p w14:paraId="4D597C4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height: 100vh;</w:t>
      </w:r>
    </w:p>
    <w:p w14:paraId="7D01904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#1E293B;</w:t>
      </w:r>
    </w:p>
    <w:p w14:paraId="4009B20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color: white;</w:t>
      </w:r>
    </w:p>
    <w:p w14:paraId="4EFF076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position: fixed;</w:t>
      </w:r>
    </w:p>
    <w:p w14:paraId="28CC3DA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width: 220px;</w:t>
      </w:r>
    </w:p>
    <w:p w14:paraId="3E6723B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/*</w:t>
      </w:r>
      <w:proofErr w:type="spellStart"/>
      <w:r w:rsidRPr="00057D6E">
        <w:rPr>
          <w:lang w:val="en-US"/>
        </w:rPr>
        <w:t>nuevas</w:t>
      </w:r>
      <w:proofErr w:type="spellEnd"/>
      <w:r w:rsidRPr="00057D6E">
        <w:rPr>
          <w:lang w:val="en-US"/>
        </w:rPr>
        <w:t xml:space="preserve"> </w:t>
      </w:r>
      <w:proofErr w:type="spellStart"/>
      <w:r w:rsidRPr="00057D6E">
        <w:rPr>
          <w:lang w:val="en-US"/>
        </w:rPr>
        <w:t>lineas</w:t>
      </w:r>
      <w:proofErr w:type="spellEnd"/>
      <w:r w:rsidRPr="00057D6E">
        <w:rPr>
          <w:lang w:val="en-US"/>
        </w:rPr>
        <w:t>*/</w:t>
      </w:r>
    </w:p>
    <w:p w14:paraId="15D0EAD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left: 0;</w:t>
      </w:r>
    </w:p>
    <w:p w14:paraId="0ACEBE2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top: 0;</w:t>
      </w:r>
    </w:p>
    <w:p w14:paraId="3862D6C2" w14:textId="77777777" w:rsidR="00057D6E" w:rsidRPr="00057D6E" w:rsidRDefault="00057D6E" w:rsidP="00057D6E">
      <w:r w:rsidRPr="00057D6E">
        <w:rPr>
          <w:lang w:val="en-US"/>
        </w:rPr>
        <w:t xml:space="preserve">  </w:t>
      </w:r>
      <w:proofErr w:type="spellStart"/>
      <w:r w:rsidRPr="00057D6E">
        <w:t>border-radius</w:t>
      </w:r>
      <w:proofErr w:type="spellEnd"/>
      <w:r w:rsidRPr="00057D6E">
        <w:t xml:space="preserve">: 0 10px </w:t>
      </w:r>
      <w:proofErr w:type="spellStart"/>
      <w:r w:rsidRPr="00057D6E">
        <w:t>10px</w:t>
      </w:r>
      <w:proofErr w:type="spellEnd"/>
      <w:r w:rsidRPr="00057D6E">
        <w:t xml:space="preserve"> 0;</w:t>
      </w:r>
    </w:p>
    <w:p w14:paraId="42D5A778" w14:textId="77777777" w:rsidR="00057D6E" w:rsidRPr="00057D6E" w:rsidRDefault="00057D6E" w:rsidP="00057D6E">
      <w:r w:rsidRPr="00057D6E">
        <w:t>  box-</w:t>
      </w:r>
      <w:proofErr w:type="spellStart"/>
      <w:r w:rsidRPr="00057D6E">
        <w:t>shadow</w:t>
      </w:r>
      <w:proofErr w:type="spellEnd"/>
      <w:r w:rsidRPr="00057D6E">
        <w:t xml:space="preserve">: 4px 0 15px </w:t>
      </w:r>
      <w:proofErr w:type="spellStart"/>
      <w:proofErr w:type="gramStart"/>
      <w:r w:rsidRPr="00057D6E">
        <w:t>rgba</w:t>
      </w:r>
      <w:proofErr w:type="spellEnd"/>
      <w:r w:rsidRPr="00057D6E">
        <w:t>(</w:t>
      </w:r>
      <w:proofErr w:type="gramEnd"/>
      <w:r w:rsidRPr="00057D6E">
        <w:t>0, 0, 0, 0.1);</w:t>
      </w:r>
    </w:p>
    <w:p w14:paraId="19867C04" w14:textId="77777777" w:rsidR="00057D6E" w:rsidRPr="00057D6E" w:rsidRDefault="00057D6E" w:rsidP="00057D6E">
      <w:r w:rsidRPr="00057D6E">
        <w:t>  z-</w:t>
      </w:r>
      <w:proofErr w:type="spellStart"/>
      <w:r w:rsidRPr="00057D6E">
        <w:t>index</w:t>
      </w:r>
      <w:proofErr w:type="spellEnd"/>
      <w:r w:rsidRPr="00057D6E">
        <w:t>: 1000;</w:t>
      </w:r>
    </w:p>
    <w:p w14:paraId="57505BA0" w14:textId="77777777" w:rsidR="00057D6E" w:rsidRPr="00057D6E" w:rsidRDefault="00057D6E" w:rsidP="00057D6E">
      <w:r w:rsidRPr="00057D6E">
        <w:t>}</w:t>
      </w:r>
    </w:p>
    <w:p w14:paraId="40D7EF7A" w14:textId="77777777" w:rsidR="00057D6E" w:rsidRPr="00057D6E" w:rsidRDefault="00057D6E" w:rsidP="00057D6E"/>
    <w:p w14:paraId="370AF9CE" w14:textId="77777777" w:rsidR="00057D6E" w:rsidRPr="00057D6E" w:rsidRDefault="00057D6E" w:rsidP="00057D6E">
      <w:proofErr w:type="gramStart"/>
      <w:r w:rsidRPr="00057D6E">
        <w:t>.</w:t>
      </w:r>
      <w:proofErr w:type="spellStart"/>
      <w:r w:rsidRPr="00057D6E">
        <w:t>sidebar</w:t>
      </w:r>
      <w:proofErr w:type="spellEnd"/>
      <w:proofErr w:type="gramEnd"/>
      <w:r w:rsidRPr="00057D6E">
        <w:t xml:space="preserve"> a {</w:t>
      </w:r>
    </w:p>
    <w:p w14:paraId="3B1E2F8C" w14:textId="77777777" w:rsidR="00057D6E" w:rsidRPr="00057D6E" w:rsidRDefault="00057D6E" w:rsidP="00057D6E">
      <w:r w:rsidRPr="00057D6E">
        <w:lastRenderedPageBreak/>
        <w:t>  color: #E2E8F0;</w:t>
      </w:r>
    </w:p>
    <w:p w14:paraId="1012F44A" w14:textId="77777777" w:rsidR="00057D6E" w:rsidRPr="00057D6E" w:rsidRDefault="00057D6E" w:rsidP="00057D6E">
      <w:pPr>
        <w:rPr>
          <w:lang w:val="en-US"/>
        </w:rPr>
      </w:pPr>
      <w:r w:rsidRPr="00057D6E">
        <w:t xml:space="preserve">  </w:t>
      </w:r>
      <w:r w:rsidRPr="00057D6E">
        <w:rPr>
          <w:lang w:val="en-US"/>
        </w:rPr>
        <w:t>display: block;</w:t>
      </w:r>
    </w:p>
    <w:p w14:paraId="423279F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15px 20px;</w:t>
      </w:r>
    </w:p>
    <w:p w14:paraId="257E1D0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text-decoration: none;</w:t>
      </w:r>
    </w:p>
    <w:p w14:paraId="722D3C2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transition: all 0.3s ease;</w:t>
      </w:r>
    </w:p>
    <w:p w14:paraId="4C69D2D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12C9D214" w14:textId="77777777" w:rsidR="00057D6E" w:rsidRPr="00057D6E" w:rsidRDefault="00057D6E" w:rsidP="00057D6E">
      <w:pPr>
        <w:rPr>
          <w:lang w:val="en-US"/>
        </w:rPr>
      </w:pPr>
    </w:p>
    <w:p w14:paraId="638D128B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</w:t>
      </w:r>
      <w:proofErr w:type="gramEnd"/>
      <w:r w:rsidRPr="00057D6E">
        <w:rPr>
          <w:lang w:val="en-US"/>
        </w:rPr>
        <w:t xml:space="preserve"> </w:t>
      </w:r>
      <w:proofErr w:type="gramStart"/>
      <w:r w:rsidRPr="00057D6E">
        <w:rPr>
          <w:lang w:val="en-US"/>
        </w:rPr>
        <w:t>a:hover</w:t>
      </w:r>
      <w:proofErr w:type="gramEnd"/>
      <w:r w:rsidRPr="00057D6E">
        <w:rPr>
          <w:lang w:val="en-US"/>
        </w:rPr>
        <w:t xml:space="preserve"> {</w:t>
      </w:r>
    </w:p>
    <w:p w14:paraId="360D511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#334155;</w:t>
      </w:r>
    </w:p>
    <w:p w14:paraId="37EBA23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padding-left: 25px;</w:t>
      </w:r>
    </w:p>
    <w:p w14:paraId="65BBC65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6FB3E831" w14:textId="77777777" w:rsidR="00057D6E" w:rsidRPr="00057D6E" w:rsidRDefault="00057D6E" w:rsidP="00057D6E">
      <w:pPr>
        <w:rPr>
          <w:lang w:val="en-US"/>
        </w:rPr>
      </w:pPr>
    </w:p>
    <w:p w14:paraId="63DF86AD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.sidebar .active</w:t>
      </w:r>
      <w:proofErr w:type="gramEnd"/>
      <w:r w:rsidRPr="00057D6E">
        <w:rPr>
          <w:lang w:val="en-US"/>
        </w:rPr>
        <w:t xml:space="preserve"> {</w:t>
      </w:r>
    </w:p>
    <w:p w14:paraId="113E83D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#22C55E;</w:t>
      </w:r>
    </w:p>
    <w:p w14:paraId="2653FB7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color: white;</w:t>
      </w:r>
    </w:p>
    <w:p w14:paraId="7EE3A8F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7ED64BFE" w14:textId="77777777" w:rsidR="00057D6E" w:rsidRPr="00057D6E" w:rsidRDefault="00057D6E" w:rsidP="00057D6E">
      <w:pPr>
        <w:rPr>
          <w:lang w:val="en-US"/>
        </w:rPr>
      </w:pPr>
    </w:p>
    <w:p w14:paraId="7E2E5312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.content</w:t>
      </w:r>
      <w:proofErr w:type="gramEnd"/>
      <w:r w:rsidRPr="00057D6E">
        <w:rPr>
          <w:lang w:val="en-US"/>
        </w:rPr>
        <w:t xml:space="preserve"> {</w:t>
      </w:r>
    </w:p>
    <w:p w14:paraId="5235C6D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margin-left: 220px;</w:t>
      </w:r>
    </w:p>
    <w:p w14:paraId="741AC05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padding: 30px </w:t>
      </w:r>
      <w:proofErr w:type="spellStart"/>
      <w:r w:rsidRPr="00057D6E">
        <w:rPr>
          <w:lang w:val="en-US"/>
        </w:rPr>
        <w:t>30px</w:t>
      </w:r>
      <w:proofErr w:type="spellEnd"/>
      <w:r w:rsidRPr="00057D6E">
        <w:rPr>
          <w:lang w:val="en-US"/>
        </w:rPr>
        <w:t xml:space="preserve"> 20px 30px;</w:t>
      </w:r>
    </w:p>
    <w:p w14:paraId="41526C7A" w14:textId="77777777" w:rsidR="00057D6E" w:rsidRPr="00057D6E" w:rsidRDefault="00057D6E" w:rsidP="00057D6E">
      <w:r w:rsidRPr="00057D6E">
        <w:rPr>
          <w:lang w:val="en-US"/>
        </w:rPr>
        <w:t xml:space="preserve">  </w:t>
      </w:r>
      <w:r w:rsidRPr="00057D6E">
        <w:t>/* más espacio antes solo 20px*/</w:t>
      </w:r>
    </w:p>
    <w:p w14:paraId="1218634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4CA493C6" w14:textId="77777777" w:rsidR="00057D6E" w:rsidRPr="00057D6E" w:rsidRDefault="00057D6E" w:rsidP="00057D6E">
      <w:pPr>
        <w:rPr>
          <w:lang w:val="en-US"/>
        </w:rPr>
      </w:pPr>
    </w:p>
    <w:p w14:paraId="60C5E0A1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.card</w:t>
      </w:r>
      <w:proofErr w:type="gramEnd"/>
      <w:r w:rsidRPr="00057D6E">
        <w:rPr>
          <w:lang w:val="en-US"/>
        </w:rPr>
        <w:t xml:space="preserve"> {</w:t>
      </w:r>
    </w:p>
    <w:p w14:paraId="22476831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border-radius: 20px;</w:t>
      </w:r>
    </w:p>
    <w:p w14:paraId="2874E24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box-shadow: 0 8px 20px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0, 0, 0, 0.06);</w:t>
      </w:r>
    </w:p>
    <w:p w14:paraId="2719029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  margin-bottom: 20px;</w:t>
      </w:r>
    </w:p>
    <w:p w14:paraId="058594C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/* </w:t>
      </w:r>
      <w:proofErr w:type="spellStart"/>
      <w:r w:rsidRPr="00057D6E">
        <w:rPr>
          <w:lang w:val="en-US"/>
        </w:rPr>
        <w:t>nueva</w:t>
      </w:r>
      <w:proofErr w:type="spellEnd"/>
      <w:r w:rsidRPr="00057D6E">
        <w:rPr>
          <w:lang w:val="en-US"/>
        </w:rPr>
        <w:t xml:space="preserve"> </w:t>
      </w:r>
      <w:proofErr w:type="spellStart"/>
      <w:r w:rsidRPr="00057D6E">
        <w:rPr>
          <w:lang w:val="en-US"/>
        </w:rPr>
        <w:t>linea</w:t>
      </w:r>
      <w:proofErr w:type="spellEnd"/>
      <w:r w:rsidRPr="00057D6E">
        <w:rPr>
          <w:lang w:val="en-US"/>
        </w:rPr>
        <w:t>*/</w:t>
      </w:r>
    </w:p>
    <w:p w14:paraId="70A87C8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white;</w:t>
      </w:r>
    </w:p>
    <w:p w14:paraId="0ABE9E7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border: none;</w:t>
      </w:r>
    </w:p>
    <w:p w14:paraId="4DD1F71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padding: 20px;</w:t>
      </w:r>
    </w:p>
    <w:p w14:paraId="0B0158F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position: relative;</w:t>
      </w:r>
    </w:p>
    <w:p w14:paraId="4DBDEDB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overflow: hidden;</w:t>
      </w:r>
    </w:p>
    <w:p w14:paraId="0A5663D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/*background-image: radial-</w:t>
      </w:r>
      <w:proofErr w:type="gramStart"/>
      <w:r w:rsidRPr="00057D6E">
        <w:rPr>
          <w:lang w:val="en-US"/>
        </w:rPr>
        <w:t>gradient(</w:t>
      </w:r>
      <w:proofErr w:type="gramEnd"/>
      <w:r w:rsidRPr="00057D6E">
        <w:rPr>
          <w:lang w:val="en-US"/>
        </w:rPr>
        <w:t xml:space="preserve">circle at 10% 20%,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151, 219, 67, 0.04) 0%, transparent 20%), radial-</w:t>
      </w:r>
      <w:proofErr w:type="gramStart"/>
      <w:r w:rsidRPr="00057D6E">
        <w:rPr>
          <w:lang w:val="en-US"/>
        </w:rPr>
        <w:t>gradient(</w:t>
      </w:r>
      <w:proofErr w:type="gramEnd"/>
      <w:r w:rsidRPr="00057D6E">
        <w:rPr>
          <w:lang w:val="en-US"/>
        </w:rPr>
        <w:t xml:space="preserve">circle at 90% 80%,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 xml:space="preserve">34, 197, 94, 0.06) 0%, transparent 25%), </w:t>
      </w:r>
      <w:proofErr w:type="gramStart"/>
      <w:r w:rsidRPr="00057D6E">
        <w:rPr>
          <w:lang w:val="en-US"/>
        </w:rPr>
        <w:t>white;*</w:t>
      </w:r>
      <w:proofErr w:type="gramEnd"/>
      <w:r w:rsidRPr="00057D6E">
        <w:rPr>
          <w:lang w:val="en-US"/>
        </w:rPr>
        <w:t>/</w:t>
      </w:r>
    </w:p>
    <w:p w14:paraId="2F413CC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74C62417" w14:textId="77777777" w:rsidR="00057D6E" w:rsidRPr="00057D6E" w:rsidRDefault="00057D6E" w:rsidP="00057D6E">
      <w:pPr>
        <w:rPr>
          <w:lang w:val="en-US"/>
        </w:rPr>
      </w:pPr>
    </w:p>
    <w:p w14:paraId="70637938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topbar</w:t>
      </w:r>
      <w:proofErr w:type="spellEnd"/>
      <w:proofErr w:type="gramEnd"/>
      <w:r w:rsidRPr="00057D6E">
        <w:rPr>
          <w:lang w:val="en-US"/>
        </w:rPr>
        <w:t xml:space="preserve"> {</w:t>
      </w:r>
    </w:p>
    <w:p w14:paraId="332E44B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display: flex;</w:t>
      </w:r>
    </w:p>
    <w:p w14:paraId="110F059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justify-content: space-between;</w:t>
      </w:r>
    </w:p>
    <w:p w14:paraId="08551A11" w14:textId="77777777" w:rsidR="00057D6E" w:rsidRPr="00057D6E" w:rsidRDefault="00057D6E" w:rsidP="00057D6E">
      <w:r w:rsidRPr="00057D6E">
        <w:rPr>
          <w:lang w:val="en-US"/>
        </w:rPr>
        <w:t xml:space="preserve">  </w:t>
      </w:r>
      <w:proofErr w:type="spellStart"/>
      <w:r w:rsidRPr="00057D6E">
        <w:t>margin</w:t>
      </w:r>
      <w:proofErr w:type="spellEnd"/>
      <w:r w:rsidRPr="00057D6E">
        <w:t>-bottom: 30px;</w:t>
      </w:r>
    </w:p>
    <w:p w14:paraId="43D5ACDB" w14:textId="77777777" w:rsidR="00057D6E" w:rsidRPr="00057D6E" w:rsidRDefault="00057D6E" w:rsidP="00057D6E">
      <w:r w:rsidRPr="00057D6E">
        <w:t>  /* separa del contenido antes 20*/</w:t>
      </w:r>
    </w:p>
    <w:p w14:paraId="77552D9D" w14:textId="77777777" w:rsidR="00057D6E" w:rsidRPr="00057D6E" w:rsidRDefault="00057D6E" w:rsidP="00057D6E">
      <w:r w:rsidRPr="00057D6E">
        <w:t xml:space="preserve">  </w:t>
      </w:r>
      <w:proofErr w:type="spellStart"/>
      <w:r w:rsidRPr="00057D6E">
        <w:t>align-items</w:t>
      </w:r>
      <w:proofErr w:type="spellEnd"/>
      <w:r w:rsidRPr="00057D6E">
        <w:t>: center;</w:t>
      </w:r>
    </w:p>
    <w:p w14:paraId="19C3DAFF" w14:textId="77777777" w:rsidR="00057D6E" w:rsidRPr="00057D6E" w:rsidRDefault="00057D6E" w:rsidP="00057D6E">
      <w:r w:rsidRPr="00057D6E">
        <w:t>  /*</w:t>
      </w:r>
      <w:proofErr w:type="spellStart"/>
      <w:r w:rsidRPr="00057D6E">
        <w:t>ackground</w:t>
      </w:r>
      <w:proofErr w:type="spellEnd"/>
      <w:r w:rsidRPr="00057D6E">
        <w:t xml:space="preserve">: </w:t>
      </w:r>
      <w:proofErr w:type="spellStart"/>
      <w:r w:rsidRPr="00057D6E">
        <w:t>white</w:t>
      </w:r>
      <w:proofErr w:type="spellEnd"/>
      <w:r w:rsidRPr="00057D6E">
        <w:t>; Añadido fondo blanco para que resalte como en la otra página */</w:t>
      </w:r>
    </w:p>
    <w:p w14:paraId="09B51EF7" w14:textId="77777777" w:rsidR="00057D6E" w:rsidRPr="00057D6E" w:rsidRDefault="00057D6E" w:rsidP="00057D6E">
      <w:pPr>
        <w:rPr>
          <w:lang w:val="en-US"/>
        </w:rPr>
      </w:pPr>
      <w:r w:rsidRPr="00057D6E">
        <w:t xml:space="preserve">  </w:t>
      </w:r>
      <w:r w:rsidRPr="00057D6E">
        <w:rPr>
          <w:lang w:val="en-US"/>
        </w:rPr>
        <w:t>padding: 5px 25px;</w:t>
      </w:r>
    </w:p>
    <w:p w14:paraId="0471914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border-radius: 15px;</w:t>
      </w:r>
    </w:p>
    <w:p w14:paraId="13DFC07E" w14:textId="77777777" w:rsidR="00057D6E" w:rsidRPr="00057D6E" w:rsidRDefault="00057D6E" w:rsidP="00057D6E">
      <w:r w:rsidRPr="00057D6E">
        <w:rPr>
          <w:lang w:val="en-US"/>
        </w:rPr>
        <w:t xml:space="preserve">  </w:t>
      </w:r>
      <w:r w:rsidRPr="00057D6E">
        <w:t>/*box-</w:t>
      </w:r>
      <w:proofErr w:type="spellStart"/>
      <w:r w:rsidRPr="00057D6E">
        <w:t>shadow</w:t>
      </w:r>
      <w:proofErr w:type="spellEnd"/>
      <w:r w:rsidRPr="00057D6E">
        <w:t xml:space="preserve">: 0 4px 12px </w:t>
      </w:r>
      <w:proofErr w:type="spellStart"/>
      <w:proofErr w:type="gramStart"/>
      <w:r w:rsidRPr="00057D6E">
        <w:t>rgba</w:t>
      </w:r>
      <w:proofErr w:type="spellEnd"/>
      <w:r w:rsidRPr="00057D6E">
        <w:t>(</w:t>
      </w:r>
      <w:proofErr w:type="gramEnd"/>
      <w:r w:rsidRPr="00057D6E">
        <w:t>0,0,0,0.05); para la imagen min-</w:t>
      </w:r>
      <w:proofErr w:type="spellStart"/>
      <w:r w:rsidRPr="00057D6E">
        <w:t>height</w:t>
      </w:r>
      <w:proofErr w:type="spellEnd"/>
      <w:r w:rsidRPr="00057D6E">
        <w:t>: 80</w:t>
      </w:r>
      <w:proofErr w:type="gramStart"/>
      <w:r w:rsidRPr="00057D6E">
        <w:t>px;*</w:t>
      </w:r>
      <w:proofErr w:type="gramEnd"/>
      <w:r w:rsidRPr="00057D6E">
        <w:t>/</w:t>
      </w:r>
    </w:p>
    <w:p w14:paraId="09E857E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317FE566" w14:textId="77777777" w:rsidR="00057D6E" w:rsidRPr="00057D6E" w:rsidRDefault="00057D6E" w:rsidP="00057D6E">
      <w:pPr>
        <w:rPr>
          <w:lang w:val="en-US"/>
        </w:rPr>
      </w:pPr>
    </w:p>
    <w:p w14:paraId="1290364D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.dropdown</w:t>
      </w:r>
      <w:proofErr w:type="gramEnd"/>
      <w:r w:rsidRPr="00057D6E">
        <w:rPr>
          <w:lang w:val="en-US"/>
        </w:rPr>
        <w:t xml:space="preserve"> {</w:t>
      </w:r>
    </w:p>
    <w:p w14:paraId="417FDCF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margin-top: 10px;</w:t>
      </w:r>
    </w:p>
    <w:p w14:paraId="614C19DC" w14:textId="77777777" w:rsidR="00057D6E" w:rsidRPr="00057D6E" w:rsidRDefault="00057D6E" w:rsidP="00057D6E">
      <w:r w:rsidRPr="00057D6E">
        <w:rPr>
          <w:lang w:val="en-US"/>
        </w:rPr>
        <w:t xml:space="preserve">  </w:t>
      </w:r>
      <w:r w:rsidRPr="00057D6E">
        <w:t>/* Ajusta este número para bajar el icono lo que necesites */</w:t>
      </w:r>
    </w:p>
    <w:p w14:paraId="3F8906FB" w14:textId="77777777" w:rsidR="00057D6E" w:rsidRPr="00057D6E" w:rsidRDefault="00057D6E" w:rsidP="00057D6E">
      <w:r w:rsidRPr="00057D6E">
        <w:lastRenderedPageBreak/>
        <w:t xml:space="preserve">  </w:t>
      </w:r>
      <w:proofErr w:type="spellStart"/>
      <w:r w:rsidRPr="00057D6E">
        <w:t>margin</w:t>
      </w:r>
      <w:proofErr w:type="spellEnd"/>
      <w:r w:rsidRPr="00057D6E">
        <w:t>: 10px;</w:t>
      </w:r>
    </w:p>
    <w:p w14:paraId="06DDA0E8" w14:textId="77777777" w:rsidR="00057D6E" w:rsidRPr="00057D6E" w:rsidRDefault="00057D6E" w:rsidP="00057D6E">
      <w:r w:rsidRPr="00057D6E">
        <w:t>}</w:t>
      </w:r>
    </w:p>
    <w:p w14:paraId="7F728FF6" w14:textId="77777777" w:rsidR="00057D6E" w:rsidRPr="00057D6E" w:rsidRDefault="00057D6E" w:rsidP="00057D6E"/>
    <w:p w14:paraId="6909CC99" w14:textId="77777777" w:rsidR="00057D6E" w:rsidRPr="00057D6E" w:rsidRDefault="00057D6E" w:rsidP="00057D6E">
      <w:r w:rsidRPr="00057D6E">
        <w:t>/* Contenedor del nombre e icono */</w:t>
      </w:r>
    </w:p>
    <w:p w14:paraId="37FAE9B7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.dropdown</w:t>
      </w:r>
      <w:proofErr w:type="gramEnd"/>
      <w:r w:rsidRPr="00057D6E">
        <w:rPr>
          <w:lang w:val="en-US"/>
        </w:rPr>
        <w:t xml:space="preserve"> a {</w:t>
      </w:r>
    </w:p>
    <w:p w14:paraId="2FE4ED0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display: flex;</w:t>
      </w:r>
    </w:p>
    <w:p w14:paraId="7C66977C" w14:textId="77777777" w:rsidR="00057D6E" w:rsidRPr="00057D6E" w:rsidRDefault="00057D6E" w:rsidP="00057D6E">
      <w:r w:rsidRPr="00057D6E">
        <w:rPr>
          <w:lang w:val="en-US"/>
        </w:rPr>
        <w:t xml:space="preserve">    </w:t>
      </w:r>
      <w:proofErr w:type="spellStart"/>
      <w:r w:rsidRPr="00057D6E">
        <w:t>align-items</w:t>
      </w:r>
      <w:proofErr w:type="spellEnd"/>
      <w:r w:rsidRPr="00057D6E">
        <w:t>: center; /* Alineación vertical perfecta */</w:t>
      </w:r>
    </w:p>
    <w:p w14:paraId="06CE5DB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35EF18DE" w14:textId="77777777" w:rsidR="00057D6E" w:rsidRPr="00057D6E" w:rsidRDefault="00057D6E" w:rsidP="00057D6E">
      <w:pPr>
        <w:rPr>
          <w:lang w:val="en-US"/>
        </w:rPr>
      </w:pPr>
    </w:p>
    <w:p w14:paraId="3099C42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.user-name-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{</w:t>
      </w:r>
    </w:p>
    <w:p w14:paraId="16060AC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font-size: 14px;</w:t>
      </w:r>
    </w:p>
    <w:p w14:paraId="00D7E6CF" w14:textId="77777777" w:rsidR="00057D6E" w:rsidRPr="00057D6E" w:rsidRDefault="00057D6E" w:rsidP="00057D6E">
      <w:r w:rsidRPr="00057D6E">
        <w:rPr>
          <w:lang w:val="en-US"/>
        </w:rPr>
        <w:t xml:space="preserve">    </w:t>
      </w:r>
      <w:proofErr w:type="spellStart"/>
      <w:r w:rsidRPr="00057D6E">
        <w:t>font-weight</w:t>
      </w:r>
      <w:proofErr w:type="spellEnd"/>
      <w:r w:rsidRPr="00057D6E">
        <w:t>: 700;</w:t>
      </w:r>
    </w:p>
    <w:p w14:paraId="75BE525C" w14:textId="77777777" w:rsidR="00057D6E" w:rsidRPr="00057D6E" w:rsidRDefault="00057D6E" w:rsidP="00057D6E">
      <w:r w:rsidRPr="00057D6E">
        <w:t>    color: #334155; /* Un tono gris oscuro elegante */</w:t>
      </w:r>
    </w:p>
    <w:p w14:paraId="216A9859" w14:textId="77777777" w:rsidR="00057D6E" w:rsidRPr="00057D6E" w:rsidRDefault="00057D6E" w:rsidP="00057D6E">
      <w:r w:rsidRPr="00057D6E">
        <w:t>    /* Si el nombre es muy largo, puedes limitarlo: */</w:t>
      </w:r>
    </w:p>
    <w:p w14:paraId="11635631" w14:textId="77777777" w:rsidR="00057D6E" w:rsidRPr="00057D6E" w:rsidRDefault="00057D6E" w:rsidP="00057D6E">
      <w:pPr>
        <w:rPr>
          <w:lang w:val="en-US"/>
        </w:rPr>
      </w:pPr>
      <w:r w:rsidRPr="00057D6E">
        <w:t xml:space="preserve">    </w:t>
      </w:r>
      <w:r w:rsidRPr="00057D6E">
        <w:rPr>
          <w:lang w:val="en-US"/>
        </w:rPr>
        <w:t>/* max-width: 150px;</w:t>
      </w:r>
    </w:p>
    <w:p w14:paraId="2AEE50B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white-space: </w:t>
      </w:r>
      <w:proofErr w:type="spellStart"/>
      <w:r w:rsidRPr="00057D6E">
        <w:rPr>
          <w:lang w:val="en-US"/>
        </w:rPr>
        <w:t>nowrap</w:t>
      </w:r>
      <w:proofErr w:type="spellEnd"/>
      <w:r w:rsidRPr="00057D6E">
        <w:rPr>
          <w:lang w:val="en-US"/>
        </w:rPr>
        <w:t>;</w:t>
      </w:r>
    </w:p>
    <w:p w14:paraId="139A8DA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overflow: hidden;</w:t>
      </w:r>
    </w:p>
    <w:p w14:paraId="2B3973C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text-overflow: ellipsis; */</w:t>
      </w:r>
    </w:p>
    <w:p w14:paraId="561C260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10ECFC32" w14:textId="77777777" w:rsidR="00057D6E" w:rsidRPr="00057D6E" w:rsidRDefault="00057D6E" w:rsidP="00057D6E">
      <w:pPr>
        <w:rPr>
          <w:lang w:val="en-US"/>
        </w:rPr>
      </w:pPr>
    </w:p>
    <w:p w14:paraId="6E93CF7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/* .user-name-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{</w:t>
      </w:r>
    </w:p>
    <w:p w14:paraId="378B2F7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font-size: 14px;</w:t>
      </w:r>
    </w:p>
    <w:p w14:paraId="71A8F89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font-weight: 700;</w:t>
      </w:r>
    </w:p>
    <w:p w14:paraId="7A56A00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color: #334155;</w:t>
      </w:r>
    </w:p>
    <w:p w14:paraId="6847578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display: inline-block; </w:t>
      </w:r>
    </w:p>
    <w:p w14:paraId="13F6E963" w14:textId="77777777" w:rsidR="00057D6E" w:rsidRPr="00057D6E" w:rsidRDefault="00057D6E" w:rsidP="00057D6E">
      <w:r w:rsidRPr="00057D6E">
        <w:rPr>
          <w:lang w:val="en-US"/>
        </w:rPr>
        <w:t xml:space="preserve">    </w:t>
      </w:r>
      <w:proofErr w:type="spellStart"/>
      <w:r w:rsidRPr="00057D6E">
        <w:t>margin-right</w:t>
      </w:r>
      <w:proofErr w:type="spellEnd"/>
      <w:r w:rsidRPr="00057D6E">
        <w:t>: 5px;    </w:t>
      </w:r>
    </w:p>
    <w:p w14:paraId="026425AE" w14:textId="77777777" w:rsidR="00057D6E" w:rsidRPr="00057D6E" w:rsidRDefault="00057D6E" w:rsidP="00057D6E">
      <w:r w:rsidRPr="00057D6E">
        <w:lastRenderedPageBreak/>
        <w:t>} */</w:t>
      </w:r>
    </w:p>
    <w:p w14:paraId="570625DA" w14:textId="77777777" w:rsidR="00057D6E" w:rsidRPr="00057D6E" w:rsidRDefault="00057D6E" w:rsidP="00057D6E"/>
    <w:p w14:paraId="21E70B65" w14:textId="77777777" w:rsidR="00057D6E" w:rsidRPr="00057D6E" w:rsidRDefault="00057D6E" w:rsidP="00057D6E">
      <w:r w:rsidRPr="00057D6E">
        <w:t>/* Ajuste fino del icono si fuera necesario */</w:t>
      </w:r>
    </w:p>
    <w:p w14:paraId="37ACDB16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topbar</w:t>
      </w:r>
      <w:proofErr w:type="spellEnd"/>
      <w:r w:rsidRPr="00057D6E">
        <w:rPr>
          <w:lang w:val="en-US"/>
        </w:rPr>
        <w:t xml:space="preserve"> .fa</w:t>
      </w:r>
      <w:proofErr w:type="gramEnd"/>
      <w:r w:rsidRPr="00057D6E">
        <w:rPr>
          <w:lang w:val="en-US"/>
        </w:rPr>
        <w:t>-user {</w:t>
      </w:r>
    </w:p>
    <w:p w14:paraId="7D5DBA1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display: flex;</w:t>
      </w:r>
    </w:p>
    <w:p w14:paraId="0FB8580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align-items: center;</w:t>
      </w:r>
    </w:p>
    <w:p w14:paraId="2E14BD76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justify-content: center;</w:t>
      </w:r>
    </w:p>
    <w:p w14:paraId="6CB519F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7AB1876B" w14:textId="77777777" w:rsidR="00057D6E" w:rsidRPr="00057D6E" w:rsidRDefault="00057D6E" w:rsidP="00057D6E">
      <w:pPr>
        <w:rPr>
          <w:lang w:val="en-US"/>
        </w:rPr>
      </w:pPr>
    </w:p>
    <w:p w14:paraId="07A515BA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.badge</w:t>
      </w:r>
      <w:proofErr w:type="gramEnd"/>
      <w:r w:rsidRPr="00057D6E">
        <w:rPr>
          <w:lang w:val="en-US"/>
        </w:rPr>
        <w:t>-success {</w:t>
      </w:r>
    </w:p>
    <w:p w14:paraId="633F2BCD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#22C55E;</w:t>
      </w:r>
    </w:p>
    <w:p w14:paraId="0980504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1A93C653" w14:textId="77777777" w:rsidR="00057D6E" w:rsidRPr="00057D6E" w:rsidRDefault="00057D6E" w:rsidP="00057D6E">
      <w:pPr>
        <w:rPr>
          <w:lang w:val="en-US"/>
        </w:rPr>
      </w:pPr>
    </w:p>
    <w:p w14:paraId="322C2988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.badge</w:t>
      </w:r>
      <w:proofErr w:type="gramEnd"/>
      <w:r w:rsidRPr="00057D6E">
        <w:rPr>
          <w:lang w:val="en-US"/>
        </w:rPr>
        <w:t>-danger {</w:t>
      </w:r>
    </w:p>
    <w:p w14:paraId="634215E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background: #EF4444</w:t>
      </w:r>
    </w:p>
    <w:p w14:paraId="794F346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6E9A4C6D" w14:textId="77777777" w:rsidR="00057D6E" w:rsidRPr="00057D6E" w:rsidRDefault="00057D6E" w:rsidP="00057D6E">
      <w:pPr>
        <w:rPr>
          <w:lang w:val="en-US"/>
        </w:rPr>
      </w:pPr>
    </w:p>
    <w:p w14:paraId="3072D8ED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.card</w:t>
      </w:r>
      <w:proofErr w:type="gramEnd"/>
      <w:r w:rsidRPr="00057D6E">
        <w:rPr>
          <w:lang w:val="en-US"/>
        </w:rPr>
        <w:t>-welcome {</w:t>
      </w:r>
    </w:p>
    <w:p w14:paraId="40F8C22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position: relative;</w:t>
      </w:r>
    </w:p>
    <w:p w14:paraId="223D4C01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min-height: 500px;</w:t>
      </w:r>
    </w:p>
    <w:p w14:paraId="2499832E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border-radius: 20px;</w:t>
      </w:r>
    </w:p>
    <w:p w14:paraId="304A33C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overflow: hidden;</w:t>
      </w:r>
    </w:p>
    <w:p w14:paraId="29B06E3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color: white;</w:t>
      </w:r>
    </w:p>
    <w:p w14:paraId="708144E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2A3CC3E8" w14:textId="77777777" w:rsidR="00057D6E" w:rsidRPr="00057D6E" w:rsidRDefault="00057D6E" w:rsidP="00057D6E">
      <w:pPr>
        <w:rPr>
          <w:lang w:val="en-US"/>
        </w:rPr>
      </w:pPr>
    </w:p>
    <w:p w14:paraId="7834767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/* CONTENEDOR DE IMÁGENES */</w:t>
      </w:r>
    </w:p>
    <w:p w14:paraId="0FB1B59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.</w:t>
      </w:r>
      <w:proofErr w:type="spellStart"/>
      <w:r w:rsidRPr="00057D6E">
        <w:rPr>
          <w:lang w:val="en-US"/>
        </w:rPr>
        <w:t>bg</w:t>
      </w:r>
      <w:proofErr w:type="spellEnd"/>
      <w:r w:rsidRPr="00057D6E">
        <w:rPr>
          <w:lang w:val="en-US"/>
        </w:rPr>
        <w:t>-slider {</w:t>
      </w:r>
    </w:p>
    <w:p w14:paraId="2F90D73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position: absolute;</w:t>
      </w:r>
    </w:p>
    <w:p w14:paraId="629E60D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inset: 0;</w:t>
      </w:r>
    </w:p>
    <w:p w14:paraId="70F68AA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z-index: 0;</w:t>
      </w:r>
    </w:p>
    <w:p w14:paraId="3D31DB0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3CAC2B0E" w14:textId="77777777" w:rsidR="00057D6E" w:rsidRPr="00057D6E" w:rsidRDefault="00057D6E" w:rsidP="00057D6E">
      <w:pPr>
        <w:rPr>
          <w:lang w:val="en-US"/>
        </w:rPr>
      </w:pPr>
    </w:p>
    <w:p w14:paraId="33FC8291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bg</w:t>
      </w:r>
      <w:proofErr w:type="spellEnd"/>
      <w:r w:rsidRPr="00057D6E">
        <w:rPr>
          <w:lang w:val="en-US"/>
        </w:rPr>
        <w:t xml:space="preserve">-slider </w:t>
      </w:r>
      <w:proofErr w:type="spellStart"/>
      <w:r w:rsidRPr="00057D6E">
        <w:rPr>
          <w:lang w:val="en-US"/>
        </w:rPr>
        <w:t>img</w:t>
      </w:r>
      <w:proofErr w:type="spellEnd"/>
      <w:r w:rsidRPr="00057D6E">
        <w:rPr>
          <w:lang w:val="en-US"/>
        </w:rPr>
        <w:t xml:space="preserve"> {</w:t>
      </w:r>
    </w:p>
    <w:p w14:paraId="7929BD4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position: absolute;</w:t>
      </w:r>
    </w:p>
    <w:p w14:paraId="514F4D5F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width: 100%;</w:t>
      </w:r>
    </w:p>
    <w:p w14:paraId="6A5803A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height: 100%;</w:t>
      </w:r>
    </w:p>
    <w:p w14:paraId="4D91558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object-fit: cover;</w:t>
      </w:r>
    </w:p>
    <w:p w14:paraId="5B8B8598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opacity: 0;</w:t>
      </w:r>
    </w:p>
    <w:p w14:paraId="1290F8BB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transition: opacity 1.5s ease-in-out;</w:t>
      </w:r>
    </w:p>
    <w:p w14:paraId="5EA2CF9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27037DEC" w14:textId="77777777" w:rsidR="00057D6E" w:rsidRPr="00057D6E" w:rsidRDefault="00057D6E" w:rsidP="00057D6E">
      <w:pPr>
        <w:rPr>
          <w:lang w:val="en-US"/>
        </w:rPr>
      </w:pPr>
    </w:p>
    <w:p w14:paraId="4C028FF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/* IMAGEN ACTIVA */</w:t>
      </w:r>
    </w:p>
    <w:p w14:paraId="1958D5C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.</w:t>
      </w:r>
      <w:proofErr w:type="spellStart"/>
      <w:r w:rsidRPr="00057D6E">
        <w:rPr>
          <w:lang w:val="en-US"/>
        </w:rPr>
        <w:t>bg</w:t>
      </w:r>
      <w:proofErr w:type="spellEnd"/>
      <w:r w:rsidRPr="00057D6E">
        <w:rPr>
          <w:lang w:val="en-US"/>
        </w:rPr>
        <w:t xml:space="preserve">-slider </w:t>
      </w:r>
      <w:proofErr w:type="spellStart"/>
      <w:proofErr w:type="gramStart"/>
      <w:r w:rsidRPr="00057D6E">
        <w:rPr>
          <w:lang w:val="en-US"/>
        </w:rPr>
        <w:t>img.active</w:t>
      </w:r>
      <w:proofErr w:type="spellEnd"/>
      <w:proofErr w:type="gramEnd"/>
      <w:r w:rsidRPr="00057D6E">
        <w:rPr>
          <w:lang w:val="en-US"/>
        </w:rPr>
        <w:t xml:space="preserve"> {</w:t>
      </w:r>
    </w:p>
    <w:p w14:paraId="000E539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opacity: 1;</w:t>
      </w:r>
    </w:p>
    <w:p w14:paraId="40A8A975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2179C7CC" w14:textId="77777777" w:rsidR="00057D6E" w:rsidRPr="00057D6E" w:rsidRDefault="00057D6E" w:rsidP="00057D6E">
      <w:pPr>
        <w:rPr>
          <w:lang w:val="en-US"/>
        </w:rPr>
      </w:pPr>
    </w:p>
    <w:p w14:paraId="57F29980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/* OVERLAY OSCURO */</w:t>
      </w:r>
    </w:p>
    <w:p w14:paraId="10F7ACC7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.card</w:t>
      </w:r>
      <w:proofErr w:type="gramEnd"/>
      <w:r w:rsidRPr="00057D6E">
        <w:rPr>
          <w:lang w:val="en-US"/>
        </w:rPr>
        <w:t>-</w:t>
      </w:r>
      <w:proofErr w:type="gramStart"/>
      <w:r w:rsidRPr="00057D6E">
        <w:rPr>
          <w:lang w:val="en-US"/>
        </w:rPr>
        <w:t>welcome::</w:t>
      </w:r>
      <w:proofErr w:type="gramEnd"/>
      <w:r w:rsidRPr="00057D6E">
        <w:rPr>
          <w:lang w:val="en-US"/>
        </w:rPr>
        <w:t>after {</w:t>
      </w:r>
    </w:p>
    <w:p w14:paraId="08AC09A4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content: "";</w:t>
      </w:r>
    </w:p>
    <w:p w14:paraId="4AFA86A9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position: absolute;</w:t>
      </w:r>
    </w:p>
    <w:p w14:paraId="080CD013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inset: 0;</w:t>
      </w:r>
    </w:p>
    <w:p w14:paraId="6E9711BC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 xml:space="preserve">    background: </w:t>
      </w:r>
      <w:proofErr w:type="spellStart"/>
      <w:proofErr w:type="gramStart"/>
      <w:r w:rsidRPr="00057D6E">
        <w:rPr>
          <w:lang w:val="en-US"/>
        </w:rPr>
        <w:t>rgba</w:t>
      </w:r>
      <w:proofErr w:type="spellEnd"/>
      <w:r w:rsidRPr="00057D6E">
        <w:rPr>
          <w:lang w:val="en-US"/>
        </w:rPr>
        <w:t>(</w:t>
      </w:r>
      <w:proofErr w:type="gramEnd"/>
      <w:r w:rsidRPr="00057D6E">
        <w:rPr>
          <w:lang w:val="en-US"/>
        </w:rPr>
        <w:t>0,0,0,0.4);</w:t>
      </w:r>
    </w:p>
    <w:p w14:paraId="34905947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lastRenderedPageBreak/>
        <w:t>    z-index: 1;</w:t>
      </w:r>
    </w:p>
    <w:p w14:paraId="20BDB590" w14:textId="77777777" w:rsidR="00057D6E" w:rsidRPr="00057D6E" w:rsidRDefault="00057D6E" w:rsidP="00057D6E">
      <w:r w:rsidRPr="00057D6E">
        <w:t>}</w:t>
      </w:r>
    </w:p>
    <w:p w14:paraId="28EB14B4" w14:textId="77777777" w:rsidR="00057D6E" w:rsidRPr="00057D6E" w:rsidRDefault="00057D6E" w:rsidP="00057D6E"/>
    <w:p w14:paraId="5D860A7E" w14:textId="77777777" w:rsidR="00057D6E" w:rsidRPr="00057D6E" w:rsidRDefault="00057D6E" w:rsidP="00057D6E">
      <w:r w:rsidRPr="00057D6E">
        <w:t>/* CONTENIDO ENCIMA */</w:t>
      </w:r>
    </w:p>
    <w:p w14:paraId="7A4D5A16" w14:textId="77777777" w:rsidR="00057D6E" w:rsidRPr="00057D6E" w:rsidRDefault="00057D6E" w:rsidP="00057D6E">
      <w:proofErr w:type="gramStart"/>
      <w:r w:rsidRPr="00057D6E">
        <w:t>.</w:t>
      </w:r>
      <w:proofErr w:type="spellStart"/>
      <w:r w:rsidRPr="00057D6E">
        <w:t>content</w:t>
      </w:r>
      <w:proofErr w:type="gramEnd"/>
      <w:r w:rsidRPr="00057D6E">
        <w:t>-overlay</w:t>
      </w:r>
      <w:proofErr w:type="spellEnd"/>
      <w:r w:rsidRPr="00057D6E">
        <w:t xml:space="preserve"> {</w:t>
      </w:r>
    </w:p>
    <w:p w14:paraId="048607CA" w14:textId="77777777" w:rsidR="00057D6E" w:rsidRPr="00057D6E" w:rsidRDefault="00057D6E" w:rsidP="00057D6E">
      <w:r w:rsidRPr="00057D6E">
        <w:t>    position: relative;</w:t>
      </w:r>
    </w:p>
    <w:p w14:paraId="24E5855C" w14:textId="77777777" w:rsidR="00057D6E" w:rsidRPr="00057D6E" w:rsidRDefault="00057D6E" w:rsidP="00057D6E">
      <w:r w:rsidRPr="00057D6E">
        <w:t>    z-</w:t>
      </w:r>
      <w:proofErr w:type="spellStart"/>
      <w:r w:rsidRPr="00057D6E">
        <w:t>index</w:t>
      </w:r>
      <w:proofErr w:type="spellEnd"/>
      <w:r w:rsidRPr="00057D6E">
        <w:t>: 2;</w:t>
      </w:r>
    </w:p>
    <w:p w14:paraId="1439DE03" w14:textId="77777777" w:rsidR="00057D6E" w:rsidRPr="00057D6E" w:rsidRDefault="00057D6E" w:rsidP="00057D6E">
      <w:r w:rsidRPr="00057D6E">
        <w:t xml:space="preserve">    </w:t>
      </w:r>
      <w:proofErr w:type="spellStart"/>
      <w:r w:rsidRPr="00057D6E">
        <w:t>padding</w:t>
      </w:r>
      <w:proofErr w:type="spellEnd"/>
      <w:r w:rsidRPr="00057D6E">
        <w:t>: 30px;</w:t>
      </w:r>
    </w:p>
    <w:p w14:paraId="0B06C66D" w14:textId="77777777" w:rsidR="00057D6E" w:rsidRPr="00057D6E" w:rsidRDefault="00057D6E" w:rsidP="00057D6E">
      <w:r w:rsidRPr="00057D6E">
        <w:t>}</w:t>
      </w:r>
    </w:p>
    <w:p w14:paraId="1DF6F2F4" w14:textId="77777777" w:rsidR="00057D6E" w:rsidRPr="00057D6E" w:rsidRDefault="00057D6E" w:rsidP="00057D6E"/>
    <w:p w14:paraId="25D34CB0" w14:textId="77777777" w:rsidR="00057D6E" w:rsidRPr="00057D6E" w:rsidRDefault="00057D6E" w:rsidP="00057D6E">
      <w:r w:rsidRPr="00057D6E">
        <w:t>/* TEXTO OPCIONAL */</w:t>
      </w:r>
    </w:p>
    <w:p w14:paraId="3631D1CE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.content</w:t>
      </w:r>
      <w:proofErr w:type="gramEnd"/>
      <w:r w:rsidRPr="00057D6E">
        <w:rPr>
          <w:lang w:val="en-US"/>
        </w:rPr>
        <w:t>-overlay h4 {</w:t>
      </w:r>
    </w:p>
    <w:p w14:paraId="304AABD2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font-weight: 600;</w:t>
      </w:r>
    </w:p>
    <w:p w14:paraId="3BAE64EA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}</w:t>
      </w:r>
    </w:p>
    <w:p w14:paraId="2C6245BE" w14:textId="77777777" w:rsidR="00057D6E" w:rsidRPr="00057D6E" w:rsidRDefault="00057D6E" w:rsidP="00057D6E">
      <w:pPr>
        <w:rPr>
          <w:lang w:val="en-US"/>
        </w:rPr>
      </w:pPr>
    </w:p>
    <w:p w14:paraId="511A509B" w14:textId="77777777" w:rsidR="00057D6E" w:rsidRPr="00057D6E" w:rsidRDefault="00057D6E" w:rsidP="00057D6E">
      <w:pPr>
        <w:rPr>
          <w:lang w:val="en-US"/>
        </w:rPr>
      </w:pPr>
      <w:proofErr w:type="gramStart"/>
      <w:r w:rsidRPr="00057D6E">
        <w:rPr>
          <w:lang w:val="en-US"/>
        </w:rPr>
        <w:t>.content</w:t>
      </w:r>
      <w:proofErr w:type="gramEnd"/>
      <w:r w:rsidRPr="00057D6E">
        <w:rPr>
          <w:lang w:val="en-US"/>
        </w:rPr>
        <w:t>-overlay p {</w:t>
      </w:r>
    </w:p>
    <w:p w14:paraId="79932831" w14:textId="77777777" w:rsidR="00057D6E" w:rsidRPr="00057D6E" w:rsidRDefault="00057D6E" w:rsidP="00057D6E">
      <w:pPr>
        <w:rPr>
          <w:lang w:val="en-US"/>
        </w:rPr>
      </w:pPr>
      <w:r w:rsidRPr="00057D6E">
        <w:rPr>
          <w:lang w:val="en-US"/>
        </w:rPr>
        <w:t>    font-size: 15px;</w:t>
      </w:r>
    </w:p>
    <w:p w14:paraId="1D79D07F" w14:textId="77777777" w:rsidR="00057D6E" w:rsidRPr="00057D6E" w:rsidRDefault="00057D6E" w:rsidP="00057D6E">
      <w:r w:rsidRPr="00057D6E">
        <w:rPr>
          <w:lang w:val="en-US"/>
        </w:rPr>
        <w:t xml:space="preserve">    </w:t>
      </w:r>
      <w:r w:rsidRPr="00057D6E">
        <w:t>color: #E2E8F0;</w:t>
      </w:r>
    </w:p>
    <w:p w14:paraId="654052CE" w14:textId="77777777" w:rsidR="00057D6E" w:rsidRPr="00057D6E" w:rsidRDefault="00057D6E" w:rsidP="00057D6E">
      <w:r w:rsidRPr="00057D6E">
        <w:t>}</w:t>
      </w:r>
    </w:p>
    <w:p w14:paraId="6FB58B4A" w14:textId="77777777" w:rsidR="00057D6E" w:rsidRPr="00057D6E" w:rsidRDefault="00057D6E" w:rsidP="00057D6E"/>
    <w:p w14:paraId="550EDBBB" w14:textId="77777777" w:rsidR="00057D6E" w:rsidRPr="00BF22E4" w:rsidRDefault="00057D6E" w:rsidP="00057D6E"/>
    <w:p w14:paraId="5AF9DAFB" w14:textId="13DDD8DE" w:rsidR="00122449" w:rsidRPr="00BF22E4" w:rsidRDefault="00122449" w:rsidP="00027EF4">
      <w:pPr>
        <w:pStyle w:val="Ttulo4"/>
      </w:pPr>
      <w:r w:rsidRPr="00BF22E4">
        <w:t>2.</w:t>
      </w:r>
      <w:r w:rsidR="006A4FBC" w:rsidRPr="00BF22E4">
        <w:t>2</w:t>
      </w:r>
      <w:r w:rsidRPr="00BF22E4">
        <w:t>.2.3</w:t>
      </w:r>
      <w:r w:rsidR="00BF22E4" w:rsidRPr="00BF22E4">
        <w:t xml:space="preserve"> </w:t>
      </w:r>
      <w:r w:rsidRPr="00BF22E4">
        <w:t>jquery-jvectormap-2</w:t>
      </w:r>
      <w:r w:rsidR="00A5333E" w:rsidRPr="00BF22E4">
        <w:t>.0.3.css</w:t>
      </w:r>
    </w:p>
    <w:p w14:paraId="53B41658" w14:textId="77777777" w:rsidR="009D7436" w:rsidRPr="009D7436" w:rsidRDefault="009D7436" w:rsidP="009D7436">
      <w:pPr>
        <w:rPr>
          <w:lang w:val="en-US"/>
        </w:rPr>
      </w:pPr>
      <w:proofErr w:type="spellStart"/>
      <w:r w:rsidRPr="009D7436">
        <w:rPr>
          <w:lang w:val="en-US"/>
        </w:rPr>
        <w:t>svg</w:t>
      </w:r>
      <w:proofErr w:type="spellEnd"/>
      <w:r w:rsidRPr="009D7436">
        <w:rPr>
          <w:lang w:val="en-US"/>
        </w:rPr>
        <w:t xml:space="preserve"> {</w:t>
      </w:r>
    </w:p>
    <w:p w14:paraId="3ECA0A9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touch-action: none;</w:t>
      </w:r>
    </w:p>
    <w:p w14:paraId="6804BD1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8D6CF5C" w14:textId="77777777" w:rsidR="009D7436" w:rsidRPr="009D7436" w:rsidRDefault="009D7436" w:rsidP="009D7436">
      <w:pPr>
        <w:rPr>
          <w:lang w:val="en-US"/>
        </w:rPr>
      </w:pPr>
    </w:p>
    <w:p w14:paraId="03DDB226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lastRenderedPageBreak/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-container {</w:t>
      </w:r>
    </w:p>
    <w:p w14:paraId="6B08185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100%;</w:t>
      </w:r>
    </w:p>
    <w:p w14:paraId="309ADF2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100%;</w:t>
      </w:r>
    </w:p>
    <w:p w14:paraId="4070C14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relative;</w:t>
      </w:r>
    </w:p>
    <w:p w14:paraId="40B2906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overflow: hidden;</w:t>
      </w:r>
    </w:p>
    <w:p w14:paraId="1D5AF60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touch-action: none;</w:t>
      </w:r>
    </w:p>
    <w:p w14:paraId="459CEA8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2FDEB056" w14:textId="77777777" w:rsidR="009D7436" w:rsidRPr="009D7436" w:rsidRDefault="009D7436" w:rsidP="009D7436">
      <w:pPr>
        <w:rPr>
          <w:lang w:val="en-US"/>
        </w:rPr>
      </w:pPr>
    </w:p>
    <w:p w14:paraId="0D1FA4EB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-tip {</w:t>
      </w:r>
    </w:p>
    <w:p w14:paraId="12067E6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absolute;</w:t>
      </w:r>
    </w:p>
    <w:p w14:paraId="1E2BDD4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none;</w:t>
      </w:r>
    </w:p>
    <w:p w14:paraId="13D4DEE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border: solid 1px #CDCDCD;</w:t>
      </w:r>
    </w:p>
    <w:p w14:paraId="68785C9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3px;</w:t>
      </w:r>
    </w:p>
    <w:p w14:paraId="6C8620A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#292929;</w:t>
      </w:r>
    </w:p>
    <w:p w14:paraId="709F2E7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white;</w:t>
      </w:r>
    </w:p>
    <w:p w14:paraId="25C63A8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font-family: sans-serif, Verdana;</w:t>
      </w:r>
    </w:p>
    <w:p w14:paraId="40BF7EB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smaller;</w:t>
      </w:r>
    </w:p>
    <w:p w14:paraId="0D6E1FF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3px;</w:t>
      </w:r>
    </w:p>
    <w:p w14:paraId="54CDBBA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3A58701" w14:textId="77777777" w:rsidR="009D7436" w:rsidRPr="009D7436" w:rsidRDefault="009D7436" w:rsidP="009D7436">
      <w:pPr>
        <w:rPr>
          <w:lang w:val="en-US"/>
        </w:rPr>
      </w:pPr>
    </w:p>
    <w:p w14:paraId="3039232E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-zoomin</w:t>
      </w:r>
      <w:proofErr w:type="spellEnd"/>
      <w:proofErr w:type="gramStart"/>
      <w:r w:rsidRPr="009D7436">
        <w:rPr>
          <w:lang w:val="en-US"/>
        </w:rPr>
        <w:t>, 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-zoomout</w:t>
      </w:r>
      <w:proofErr w:type="spellEnd"/>
      <w:proofErr w:type="gramStart"/>
      <w:r w:rsidRPr="009D7436">
        <w:rPr>
          <w:lang w:val="en-US"/>
        </w:rPr>
        <w:t>, 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-goback</w:t>
      </w:r>
      <w:proofErr w:type="spellEnd"/>
      <w:r w:rsidRPr="009D7436">
        <w:rPr>
          <w:lang w:val="en-US"/>
        </w:rPr>
        <w:t xml:space="preserve"> {</w:t>
      </w:r>
    </w:p>
    <w:p w14:paraId="1B07724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absolute;</w:t>
      </w:r>
    </w:p>
    <w:p w14:paraId="07B6F99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left: 10px;</w:t>
      </w:r>
    </w:p>
    <w:p w14:paraId="1191BE6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3px;</w:t>
      </w:r>
    </w:p>
    <w:p w14:paraId="1F41E66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#292929;</w:t>
      </w:r>
    </w:p>
    <w:p w14:paraId="3E31FD9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3px;</w:t>
      </w:r>
    </w:p>
    <w:p w14:paraId="1ED9D4A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color: white;</w:t>
      </w:r>
    </w:p>
    <w:p w14:paraId="25C00C3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cursor: pointer;</w:t>
      </w:r>
    </w:p>
    <w:p w14:paraId="53A19C5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line-height: 10px;</w:t>
      </w:r>
    </w:p>
    <w:p w14:paraId="79F82AF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40964D9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box-sizing: content-box;</w:t>
      </w:r>
    </w:p>
    <w:p w14:paraId="612C0C8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1EA3D82" w14:textId="77777777" w:rsidR="009D7436" w:rsidRPr="009D7436" w:rsidRDefault="009D7436" w:rsidP="009D7436">
      <w:pPr>
        <w:rPr>
          <w:lang w:val="en-US"/>
        </w:rPr>
      </w:pPr>
    </w:p>
    <w:p w14:paraId="42469E96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-zoomin</w:t>
      </w:r>
      <w:proofErr w:type="spellEnd"/>
      <w:proofErr w:type="gramStart"/>
      <w:r w:rsidRPr="009D7436">
        <w:rPr>
          <w:lang w:val="en-US"/>
        </w:rPr>
        <w:t>, 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-zoomout</w:t>
      </w:r>
      <w:proofErr w:type="spellEnd"/>
      <w:r w:rsidRPr="009D7436">
        <w:rPr>
          <w:lang w:val="en-US"/>
        </w:rPr>
        <w:t xml:space="preserve"> {</w:t>
      </w:r>
    </w:p>
    <w:p w14:paraId="2A3EABC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10px;</w:t>
      </w:r>
    </w:p>
    <w:p w14:paraId="415179A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10px;</w:t>
      </w:r>
    </w:p>
    <w:p w14:paraId="6DB45BD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B337FED" w14:textId="77777777" w:rsidR="009D7436" w:rsidRPr="009D7436" w:rsidRDefault="009D7436" w:rsidP="009D7436">
      <w:pPr>
        <w:rPr>
          <w:lang w:val="en-US"/>
        </w:rPr>
      </w:pPr>
    </w:p>
    <w:p w14:paraId="41BF6BA8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-zoomin</w:t>
      </w:r>
      <w:proofErr w:type="spellEnd"/>
      <w:r w:rsidRPr="009D7436">
        <w:rPr>
          <w:lang w:val="en-US"/>
        </w:rPr>
        <w:t xml:space="preserve"> {</w:t>
      </w:r>
    </w:p>
    <w:p w14:paraId="6791ED9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top: 10px;</w:t>
      </w:r>
    </w:p>
    <w:p w14:paraId="6454805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8CD46B4" w14:textId="77777777" w:rsidR="009D7436" w:rsidRPr="009D7436" w:rsidRDefault="009D7436" w:rsidP="009D7436">
      <w:pPr>
        <w:rPr>
          <w:lang w:val="en-US"/>
        </w:rPr>
      </w:pPr>
    </w:p>
    <w:p w14:paraId="161E35D8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-zoomout</w:t>
      </w:r>
      <w:proofErr w:type="spellEnd"/>
      <w:r w:rsidRPr="009D7436">
        <w:rPr>
          <w:lang w:val="en-US"/>
        </w:rPr>
        <w:t xml:space="preserve"> {</w:t>
      </w:r>
    </w:p>
    <w:p w14:paraId="200459C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top: 30px;</w:t>
      </w:r>
    </w:p>
    <w:p w14:paraId="61F473D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A0BFAEE" w14:textId="77777777" w:rsidR="009D7436" w:rsidRPr="009D7436" w:rsidRDefault="009D7436" w:rsidP="009D7436">
      <w:pPr>
        <w:rPr>
          <w:lang w:val="en-US"/>
        </w:rPr>
      </w:pPr>
    </w:p>
    <w:p w14:paraId="38A66CC7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gramEnd"/>
      <w:r w:rsidRPr="009D7436">
        <w:rPr>
          <w:lang w:val="en-US"/>
        </w:rPr>
        <w:t>-goback</w:t>
      </w:r>
      <w:proofErr w:type="spellEnd"/>
      <w:r w:rsidRPr="009D7436">
        <w:rPr>
          <w:lang w:val="en-US"/>
        </w:rPr>
        <w:t xml:space="preserve"> {</w:t>
      </w:r>
    </w:p>
    <w:p w14:paraId="63A7F2E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bottom: 10px;</w:t>
      </w:r>
    </w:p>
    <w:p w14:paraId="3D1F1F6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z-index: 1000;</w:t>
      </w:r>
    </w:p>
    <w:p w14:paraId="6E0479D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6px;</w:t>
      </w:r>
    </w:p>
    <w:p w14:paraId="3CC2717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A87A598" w14:textId="77777777" w:rsidR="009D7436" w:rsidRPr="009D7436" w:rsidRDefault="009D7436" w:rsidP="009D7436">
      <w:pPr>
        <w:rPr>
          <w:lang w:val="en-US"/>
        </w:rPr>
      </w:pPr>
    </w:p>
    <w:p w14:paraId="10E87703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lastRenderedPageBreak/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-spinner {</w:t>
      </w:r>
    </w:p>
    <w:p w14:paraId="412A69C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absolute;</w:t>
      </w:r>
    </w:p>
    <w:p w14:paraId="1329FB2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left: 0;</w:t>
      </w:r>
    </w:p>
    <w:p w14:paraId="4C93B4B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top: 0;</w:t>
      </w:r>
    </w:p>
    <w:p w14:paraId="5987E1B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right: 0;</w:t>
      </w:r>
    </w:p>
    <w:p w14:paraId="4CEBD7A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bottom: 0;</w:t>
      </w:r>
    </w:p>
    <w:p w14:paraId="0EBD83F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center no-repeat url(data:image/gif;base64,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</w:t>
      </w:r>
      <w:r w:rsidRPr="009D7436">
        <w:rPr>
          <w:lang w:val="en-US"/>
        </w:rPr>
        <w:lastRenderedPageBreak/>
        <w:t>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);</w:t>
      </w:r>
    </w:p>
    <w:p w14:paraId="177BF06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8C23AD8" w14:textId="77777777" w:rsidR="009D7436" w:rsidRPr="009D7436" w:rsidRDefault="009D7436" w:rsidP="009D7436">
      <w:pPr>
        <w:rPr>
          <w:lang w:val="en-US"/>
        </w:rPr>
      </w:pPr>
    </w:p>
    <w:p w14:paraId="1E583661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-legend-title {</w:t>
      </w:r>
    </w:p>
    <w:p w14:paraId="392AECC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bold;</w:t>
      </w:r>
    </w:p>
    <w:p w14:paraId="3ECA30F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14px;</w:t>
      </w:r>
    </w:p>
    <w:p w14:paraId="6DC6113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628EFA0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}</w:t>
      </w:r>
    </w:p>
    <w:p w14:paraId="221B3F1B" w14:textId="77777777" w:rsidR="009D7436" w:rsidRPr="009D7436" w:rsidRDefault="009D7436" w:rsidP="009D7436">
      <w:pPr>
        <w:rPr>
          <w:lang w:val="en-US"/>
        </w:rPr>
      </w:pPr>
    </w:p>
    <w:p w14:paraId="0A50B0C0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 xml:space="preserve"> {</w:t>
      </w:r>
    </w:p>
    <w:p w14:paraId="5499633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absolute;</w:t>
      </w:r>
    </w:p>
    <w:p w14:paraId="1B80B21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33CE629" w14:textId="77777777" w:rsidR="009D7436" w:rsidRPr="009D7436" w:rsidRDefault="009D7436" w:rsidP="009D7436">
      <w:pPr>
        <w:rPr>
          <w:lang w:val="en-US"/>
        </w:rPr>
      </w:pPr>
    </w:p>
    <w:p w14:paraId="42568983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-h {</w:t>
      </w:r>
    </w:p>
    <w:p w14:paraId="0CE63F8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bottom: 0;</w:t>
      </w:r>
    </w:p>
    <w:p w14:paraId="78200F2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right: 0;</w:t>
      </w:r>
    </w:p>
    <w:p w14:paraId="00F3628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418AB65" w14:textId="77777777" w:rsidR="009D7436" w:rsidRPr="009D7436" w:rsidRDefault="009D7436" w:rsidP="009D7436">
      <w:pPr>
        <w:rPr>
          <w:lang w:val="en-US"/>
        </w:rPr>
      </w:pPr>
    </w:p>
    <w:p w14:paraId="1173F1F3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-v {</w:t>
      </w:r>
    </w:p>
    <w:p w14:paraId="2815B55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top: 0;</w:t>
      </w:r>
    </w:p>
    <w:p w14:paraId="63DB3D7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right: 0;</w:t>
      </w:r>
    </w:p>
    <w:p w14:paraId="6CD2A2E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7C1AE19" w14:textId="77777777" w:rsidR="009D7436" w:rsidRPr="009D7436" w:rsidRDefault="009D7436" w:rsidP="009D7436">
      <w:pPr>
        <w:rPr>
          <w:lang w:val="en-US"/>
        </w:rPr>
      </w:pPr>
    </w:p>
    <w:p w14:paraId="0C40D7EA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 {</w:t>
      </w:r>
    </w:p>
    <w:p w14:paraId="2EA7F5E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black;</w:t>
      </w:r>
    </w:p>
    <w:p w14:paraId="7C90E30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white;</w:t>
      </w:r>
    </w:p>
    <w:p w14:paraId="5D633E8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3px;</w:t>
      </w:r>
    </w:p>
    <w:p w14:paraId="436325A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DA83243" w14:textId="77777777" w:rsidR="009D7436" w:rsidRPr="009D7436" w:rsidRDefault="009D7436" w:rsidP="009D7436">
      <w:pPr>
        <w:rPr>
          <w:lang w:val="en-US"/>
        </w:rPr>
      </w:pPr>
    </w:p>
    <w:p w14:paraId="489D0FD4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h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 {</w:t>
      </w:r>
    </w:p>
    <w:p w14:paraId="4C75098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float: left;</w:t>
      </w:r>
    </w:p>
    <w:p w14:paraId="40FBBE9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margin: 0 10px </w:t>
      </w:r>
      <w:proofErr w:type="spellStart"/>
      <w:r w:rsidRPr="009D7436">
        <w:rPr>
          <w:lang w:val="en-US"/>
        </w:rPr>
        <w:t>10px</w:t>
      </w:r>
      <w:proofErr w:type="spellEnd"/>
      <w:r w:rsidRPr="009D7436">
        <w:rPr>
          <w:lang w:val="en-US"/>
        </w:rPr>
        <w:t xml:space="preserve"> 0;</w:t>
      </w:r>
    </w:p>
    <w:p w14:paraId="14CB56F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padding: 3px </w:t>
      </w:r>
      <w:proofErr w:type="spellStart"/>
      <w:r w:rsidRPr="009D7436">
        <w:rPr>
          <w:lang w:val="en-US"/>
        </w:rPr>
        <w:t>3px</w:t>
      </w:r>
      <w:proofErr w:type="spellEnd"/>
      <w:r w:rsidRPr="009D7436">
        <w:rPr>
          <w:lang w:val="en-US"/>
        </w:rPr>
        <w:t xml:space="preserve"> 1px 3px;</w:t>
      </w:r>
    </w:p>
    <w:p w14:paraId="57D3E65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}</w:t>
      </w:r>
    </w:p>
    <w:p w14:paraId="77399D87" w14:textId="77777777" w:rsidR="009D7436" w:rsidRPr="009D7436" w:rsidRDefault="009D7436" w:rsidP="009D7436">
      <w:pPr>
        <w:rPr>
          <w:lang w:val="en-US"/>
        </w:rPr>
      </w:pPr>
    </w:p>
    <w:p w14:paraId="785D4E22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h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legend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-legend-tick {</w:t>
      </w:r>
    </w:p>
    <w:p w14:paraId="2E8B659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float: left;</w:t>
      </w:r>
    </w:p>
    <w:p w14:paraId="34C41ED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2E06D5B" w14:textId="77777777" w:rsidR="009D7436" w:rsidRPr="009D7436" w:rsidRDefault="009D7436" w:rsidP="009D7436">
      <w:pPr>
        <w:rPr>
          <w:lang w:val="en-US"/>
        </w:rPr>
      </w:pPr>
    </w:p>
    <w:p w14:paraId="56D025EE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v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 {</w:t>
      </w:r>
    </w:p>
    <w:p w14:paraId="0A4C0E8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margin: 10px </w:t>
      </w:r>
      <w:proofErr w:type="spellStart"/>
      <w:r w:rsidRPr="009D7436">
        <w:rPr>
          <w:lang w:val="en-US"/>
        </w:rPr>
        <w:t>10px</w:t>
      </w:r>
      <w:proofErr w:type="spellEnd"/>
      <w:r w:rsidRPr="009D7436">
        <w:rPr>
          <w:lang w:val="en-US"/>
        </w:rPr>
        <w:t xml:space="preserve"> 0 0;</w:t>
      </w:r>
    </w:p>
    <w:p w14:paraId="22D7111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3px;</w:t>
      </w:r>
    </w:p>
    <w:p w14:paraId="2FB6647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339C271" w14:textId="77777777" w:rsidR="009D7436" w:rsidRPr="009D7436" w:rsidRDefault="009D7436" w:rsidP="009D7436">
      <w:pPr>
        <w:rPr>
          <w:lang w:val="en-US"/>
        </w:rPr>
      </w:pPr>
    </w:p>
    <w:p w14:paraId="59E510E9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h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-legend-tick {</w:t>
      </w:r>
    </w:p>
    <w:p w14:paraId="43C6ACC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40px;</w:t>
      </w:r>
    </w:p>
    <w:p w14:paraId="37DE97D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1732B1A" w14:textId="77777777" w:rsidR="009D7436" w:rsidRPr="009D7436" w:rsidRDefault="009D7436" w:rsidP="009D7436">
      <w:pPr>
        <w:rPr>
          <w:lang w:val="en-US"/>
        </w:rPr>
      </w:pPr>
    </w:p>
    <w:p w14:paraId="6A498026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h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-legend-tick-sample {</w:t>
      </w:r>
    </w:p>
    <w:p w14:paraId="20C62DD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15px;</w:t>
      </w:r>
    </w:p>
    <w:p w14:paraId="6DD84FA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E742092" w14:textId="77777777" w:rsidR="009D7436" w:rsidRPr="009D7436" w:rsidRDefault="009D7436" w:rsidP="009D7436">
      <w:pPr>
        <w:rPr>
          <w:lang w:val="en-US"/>
        </w:rPr>
      </w:pPr>
    </w:p>
    <w:p w14:paraId="68123A5B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v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-legend-tick-sample {</w:t>
      </w:r>
    </w:p>
    <w:p w14:paraId="1E55B38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20px;</w:t>
      </w:r>
    </w:p>
    <w:p w14:paraId="58D57FF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20px;</w:t>
      </w:r>
    </w:p>
    <w:p w14:paraId="119BD1F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inline-block;</w:t>
      </w:r>
    </w:p>
    <w:p w14:paraId="21D3E93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vertical-align: middle;</w:t>
      </w:r>
    </w:p>
    <w:p w14:paraId="59A7E5E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92BF530" w14:textId="77777777" w:rsidR="009D7436" w:rsidRPr="009D7436" w:rsidRDefault="009D7436" w:rsidP="009D7436">
      <w:pPr>
        <w:rPr>
          <w:lang w:val="en-US"/>
        </w:rPr>
      </w:pPr>
    </w:p>
    <w:p w14:paraId="4669E83C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lastRenderedPageBreak/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-legend-tick-text {</w:t>
      </w:r>
    </w:p>
    <w:p w14:paraId="67FF2FA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12px;</w:t>
      </w:r>
    </w:p>
    <w:p w14:paraId="43D4A63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FF93F75" w14:textId="77777777" w:rsidR="009D7436" w:rsidRPr="009D7436" w:rsidRDefault="009D7436" w:rsidP="009D7436">
      <w:pPr>
        <w:rPr>
          <w:lang w:val="en-US"/>
        </w:rPr>
      </w:pPr>
    </w:p>
    <w:p w14:paraId="28043D2D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h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-legend-tick-text {</w:t>
      </w:r>
    </w:p>
    <w:p w14:paraId="45ABC0B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690DE0E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54793037" w14:textId="77777777" w:rsidR="009D7436" w:rsidRPr="009D7436" w:rsidRDefault="009D7436" w:rsidP="009D7436">
      <w:pPr>
        <w:rPr>
          <w:lang w:val="en-US"/>
        </w:rPr>
      </w:pPr>
    </w:p>
    <w:p w14:paraId="483BA052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</w:t>
      </w:r>
      <w:proofErr w:type="spellStart"/>
      <w:r w:rsidRPr="009D7436">
        <w:rPr>
          <w:lang w:val="en-US"/>
        </w:rPr>
        <w:t>cnt</w:t>
      </w:r>
      <w:proofErr w:type="spell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v .</w:t>
      </w:r>
      <w:proofErr w:type="spellStart"/>
      <w:r w:rsidRPr="009D7436">
        <w:rPr>
          <w:lang w:val="en-US"/>
        </w:rPr>
        <w:t>jvectormap</w:t>
      </w:r>
      <w:proofErr w:type="spellEnd"/>
      <w:proofErr w:type="gramEnd"/>
      <w:r w:rsidRPr="009D7436">
        <w:rPr>
          <w:lang w:val="en-US"/>
        </w:rPr>
        <w:t>-legend-tick-text {</w:t>
      </w:r>
    </w:p>
    <w:p w14:paraId="32824AA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inline-block;</w:t>
      </w:r>
    </w:p>
    <w:p w14:paraId="4B777D0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vertical-align: middle;</w:t>
      </w:r>
    </w:p>
    <w:p w14:paraId="4203650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line-height: 20px;</w:t>
      </w:r>
    </w:p>
    <w:p w14:paraId="1746C8C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padding-left: 3px;</w:t>
      </w:r>
    </w:p>
    <w:p w14:paraId="119260D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7995E43" w14:textId="77777777" w:rsidR="009D7436" w:rsidRPr="009D7436" w:rsidRDefault="009D7436" w:rsidP="009D7436">
      <w:pPr>
        <w:rPr>
          <w:lang w:val="en-US"/>
        </w:rPr>
      </w:pPr>
    </w:p>
    <w:p w14:paraId="0B4B5C76" w14:textId="77777777" w:rsidR="009D7436" w:rsidRPr="009D7436" w:rsidRDefault="009D7436" w:rsidP="009D7436">
      <w:pPr>
        <w:rPr>
          <w:lang w:val="en-US"/>
        </w:rPr>
      </w:pPr>
    </w:p>
    <w:p w14:paraId="681CA99B" w14:textId="5951F53E" w:rsidR="00A5333E" w:rsidRDefault="00A5333E" w:rsidP="00027EF4">
      <w:pPr>
        <w:pStyle w:val="Ttulo4"/>
        <w:rPr>
          <w:lang w:val="en-US"/>
        </w:rPr>
      </w:pPr>
      <w:r>
        <w:rPr>
          <w:lang w:val="en-US"/>
        </w:rPr>
        <w:t>2.</w:t>
      </w:r>
      <w:r w:rsidR="006A4FBC">
        <w:rPr>
          <w:lang w:val="en-US"/>
        </w:rPr>
        <w:t>2</w:t>
      </w:r>
      <w:r>
        <w:rPr>
          <w:lang w:val="en-US"/>
        </w:rPr>
        <w:t xml:space="preserve">.2.4 </w:t>
      </w:r>
      <w:proofErr w:type="spellStart"/>
      <w:r>
        <w:rPr>
          <w:lang w:val="en-US"/>
        </w:rPr>
        <w:t>LogsModel.php</w:t>
      </w:r>
      <w:proofErr w:type="spellEnd"/>
    </w:p>
    <w:p w14:paraId="7CE7C93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&lt;?</w:t>
      </w:r>
      <w:proofErr w:type="spellStart"/>
      <w:r w:rsidRPr="009D7436">
        <w:rPr>
          <w:lang w:val="en-US"/>
        </w:rPr>
        <w:t>php</w:t>
      </w:r>
      <w:proofErr w:type="spellEnd"/>
    </w:p>
    <w:p w14:paraId="631FF596" w14:textId="77777777" w:rsidR="009D7436" w:rsidRPr="009D7436" w:rsidRDefault="009D7436" w:rsidP="009D7436">
      <w:pPr>
        <w:rPr>
          <w:lang w:val="en-US"/>
        </w:rPr>
      </w:pPr>
    </w:p>
    <w:p w14:paraId="5C1D5FD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namespace App\Models;</w:t>
      </w:r>
    </w:p>
    <w:p w14:paraId="6DF1DD71" w14:textId="77777777" w:rsidR="009D7436" w:rsidRPr="009D7436" w:rsidRDefault="009D7436" w:rsidP="009D7436">
      <w:pPr>
        <w:rPr>
          <w:lang w:val="en-US"/>
        </w:rPr>
      </w:pPr>
    </w:p>
    <w:p w14:paraId="72C9364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use CodeIgniter\Model;</w:t>
      </w:r>
    </w:p>
    <w:p w14:paraId="2C352AB9" w14:textId="77777777" w:rsidR="009D7436" w:rsidRPr="009D7436" w:rsidRDefault="009D7436" w:rsidP="009D7436">
      <w:pPr>
        <w:rPr>
          <w:lang w:val="en-US"/>
        </w:rPr>
      </w:pPr>
    </w:p>
    <w:p w14:paraId="0EB4D3B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class </w:t>
      </w:r>
      <w:proofErr w:type="spellStart"/>
      <w:r w:rsidRPr="009D7436">
        <w:rPr>
          <w:lang w:val="en-US"/>
        </w:rPr>
        <w:t>LogsModel</w:t>
      </w:r>
      <w:proofErr w:type="spellEnd"/>
      <w:r w:rsidRPr="009D7436">
        <w:rPr>
          <w:lang w:val="en-US"/>
        </w:rPr>
        <w:t xml:space="preserve"> extends Model</w:t>
      </w:r>
    </w:p>
    <w:p w14:paraId="4A2A415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{</w:t>
      </w:r>
    </w:p>
    <w:p w14:paraId="521A3D4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protected $table = '</w:t>
      </w:r>
      <w:proofErr w:type="spellStart"/>
      <w:r w:rsidRPr="009D7436">
        <w:rPr>
          <w:lang w:val="en-US"/>
        </w:rPr>
        <w:t>logs_descargas</w:t>
      </w:r>
      <w:proofErr w:type="spellEnd"/>
      <w:r w:rsidRPr="009D7436">
        <w:rPr>
          <w:lang w:val="en-US"/>
        </w:rPr>
        <w:t>';</w:t>
      </w:r>
    </w:p>
    <w:p w14:paraId="53AD212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protected $</w:t>
      </w:r>
      <w:proofErr w:type="spellStart"/>
      <w:r w:rsidRPr="009D7436">
        <w:rPr>
          <w:lang w:val="en-US"/>
        </w:rPr>
        <w:t>primaryKey</w:t>
      </w:r>
      <w:proofErr w:type="spellEnd"/>
      <w:r w:rsidRPr="009D7436">
        <w:rPr>
          <w:lang w:val="en-US"/>
        </w:rPr>
        <w:t xml:space="preserve"> = 'id';</w:t>
      </w:r>
    </w:p>
    <w:p w14:paraId="33DEECDB" w14:textId="77777777" w:rsidR="009D7436" w:rsidRPr="009D7436" w:rsidRDefault="009D7436" w:rsidP="009D7436">
      <w:pPr>
        <w:rPr>
          <w:lang w:val="en-US"/>
        </w:rPr>
      </w:pPr>
    </w:p>
    <w:p w14:paraId="0A314CC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protected $</w:t>
      </w:r>
      <w:proofErr w:type="spellStart"/>
      <w:r w:rsidRPr="009D7436">
        <w:rPr>
          <w:lang w:val="en-US"/>
        </w:rPr>
        <w:t>allowedFields</w:t>
      </w:r>
      <w:proofErr w:type="spellEnd"/>
      <w:r w:rsidRPr="009D7436">
        <w:rPr>
          <w:lang w:val="en-US"/>
        </w:rPr>
        <w:t xml:space="preserve"> = [</w:t>
      </w:r>
    </w:p>
    <w:p w14:paraId="205C13A4" w14:textId="77777777" w:rsidR="009D7436" w:rsidRPr="009D7436" w:rsidRDefault="009D7436" w:rsidP="009D7436">
      <w:r w:rsidRPr="009D7436">
        <w:rPr>
          <w:lang w:val="en-US"/>
        </w:rPr>
        <w:t xml:space="preserve">        </w:t>
      </w:r>
      <w:r w:rsidRPr="009D7436">
        <w:t>'</w:t>
      </w:r>
      <w:proofErr w:type="spellStart"/>
      <w:r w:rsidRPr="009D7436">
        <w:t>id_usuario</w:t>
      </w:r>
      <w:proofErr w:type="spellEnd"/>
      <w:r w:rsidRPr="009D7436">
        <w:t>',</w:t>
      </w:r>
    </w:p>
    <w:p w14:paraId="076A32C7" w14:textId="77777777" w:rsidR="009D7436" w:rsidRPr="009D7436" w:rsidRDefault="009D7436" w:rsidP="009D7436">
      <w:r w:rsidRPr="009D7436">
        <w:t>        '</w:t>
      </w:r>
      <w:proofErr w:type="spellStart"/>
      <w:r w:rsidRPr="009D7436">
        <w:t>id_empresa</w:t>
      </w:r>
      <w:proofErr w:type="spellEnd"/>
      <w:r w:rsidRPr="009D7436">
        <w:t>',</w:t>
      </w:r>
    </w:p>
    <w:p w14:paraId="102AB89D" w14:textId="77777777" w:rsidR="009D7436" w:rsidRPr="009D7436" w:rsidRDefault="009D7436" w:rsidP="009D7436">
      <w:r w:rsidRPr="009D7436">
        <w:t>        '</w:t>
      </w:r>
      <w:proofErr w:type="spellStart"/>
      <w:r w:rsidRPr="009D7436">
        <w:t>nombre_usuario</w:t>
      </w:r>
      <w:proofErr w:type="spellEnd"/>
      <w:r w:rsidRPr="009D7436">
        <w:t>',</w:t>
      </w:r>
    </w:p>
    <w:p w14:paraId="51F91AFA" w14:textId="77777777" w:rsidR="009D7436" w:rsidRPr="009D7436" w:rsidRDefault="009D7436" w:rsidP="009D7436">
      <w:r w:rsidRPr="009D7436">
        <w:t>        '</w:t>
      </w:r>
      <w:proofErr w:type="spellStart"/>
      <w:r w:rsidRPr="009D7436">
        <w:t>nombre_empresa</w:t>
      </w:r>
      <w:proofErr w:type="spellEnd"/>
      <w:r w:rsidRPr="009D7436">
        <w:t>',</w:t>
      </w:r>
    </w:p>
    <w:p w14:paraId="5C8CCEA5" w14:textId="77777777" w:rsidR="009D7436" w:rsidRPr="009D7436" w:rsidRDefault="009D7436" w:rsidP="009D7436">
      <w:r w:rsidRPr="009D7436">
        <w:t>        'documento',</w:t>
      </w:r>
    </w:p>
    <w:p w14:paraId="20E08A60" w14:textId="77777777" w:rsidR="009D7436" w:rsidRPr="009D7436" w:rsidRDefault="009D7436" w:rsidP="009D7436">
      <w:r w:rsidRPr="009D7436">
        <w:t>        'fecha'</w:t>
      </w:r>
    </w:p>
    <w:p w14:paraId="61295712" w14:textId="77777777" w:rsidR="009D7436" w:rsidRPr="009D7436" w:rsidRDefault="009D7436" w:rsidP="009D7436">
      <w:r w:rsidRPr="009D7436">
        <w:t>    ];</w:t>
      </w:r>
    </w:p>
    <w:p w14:paraId="09FE3159" w14:textId="77777777" w:rsidR="009D7436" w:rsidRPr="009D7436" w:rsidRDefault="009D7436" w:rsidP="009D7436">
      <w:r w:rsidRPr="009D7436">
        <w:t>}</w:t>
      </w:r>
    </w:p>
    <w:p w14:paraId="3EF449E2" w14:textId="77777777" w:rsidR="009D7436" w:rsidRPr="006A4FBC" w:rsidRDefault="009D7436" w:rsidP="009D7436"/>
    <w:p w14:paraId="4947E63A" w14:textId="29C3B1F1" w:rsidR="00A5333E" w:rsidRPr="006A4FBC" w:rsidRDefault="00A5333E" w:rsidP="00027EF4">
      <w:pPr>
        <w:pStyle w:val="Ttulo4"/>
      </w:pPr>
      <w:r w:rsidRPr="006A4FBC">
        <w:t>2.</w:t>
      </w:r>
      <w:r w:rsidR="006A4FBC" w:rsidRPr="006A4FBC">
        <w:t>2</w:t>
      </w:r>
      <w:r w:rsidRPr="006A4FBC">
        <w:t>.2.5 style</w:t>
      </w:r>
      <w:r w:rsidR="009E1728" w:rsidRPr="006A4FBC">
        <w:t>Adver.css</w:t>
      </w:r>
    </w:p>
    <w:p w14:paraId="098EA43B" w14:textId="77777777" w:rsidR="009D7436" w:rsidRPr="009D7436" w:rsidRDefault="009D7436" w:rsidP="009D7436">
      <w:r w:rsidRPr="009D7436">
        <w:t xml:space="preserve">/* </w:t>
      </w:r>
      <w:r w:rsidRPr="009D7436">
        <w:rPr>
          <w:rFonts w:ascii="Segoe UI Emoji" w:hAnsi="Segoe UI Emoji" w:cs="Segoe UI Emoji"/>
          <w:lang w:val="en-US"/>
        </w:rPr>
        <w:t>🔴</w:t>
      </w:r>
      <w:r w:rsidRPr="009D7436">
        <w:t xml:space="preserve"> ERROR */</w:t>
      </w:r>
    </w:p>
    <w:p w14:paraId="403F1984" w14:textId="77777777" w:rsidR="009D7436" w:rsidRPr="009D7436" w:rsidRDefault="009D7436" w:rsidP="009D7436">
      <w:r w:rsidRPr="009D7436">
        <w:t>.</w:t>
      </w:r>
      <w:proofErr w:type="spellStart"/>
      <w:r w:rsidRPr="009D7436">
        <w:t>ui-</w:t>
      </w:r>
      <w:proofErr w:type="gramStart"/>
      <w:r w:rsidRPr="009D7436">
        <w:t>pnotify.error</w:t>
      </w:r>
      <w:proofErr w:type="spellEnd"/>
      <w:proofErr w:type="gramEnd"/>
      <w:r w:rsidRPr="009D7436">
        <w:t xml:space="preserve"> {</w:t>
      </w:r>
    </w:p>
    <w:p w14:paraId="4FC2ABA1" w14:textId="77777777" w:rsidR="009D7436" w:rsidRPr="009D7436" w:rsidRDefault="009D7436" w:rsidP="009D7436">
      <w:pPr>
        <w:rPr>
          <w:lang w:val="en-US"/>
        </w:rPr>
      </w:pPr>
      <w:r w:rsidRPr="009D7436">
        <w:t xml:space="preserve">    </w:t>
      </w:r>
      <w:r w:rsidRPr="009D7436">
        <w:rPr>
          <w:lang w:val="en-US"/>
        </w:rPr>
        <w:t>background-color: #ff4d4</w:t>
      </w:r>
      <w:proofErr w:type="gramStart"/>
      <w:r w:rsidRPr="009D7436">
        <w:rPr>
          <w:lang w:val="en-US"/>
        </w:rPr>
        <w:t>d !important</w:t>
      </w:r>
      <w:proofErr w:type="gramEnd"/>
      <w:r w:rsidRPr="009D7436">
        <w:rPr>
          <w:lang w:val="en-US"/>
        </w:rPr>
        <w:t>;</w:t>
      </w:r>
    </w:p>
    <w:p w14:paraId="7A3F0EA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color: </w:t>
      </w:r>
      <w:proofErr w:type="gramStart"/>
      <w:r w:rsidRPr="009D7436">
        <w:rPr>
          <w:lang w:val="en-US"/>
        </w:rPr>
        <w:t>white !important</w:t>
      </w:r>
      <w:proofErr w:type="gramEnd"/>
      <w:r w:rsidRPr="009D7436">
        <w:rPr>
          <w:lang w:val="en-US"/>
        </w:rPr>
        <w:t>;</w:t>
      </w:r>
    </w:p>
    <w:p w14:paraId="60234F8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5AFB75A" w14:textId="77777777" w:rsidR="009D7436" w:rsidRPr="009D7436" w:rsidRDefault="009D7436" w:rsidP="009D7436">
      <w:pPr>
        <w:rPr>
          <w:lang w:val="en-US"/>
        </w:rPr>
      </w:pPr>
    </w:p>
    <w:p w14:paraId="0119DD7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/* </w:t>
      </w:r>
      <w:r w:rsidRPr="009D7436">
        <w:rPr>
          <w:rFonts w:ascii="Segoe UI Emoji" w:hAnsi="Segoe UI Emoji" w:cs="Segoe UI Emoji"/>
          <w:lang w:val="en-US"/>
        </w:rPr>
        <w:t>🟢</w:t>
      </w:r>
      <w:r w:rsidRPr="009D7436">
        <w:rPr>
          <w:lang w:val="en-US"/>
        </w:rPr>
        <w:t xml:space="preserve"> SUCCESS */</w:t>
      </w:r>
    </w:p>
    <w:p w14:paraId="585151E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ui-</w:t>
      </w:r>
      <w:proofErr w:type="gramStart"/>
      <w:r w:rsidRPr="009D7436">
        <w:rPr>
          <w:lang w:val="en-US"/>
        </w:rPr>
        <w:t>pnotify.success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42BEFB0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background-color: #28a</w:t>
      </w:r>
      <w:proofErr w:type="gramStart"/>
      <w:r w:rsidRPr="009D7436">
        <w:rPr>
          <w:lang w:val="en-US"/>
        </w:rPr>
        <w:t>745 !important</w:t>
      </w:r>
      <w:proofErr w:type="gramEnd"/>
      <w:r w:rsidRPr="009D7436">
        <w:rPr>
          <w:lang w:val="en-US"/>
        </w:rPr>
        <w:t>;</w:t>
      </w:r>
    </w:p>
    <w:p w14:paraId="33B236F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color: </w:t>
      </w:r>
      <w:proofErr w:type="gramStart"/>
      <w:r w:rsidRPr="009D7436">
        <w:rPr>
          <w:lang w:val="en-US"/>
        </w:rPr>
        <w:t>white !important</w:t>
      </w:r>
      <w:proofErr w:type="gramEnd"/>
      <w:r w:rsidRPr="009D7436">
        <w:rPr>
          <w:lang w:val="en-US"/>
        </w:rPr>
        <w:t>;</w:t>
      </w:r>
    </w:p>
    <w:p w14:paraId="56F40E6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BDA643B" w14:textId="77777777" w:rsidR="009D7436" w:rsidRPr="009D7436" w:rsidRDefault="009D7436" w:rsidP="009D7436">
      <w:pPr>
        <w:rPr>
          <w:lang w:val="en-US"/>
        </w:rPr>
      </w:pPr>
    </w:p>
    <w:p w14:paraId="3444163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/* </w:t>
      </w:r>
      <w:r w:rsidRPr="009D7436">
        <w:rPr>
          <w:rFonts w:ascii="Segoe UI Emoji" w:hAnsi="Segoe UI Emoji" w:cs="Segoe UI Emoji"/>
          <w:lang w:val="en-US"/>
        </w:rPr>
        <w:t>🟡</w:t>
      </w:r>
      <w:r w:rsidRPr="009D7436">
        <w:rPr>
          <w:lang w:val="en-US"/>
        </w:rPr>
        <w:t xml:space="preserve"> WARNING (notice </w:t>
      </w:r>
      <w:proofErr w:type="spellStart"/>
      <w:r w:rsidRPr="009D7436">
        <w:rPr>
          <w:lang w:val="en-US"/>
        </w:rPr>
        <w:t>en</w:t>
      </w:r>
      <w:proofErr w:type="spellEnd"/>
      <w:r w:rsidRPr="009D7436">
        <w:rPr>
          <w:lang w:val="en-US"/>
        </w:rPr>
        <w:t xml:space="preserve"> </w:t>
      </w:r>
      <w:proofErr w:type="spellStart"/>
      <w:r w:rsidRPr="009D7436">
        <w:rPr>
          <w:lang w:val="en-US"/>
        </w:rPr>
        <w:t>PNotify</w:t>
      </w:r>
      <w:proofErr w:type="spellEnd"/>
      <w:r w:rsidRPr="009D7436">
        <w:rPr>
          <w:lang w:val="en-US"/>
        </w:rPr>
        <w:t>) */</w:t>
      </w:r>
    </w:p>
    <w:p w14:paraId="3314C2F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.</w:t>
      </w:r>
      <w:proofErr w:type="spellStart"/>
      <w:r w:rsidRPr="009D7436">
        <w:rPr>
          <w:lang w:val="en-US"/>
        </w:rPr>
        <w:t>ui-</w:t>
      </w:r>
      <w:proofErr w:type="gramStart"/>
      <w:r w:rsidRPr="009D7436">
        <w:rPr>
          <w:lang w:val="en-US"/>
        </w:rPr>
        <w:t>pnotify.notice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3E87B9F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background-color: #ffc</w:t>
      </w:r>
      <w:proofErr w:type="gramStart"/>
      <w:r w:rsidRPr="009D7436">
        <w:rPr>
          <w:lang w:val="en-US"/>
        </w:rPr>
        <w:t>107 !important</w:t>
      </w:r>
      <w:proofErr w:type="gramEnd"/>
      <w:r w:rsidRPr="009D7436">
        <w:rPr>
          <w:lang w:val="en-US"/>
        </w:rPr>
        <w:t>;</w:t>
      </w:r>
    </w:p>
    <w:p w14:paraId="77F73DA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color: </w:t>
      </w:r>
      <w:proofErr w:type="gramStart"/>
      <w:r w:rsidRPr="009D7436">
        <w:rPr>
          <w:lang w:val="en-US"/>
        </w:rPr>
        <w:t>black !important</w:t>
      </w:r>
      <w:proofErr w:type="gramEnd"/>
      <w:r w:rsidRPr="009D7436">
        <w:rPr>
          <w:lang w:val="en-US"/>
        </w:rPr>
        <w:t>;</w:t>
      </w:r>
    </w:p>
    <w:p w14:paraId="6306387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0B02730" w14:textId="77777777" w:rsidR="009D7436" w:rsidRPr="009D7436" w:rsidRDefault="009D7436" w:rsidP="009D7436">
      <w:pPr>
        <w:rPr>
          <w:lang w:val="en-US"/>
        </w:rPr>
      </w:pPr>
    </w:p>
    <w:p w14:paraId="00DC11A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/* </w:t>
      </w:r>
      <w:r w:rsidRPr="009D7436">
        <w:rPr>
          <w:rFonts w:ascii="Segoe UI Emoji" w:hAnsi="Segoe UI Emoji" w:cs="Segoe UI Emoji"/>
          <w:lang w:val="en-US"/>
        </w:rPr>
        <w:t>🔵</w:t>
      </w:r>
      <w:r w:rsidRPr="009D7436">
        <w:rPr>
          <w:lang w:val="en-US"/>
        </w:rPr>
        <w:t xml:space="preserve"> INFO */</w:t>
      </w:r>
    </w:p>
    <w:p w14:paraId="159D72B6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.ui-pnotify.info</w:t>
      </w:r>
      <w:proofErr w:type="gramEnd"/>
      <w:r w:rsidRPr="009D7436">
        <w:rPr>
          <w:lang w:val="en-US"/>
        </w:rPr>
        <w:t xml:space="preserve"> {</w:t>
      </w:r>
    </w:p>
    <w:p w14:paraId="54465C9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background-color: #17a2b</w:t>
      </w:r>
      <w:proofErr w:type="gramStart"/>
      <w:r w:rsidRPr="009D7436">
        <w:rPr>
          <w:lang w:val="en-US"/>
        </w:rPr>
        <w:t>8 !important</w:t>
      </w:r>
      <w:proofErr w:type="gramEnd"/>
      <w:r w:rsidRPr="009D7436">
        <w:rPr>
          <w:lang w:val="en-US"/>
        </w:rPr>
        <w:t>;</w:t>
      </w:r>
    </w:p>
    <w:p w14:paraId="2A5AB4F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color: </w:t>
      </w:r>
      <w:proofErr w:type="gramStart"/>
      <w:r w:rsidRPr="009D7436">
        <w:rPr>
          <w:lang w:val="en-US"/>
        </w:rPr>
        <w:t>white !important</w:t>
      </w:r>
      <w:proofErr w:type="gramEnd"/>
      <w:r w:rsidRPr="009D7436">
        <w:rPr>
          <w:lang w:val="en-US"/>
        </w:rPr>
        <w:t>;</w:t>
      </w:r>
    </w:p>
    <w:p w14:paraId="74DDD21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CD2363D" w14:textId="77777777" w:rsidR="009D7436" w:rsidRPr="009D7436" w:rsidRDefault="009D7436" w:rsidP="009D7436">
      <w:pPr>
        <w:rPr>
          <w:lang w:val="en-US"/>
        </w:rPr>
      </w:pPr>
    </w:p>
    <w:p w14:paraId="136D06D6" w14:textId="77777777" w:rsidR="009D7436" w:rsidRPr="009D7436" w:rsidRDefault="009D7436" w:rsidP="009D7436">
      <w:pPr>
        <w:rPr>
          <w:lang w:val="en-US"/>
        </w:rPr>
      </w:pPr>
    </w:p>
    <w:p w14:paraId="4CDFEAEE" w14:textId="1158DF3B" w:rsidR="00A5333E" w:rsidRDefault="00A5333E" w:rsidP="00027EF4">
      <w:pPr>
        <w:pStyle w:val="Ttulo4"/>
        <w:rPr>
          <w:lang w:val="en-US"/>
        </w:rPr>
      </w:pPr>
      <w:r>
        <w:rPr>
          <w:lang w:val="en-US"/>
        </w:rPr>
        <w:t>2.</w:t>
      </w:r>
      <w:r w:rsidR="006A4FBC">
        <w:rPr>
          <w:lang w:val="en-US"/>
        </w:rPr>
        <w:t>2</w:t>
      </w:r>
      <w:r>
        <w:rPr>
          <w:lang w:val="en-US"/>
        </w:rPr>
        <w:t>.2.6</w:t>
      </w:r>
      <w:r w:rsidR="009E1728">
        <w:rPr>
          <w:lang w:val="en-US"/>
        </w:rPr>
        <w:t xml:space="preserve"> styleLogin.css</w:t>
      </w:r>
    </w:p>
    <w:p w14:paraId="2086E69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* {</w:t>
      </w:r>
    </w:p>
    <w:p w14:paraId="72498DC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margin: 0;</w:t>
      </w:r>
    </w:p>
    <w:p w14:paraId="0AD080A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0;</w:t>
      </w:r>
    </w:p>
    <w:p w14:paraId="7BE4689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box-sizing: border-box;</w:t>
      </w:r>
    </w:p>
    <w:p w14:paraId="048D9EE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font-family: 'DM Sans', sans-serif;</w:t>
      </w:r>
    </w:p>
    <w:p w14:paraId="4816F94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46643C8" w14:textId="77777777" w:rsidR="009D7436" w:rsidRPr="009D7436" w:rsidRDefault="009D7436" w:rsidP="009D7436">
      <w:pPr>
        <w:rPr>
          <w:lang w:val="en-US"/>
        </w:rPr>
      </w:pPr>
    </w:p>
    <w:p w14:paraId="5243167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body {</w:t>
      </w:r>
    </w:p>
    <w:p w14:paraId="72C19FA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flex;</w:t>
      </w:r>
    </w:p>
    <w:p w14:paraId="0916D45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justify-content: center;</w:t>
      </w:r>
    </w:p>
    <w:p w14:paraId="4BDDAFA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align-items: center;</w:t>
      </w:r>
    </w:p>
    <w:p w14:paraId="12A8788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min-height: 100vh;</w:t>
      </w:r>
    </w:p>
    <w:p w14:paraId="6424AB3B" w14:textId="77777777" w:rsidR="009D7436" w:rsidRPr="009D7436" w:rsidRDefault="009D7436" w:rsidP="009D7436">
      <w:r w:rsidRPr="009D7436">
        <w:rPr>
          <w:lang w:val="en-US"/>
        </w:rPr>
        <w:t xml:space="preserve">    </w:t>
      </w:r>
      <w:proofErr w:type="spellStart"/>
      <w:r w:rsidRPr="009D7436">
        <w:t>background</w:t>
      </w:r>
      <w:proofErr w:type="spellEnd"/>
      <w:r w:rsidRPr="009D7436">
        <w:t>: #2a3f54;</w:t>
      </w:r>
    </w:p>
    <w:p w14:paraId="6DC9EE9E" w14:textId="77777777" w:rsidR="009D7436" w:rsidRPr="009D7436" w:rsidRDefault="009D7436" w:rsidP="009D7436">
      <w:r w:rsidRPr="009D7436">
        <w:lastRenderedPageBreak/>
        <w:t>    /* Fondo de respaldo */</w:t>
      </w:r>
    </w:p>
    <w:p w14:paraId="76D40AB9" w14:textId="77777777" w:rsidR="009D7436" w:rsidRPr="009D7436" w:rsidRDefault="009D7436" w:rsidP="009D7436">
      <w:r w:rsidRPr="009D7436">
        <w:t xml:space="preserve">    </w:t>
      </w:r>
      <w:proofErr w:type="spellStart"/>
      <w:r w:rsidRPr="009D7436">
        <w:t>overflow</w:t>
      </w:r>
      <w:proofErr w:type="spellEnd"/>
      <w:r w:rsidRPr="009D7436">
        <w:t xml:space="preserve">: </w:t>
      </w:r>
      <w:proofErr w:type="spellStart"/>
      <w:r w:rsidRPr="009D7436">
        <w:t>hidden</w:t>
      </w:r>
      <w:proofErr w:type="spellEnd"/>
      <w:r w:rsidRPr="009D7436">
        <w:t>;</w:t>
      </w:r>
    </w:p>
    <w:p w14:paraId="3FAC47A1" w14:textId="77777777" w:rsidR="009D7436" w:rsidRPr="009D7436" w:rsidRDefault="009D7436" w:rsidP="009D7436">
      <w:r w:rsidRPr="009D7436">
        <w:t>}</w:t>
      </w:r>
    </w:p>
    <w:p w14:paraId="4F44BF08" w14:textId="77777777" w:rsidR="009D7436" w:rsidRPr="009D7436" w:rsidRDefault="009D7436" w:rsidP="009D7436"/>
    <w:p w14:paraId="1B61840E" w14:textId="77777777" w:rsidR="009D7436" w:rsidRPr="009D7436" w:rsidRDefault="009D7436" w:rsidP="009D7436">
      <w:r w:rsidRPr="009D7436">
        <w:t>/* Video de fondo */</w:t>
      </w:r>
    </w:p>
    <w:p w14:paraId="0713C104" w14:textId="77777777" w:rsidR="009D7436" w:rsidRPr="009D7436" w:rsidRDefault="009D7436" w:rsidP="009D7436">
      <w:r w:rsidRPr="009D7436">
        <w:t>#video {</w:t>
      </w:r>
    </w:p>
    <w:p w14:paraId="1BE06536" w14:textId="77777777" w:rsidR="009D7436" w:rsidRPr="009D7436" w:rsidRDefault="009D7436" w:rsidP="009D7436">
      <w:pPr>
        <w:rPr>
          <w:lang w:val="en-US"/>
        </w:rPr>
      </w:pPr>
      <w:r w:rsidRPr="009D7436">
        <w:t xml:space="preserve">    </w:t>
      </w:r>
      <w:r w:rsidRPr="009D7436">
        <w:rPr>
          <w:lang w:val="en-US"/>
        </w:rPr>
        <w:t>position: fixed;</w:t>
      </w:r>
    </w:p>
    <w:p w14:paraId="0A97894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right: 0;</w:t>
      </w:r>
    </w:p>
    <w:p w14:paraId="727A5FA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bottom: 0;</w:t>
      </w:r>
    </w:p>
    <w:p w14:paraId="5BB3807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min-width: 100%;</w:t>
      </w:r>
    </w:p>
    <w:p w14:paraId="10548BD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min-height: 100%;</w:t>
      </w:r>
    </w:p>
    <w:p w14:paraId="1685371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z-index: -1;</w:t>
      </w:r>
    </w:p>
    <w:p w14:paraId="0F9FE0A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object-fit: cover;</w:t>
      </w:r>
    </w:p>
    <w:p w14:paraId="037A11FB" w14:textId="77777777" w:rsidR="009D7436" w:rsidRPr="009D7436" w:rsidRDefault="009D7436" w:rsidP="009D7436">
      <w:r w:rsidRPr="009D7436">
        <w:rPr>
          <w:lang w:val="en-US"/>
        </w:rPr>
        <w:t xml:space="preserve">    </w:t>
      </w:r>
      <w:r w:rsidRPr="009D7436">
        <w:t>cursor: pointer;</w:t>
      </w:r>
    </w:p>
    <w:p w14:paraId="7D107D35" w14:textId="77777777" w:rsidR="009D7436" w:rsidRPr="009D7436" w:rsidRDefault="009D7436" w:rsidP="009D7436">
      <w:r w:rsidRPr="009D7436">
        <w:t>}</w:t>
      </w:r>
    </w:p>
    <w:p w14:paraId="7CA04ED7" w14:textId="77777777" w:rsidR="009D7436" w:rsidRPr="009D7436" w:rsidRDefault="009D7436" w:rsidP="009D7436"/>
    <w:p w14:paraId="2CFD8039" w14:textId="77777777" w:rsidR="009D7436" w:rsidRPr="009D7436" w:rsidRDefault="009D7436" w:rsidP="009D7436">
      <w:r w:rsidRPr="009D7436">
        <w:t>/* Contenedor con tus colores originales: #c7c6d096 */</w:t>
      </w:r>
    </w:p>
    <w:p w14:paraId="142CD6C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.container {</w:t>
      </w:r>
    </w:p>
    <w:p w14:paraId="1737B85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400px;</w:t>
      </w:r>
    </w:p>
    <w:p w14:paraId="4FA73EE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#c7c6d096;</w:t>
      </w:r>
    </w:p>
    <w:p w14:paraId="5E256D0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border: 1px solid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0.3);</w:t>
      </w:r>
    </w:p>
    <w:p w14:paraId="5CD46D1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backdrop-filter: blur(12px);</w:t>
      </w:r>
    </w:p>
    <w:p w14:paraId="5C6A43D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-</w:t>
      </w:r>
      <w:proofErr w:type="spellStart"/>
      <w:r w:rsidRPr="009D7436">
        <w:rPr>
          <w:lang w:val="en-US"/>
        </w:rPr>
        <w:t>webkit</w:t>
      </w:r>
      <w:proofErr w:type="spellEnd"/>
      <w:r w:rsidRPr="009D7436">
        <w:rPr>
          <w:lang w:val="en-US"/>
        </w:rPr>
        <w:t>-backdrop-filter: blur(12px);</w:t>
      </w:r>
    </w:p>
    <w:p w14:paraId="73B8FD7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#000;</w:t>
      </w:r>
    </w:p>
    <w:p w14:paraId="1AE1D70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20px;</w:t>
      </w:r>
    </w:p>
    <w:p w14:paraId="650375A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30px 40px;</w:t>
      </w:r>
    </w:p>
    <w:p w14:paraId="50C6158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 xml:space="preserve">    box-shadow: 0 15px 35px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0, 0, 0, 0.2);</w:t>
      </w:r>
    </w:p>
    <w:p w14:paraId="5A35F32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z-index: 1;</w:t>
      </w:r>
    </w:p>
    <w:p w14:paraId="62BD0D3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transition: all 0.3s ease;</w:t>
      </w:r>
    </w:p>
    <w:p w14:paraId="09B08A6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54B9D387" w14:textId="77777777" w:rsidR="009D7436" w:rsidRPr="009D7436" w:rsidRDefault="009D7436" w:rsidP="009D7436">
      <w:pPr>
        <w:rPr>
          <w:lang w:val="en-US"/>
        </w:rPr>
      </w:pPr>
    </w:p>
    <w:p w14:paraId="77F4BA8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.container h1 {</w:t>
      </w:r>
    </w:p>
    <w:p w14:paraId="02A4E11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0A5C794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28px;</w:t>
      </w:r>
    </w:p>
    <w:p w14:paraId="18A5D35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2CAA928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margin-bottom: 20px;</w:t>
      </w:r>
    </w:p>
    <w:p w14:paraId="26C5453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700;</w:t>
      </w:r>
    </w:p>
    <w:p w14:paraId="78FE09B7" w14:textId="77777777" w:rsidR="009D7436" w:rsidRPr="009D7436" w:rsidRDefault="009D7436" w:rsidP="009D7436">
      <w:r w:rsidRPr="009D7436">
        <w:t>}</w:t>
      </w:r>
    </w:p>
    <w:p w14:paraId="44C79DCA" w14:textId="77777777" w:rsidR="009D7436" w:rsidRPr="009D7436" w:rsidRDefault="009D7436" w:rsidP="009D7436"/>
    <w:p w14:paraId="38FD2A9F" w14:textId="77777777" w:rsidR="009D7436" w:rsidRPr="009D7436" w:rsidRDefault="009D7436" w:rsidP="009D7436">
      <w:r w:rsidRPr="009D7436">
        <w:t>/* Estilo de los inputs */</w:t>
      </w:r>
    </w:p>
    <w:p w14:paraId="6358E03D" w14:textId="77777777" w:rsidR="009D7436" w:rsidRPr="009D7436" w:rsidRDefault="009D7436" w:rsidP="009D7436">
      <w:proofErr w:type="gramStart"/>
      <w:r w:rsidRPr="009D7436">
        <w:t>.</w:t>
      </w:r>
      <w:proofErr w:type="spellStart"/>
      <w:r w:rsidRPr="009D7436">
        <w:t>form</w:t>
      </w:r>
      <w:proofErr w:type="spellEnd"/>
      <w:proofErr w:type="gramEnd"/>
      <w:r w:rsidRPr="009D7436">
        <w:t>-input {</w:t>
      </w:r>
    </w:p>
    <w:p w14:paraId="639F7321" w14:textId="77777777" w:rsidR="009D7436" w:rsidRPr="009D7436" w:rsidRDefault="009D7436" w:rsidP="009D7436">
      <w:pPr>
        <w:rPr>
          <w:lang w:val="en-US"/>
        </w:rPr>
      </w:pPr>
      <w:r w:rsidRPr="009D7436">
        <w:t xml:space="preserve">    </w:t>
      </w:r>
      <w:r w:rsidRPr="009D7436">
        <w:rPr>
          <w:lang w:val="en-US"/>
        </w:rPr>
        <w:t>margin-bottom: 20px;</w:t>
      </w:r>
    </w:p>
    <w:p w14:paraId="7710933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51EC000A" w14:textId="77777777" w:rsidR="009D7436" w:rsidRPr="009D7436" w:rsidRDefault="009D7436" w:rsidP="009D7436">
      <w:pPr>
        <w:rPr>
          <w:lang w:val="en-US"/>
        </w:rPr>
      </w:pPr>
    </w:p>
    <w:p w14:paraId="65CA6ADA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.form</w:t>
      </w:r>
      <w:proofErr w:type="gramEnd"/>
      <w:r w:rsidRPr="009D7436">
        <w:rPr>
          <w:lang w:val="en-US"/>
        </w:rPr>
        <w:t>-input input {</w:t>
      </w:r>
    </w:p>
    <w:p w14:paraId="21722AA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100%;</w:t>
      </w:r>
    </w:p>
    <w:p w14:paraId="33DA188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50px;</w:t>
      </w:r>
    </w:p>
    <w:p w14:paraId="50EB320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background: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0.6);</w:t>
      </w:r>
    </w:p>
    <w:p w14:paraId="69EA371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border: 1px solid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0, 0, 0, 0.1);</w:t>
      </w:r>
    </w:p>
    <w:p w14:paraId="5950485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40px;</w:t>
      </w:r>
    </w:p>
    <w:p w14:paraId="77F338E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16px;</w:t>
      </w:r>
    </w:p>
    <w:p w14:paraId="48DA917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#000;</w:t>
      </w:r>
    </w:p>
    <w:p w14:paraId="040C629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padding: 0 25px;</w:t>
      </w:r>
    </w:p>
    <w:p w14:paraId="6A302B0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outline: none;</w:t>
      </w:r>
    </w:p>
    <w:p w14:paraId="54F081E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transition: 0.3s;</w:t>
      </w:r>
    </w:p>
    <w:p w14:paraId="29B3DE7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469945A" w14:textId="77777777" w:rsidR="009D7436" w:rsidRPr="009D7436" w:rsidRDefault="009D7436" w:rsidP="009D7436">
      <w:pPr>
        <w:rPr>
          <w:lang w:val="en-US"/>
        </w:rPr>
      </w:pPr>
    </w:p>
    <w:p w14:paraId="116D31D7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.form</w:t>
      </w:r>
      <w:proofErr w:type="gramEnd"/>
      <w:r w:rsidRPr="009D7436">
        <w:rPr>
          <w:lang w:val="en-US"/>
        </w:rPr>
        <w:t xml:space="preserve">-input </w:t>
      </w:r>
      <w:proofErr w:type="spellStart"/>
      <w:proofErr w:type="gramStart"/>
      <w:r w:rsidRPr="009D7436">
        <w:rPr>
          <w:lang w:val="en-US"/>
        </w:rPr>
        <w:t>input:focus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251DC35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background: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0.9);</w:t>
      </w:r>
    </w:p>
    <w:p w14:paraId="01DCEB2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border-color: #2a3f54;</w:t>
      </w:r>
    </w:p>
    <w:p w14:paraId="13370B1F" w14:textId="77777777" w:rsidR="009D7436" w:rsidRPr="009D7436" w:rsidRDefault="009D7436" w:rsidP="009D7436">
      <w:r w:rsidRPr="009D7436">
        <w:t>}</w:t>
      </w:r>
    </w:p>
    <w:p w14:paraId="41B25BB6" w14:textId="77777777" w:rsidR="009D7436" w:rsidRPr="009D7436" w:rsidRDefault="009D7436" w:rsidP="009D7436"/>
    <w:p w14:paraId="72752F7A" w14:textId="77777777" w:rsidR="009D7436" w:rsidRPr="009D7436" w:rsidRDefault="009D7436" w:rsidP="009D7436">
      <w:r w:rsidRPr="009D7436">
        <w:t>/* Botón Principal (Azul oscuro original) */</w:t>
      </w:r>
    </w:p>
    <w:p w14:paraId="14AB5DC6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spellEnd"/>
      <w:proofErr w:type="gramEnd"/>
      <w:r w:rsidRPr="009D7436">
        <w:rPr>
          <w:lang w:val="en-US"/>
        </w:rPr>
        <w:t>-login {</w:t>
      </w:r>
    </w:p>
    <w:p w14:paraId="0D39318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100%;</w:t>
      </w:r>
    </w:p>
    <w:p w14:paraId="662E9FA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50px;</w:t>
      </w:r>
    </w:p>
    <w:p w14:paraId="25B0853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#2a3f54;</w:t>
      </w:r>
    </w:p>
    <w:p w14:paraId="7FF27E5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border: none;</w:t>
      </w:r>
    </w:p>
    <w:p w14:paraId="14E6C6A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40px;</w:t>
      </w:r>
    </w:p>
    <w:p w14:paraId="745E9FF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cursor: pointer;</w:t>
      </w:r>
    </w:p>
    <w:p w14:paraId="6D2AED1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16px;</w:t>
      </w:r>
    </w:p>
    <w:p w14:paraId="22D7687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white;</w:t>
      </w:r>
    </w:p>
    <w:p w14:paraId="3CCEC17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600;</w:t>
      </w:r>
    </w:p>
    <w:p w14:paraId="62DFF8B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margin-top: 10px;</w:t>
      </w:r>
    </w:p>
    <w:p w14:paraId="4554AD0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transition: transform 0.3s, </w:t>
      </w:r>
      <w:r w:rsidRPr="009D7436">
        <w:rPr>
          <w:i/>
          <w:iCs/>
          <w:lang w:val="en-US"/>
        </w:rPr>
        <w:t>background</w:t>
      </w:r>
      <w:r w:rsidRPr="009D7436">
        <w:rPr>
          <w:lang w:val="en-US"/>
        </w:rPr>
        <w:t xml:space="preserve"> 0.3s;</w:t>
      </w:r>
    </w:p>
    <w:p w14:paraId="5C7F337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6E57BF3" w14:textId="77777777" w:rsidR="009D7436" w:rsidRPr="009D7436" w:rsidRDefault="009D7436" w:rsidP="009D7436">
      <w:pPr>
        <w:rPr>
          <w:lang w:val="en-US"/>
        </w:rPr>
      </w:pPr>
    </w:p>
    <w:p w14:paraId="7CD0E374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gram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login:hover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74B2D29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background: #1a2735;</w:t>
      </w:r>
    </w:p>
    <w:p w14:paraId="0B46225C" w14:textId="77777777" w:rsidR="009D7436" w:rsidRPr="009D7436" w:rsidRDefault="009D7436" w:rsidP="009D7436">
      <w:r w:rsidRPr="009D7436">
        <w:rPr>
          <w:lang w:val="en-US"/>
        </w:rPr>
        <w:t xml:space="preserve">    </w:t>
      </w:r>
      <w:proofErr w:type="spellStart"/>
      <w:r w:rsidRPr="009D7436">
        <w:t>transform</w:t>
      </w:r>
      <w:proofErr w:type="spellEnd"/>
      <w:r w:rsidRPr="009D7436">
        <w:t xml:space="preserve">: </w:t>
      </w:r>
      <w:proofErr w:type="spellStart"/>
      <w:proofErr w:type="gramStart"/>
      <w:r w:rsidRPr="009D7436">
        <w:t>scale</w:t>
      </w:r>
      <w:proofErr w:type="spellEnd"/>
      <w:r w:rsidRPr="009D7436">
        <w:t>(</w:t>
      </w:r>
      <w:proofErr w:type="gramEnd"/>
      <w:r w:rsidRPr="009D7436">
        <w:t>1.03);</w:t>
      </w:r>
    </w:p>
    <w:p w14:paraId="1CA0D0C2" w14:textId="77777777" w:rsidR="009D7436" w:rsidRPr="009D7436" w:rsidRDefault="009D7436" w:rsidP="009D7436">
      <w:r w:rsidRPr="009D7436">
        <w:t>}</w:t>
      </w:r>
    </w:p>
    <w:p w14:paraId="607551D4" w14:textId="77777777" w:rsidR="009D7436" w:rsidRPr="009D7436" w:rsidRDefault="009D7436" w:rsidP="009D7436"/>
    <w:p w14:paraId="0FD12A6E" w14:textId="77777777" w:rsidR="009D7436" w:rsidRPr="009D7436" w:rsidRDefault="009D7436" w:rsidP="009D7436">
      <w:r w:rsidRPr="009D7436">
        <w:t>/* Links y botones secundarios */</w:t>
      </w:r>
    </w:p>
    <w:p w14:paraId="66556D7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.login-link {</w:t>
      </w:r>
    </w:p>
    <w:p w14:paraId="76554E3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41A6619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margin-top: 20px;</w:t>
      </w:r>
    </w:p>
    <w:p w14:paraId="26FB580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14px;</w:t>
      </w:r>
    </w:p>
    <w:p w14:paraId="136D649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6B85FA6" w14:textId="77777777" w:rsidR="009D7436" w:rsidRPr="009D7436" w:rsidRDefault="009D7436" w:rsidP="009D7436">
      <w:pPr>
        <w:rPr>
          <w:lang w:val="en-US"/>
        </w:rPr>
      </w:pPr>
    </w:p>
    <w:p w14:paraId="4A3A53F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.login-link a {</w:t>
      </w:r>
    </w:p>
    <w:p w14:paraId="3AB53EA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5632089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text-decoration: none;</w:t>
      </w:r>
    </w:p>
    <w:p w14:paraId="587FE32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600;</w:t>
      </w:r>
    </w:p>
    <w:p w14:paraId="3D3AB47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02972BA" w14:textId="77777777" w:rsidR="009D7436" w:rsidRPr="009D7436" w:rsidRDefault="009D7436" w:rsidP="009D7436">
      <w:pPr>
        <w:rPr>
          <w:lang w:val="en-US"/>
        </w:rPr>
      </w:pPr>
    </w:p>
    <w:p w14:paraId="2122FFF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.login-link </w:t>
      </w:r>
      <w:proofErr w:type="gramStart"/>
      <w:r w:rsidRPr="009D7436">
        <w:rPr>
          <w:lang w:val="en-US"/>
        </w:rPr>
        <w:t>a:hover</w:t>
      </w:r>
      <w:proofErr w:type="gramEnd"/>
      <w:r w:rsidRPr="009D7436">
        <w:rPr>
          <w:lang w:val="en-US"/>
        </w:rPr>
        <w:t xml:space="preserve"> {</w:t>
      </w:r>
    </w:p>
    <w:p w14:paraId="56C2A1F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text-decoration: underline;</w:t>
      </w:r>
    </w:p>
    <w:p w14:paraId="03CD390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311C4BD" w14:textId="77777777" w:rsidR="009D7436" w:rsidRPr="009D7436" w:rsidRDefault="009D7436" w:rsidP="009D7436">
      <w:pPr>
        <w:rPr>
          <w:lang w:val="en-US"/>
        </w:rPr>
      </w:pPr>
    </w:p>
    <w:p w14:paraId="0BB588E4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.extra</w:t>
      </w:r>
      <w:proofErr w:type="gramEnd"/>
      <w:r w:rsidRPr="009D7436">
        <w:rPr>
          <w:lang w:val="en-US"/>
        </w:rPr>
        <w:t>-buttons {</w:t>
      </w:r>
    </w:p>
    <w:p w14:paraId="4E513A9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 text-align: center;</w:t>
      </w:r>
    </w:p>
    <w:p w14:paraId="1D42842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 margin-top: 20px;</w:t>
      </w:r>
    </w:p>
    <w:p w14:paraId="1BD5CF2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/* display: flex;</w:t>
      </w:r>
    </w:p>
    <w:p w14:paraId="7479AB7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justify-content: center;</w:t>
      </w:r>
    </w:p>
    <w:p w14:paraId="7AB4D8D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 */</w:t>
      </w:r>
    </w:p>
    <w:p w14:paraId="06EE8DE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8C60DB7" w14:textId="77777777" w:rsidR="009D7436" w:rsidRPr="009D7436" w:rsidRDefault="009D7436" w:rsidP="009D7436">
      <w:pPr>
        <w:rPr>
          <w:lang w:val="en-US"/>
        </w:rPr>
      </w:pPr>
    </w:p>
    <w:p w14:paraId="3108ED90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gramEnd"/>
      <w:r w:rsidRPr="009D7436">
        <w:rPr>
          <w:lang w:val="en-US"/>
        </w:rPr>
        <w:t>-secundario</w:t>
      </w:r>
      <w:proofErr w:type="spellEnd"/>
      <w:r w:rsidRPr="009D7436">
        <w:rPr>
          <w:lang w:val="en-US"/>
        </w:rPr>
        <w:t xml:space="preserve"> {</w:t>
      </w:r>
    </w:p>
    <w:p w14:paraId="3E8E7D1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#337ab7;</w:t>
      </w:r>
    </w:p>
    <w:p w14:paraId="7B62862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white;</w:t>
      </w:r>
    </w:p>
    <w:p w14:paraId="0DC2082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8px 15px;</w:t>
      </w:r>
    </w:p>
    <w:p w14:paraId="67BF5C4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5px;</w:t>
      </w:r>
    </w:p>
    <w:p w14:paraId="33437AF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12px;</w:t>
      </w:r>
    </w:p>
    <w:p w14:paraId="3ED11C8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border: none;</w:t>
      </w:r>
    </w:p>
    <w:p w14:paraId="7740A68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cursor: pointer;</w:t>
      </w:r>
    </w:p>
    <w:p w14:paraId="0642A04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text-decoration: none;</w:t>
      </w:r>
    </w:p>
    <w:p w14:paraId="450BA60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AED1309" w14:textId="77777777" w:rsidR="009D7436" w:rsidRPr="009D7436" w:rsidRDefault="009D7436" w:rsidP="009D7436">
      <w:pPr>
        <w:rPr>
          <w:lang w:val="en-US"/>
        </w:rPr>
      </w:pPr>
    </w:p>
    <w:p w14:paraId="24003ED3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.footer</w:t>
      </w:r>
      <w:proofErr w:type="gramEnd"/>
      <w:r w:rsidRPr="009D7436">
        <w:rPr>
          <w:lang w:val="en-US"/>
        </w:rPr>
        <w:t>-text {</w:t>
      </w:r>
    </w:p>
    <w:p w14:paraId="3876F68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11px;</w:t>
      </w:r>
    </w:p>
    <w:p w14:paraId="46DD472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31FF8B6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margin-top: 30px;</w:t>
      </w:r>
    </w:p>
    <w:p w14:paraId="33936E92" w14:textId="77777777" w:rsidR="009D7436" w:rsidRPr="009D7436" w:rsidRDefault="009D7436" w:rsidP="009D7436">
      <w:r w:rsidRPr="009D7436">
        <w:rPr>
          <w:lang w:val="en-US"/>
        </w:rPr>
        <w:t xml:space="preserve">    </w:t>
      </w:r>
      <w:r w:rsidRPr="009D7436">
        <w:t>color: #444;</w:t>
      </w:r>
    </w:p>
    <w:p w14:paraId="3A059874" w14:textId="77777777" w:rsidR="009D7436" w:rsidRPr="009D7436" w:rsidRDefault="009D7436" w:rsidP="009D7436">
      <w:r w:rsidRPr="009D7436">
        <w:t>    line-</w:t>
      </w:r>
      <w:proofErr w:type="spellStart"/>
      <w:r w:rsidRPr="009D7436">
        <w:t>height</w:t>
      </w:r>
      <w:proofErr w:type="spellEnd"/>
      <w:r w:rsidRPr="009D7436">
        <w:t>: 1.4;</w:t>
      </w:r>
    </w:p>
    <w:p w14:paraId="03B66393" w14:textId="77777777" w:rsidR="009D7436" w:rsidRPr="009D7436" w:rsidRDefault="009D7436" w:rsidP="009D7436">
      <w:r w:rsidRPr="009D7436">
        <w:t>}</w:t>
      </w:r>
    </w:p>
    <w:p w14:paraId="0716B22E" w14:textId="77777777" w:rsidR="009D7436" w:rsidRPr="009D7436" w:rsidRDefault="009D7436" w:rsidP="009D7436">
      <w:r w:rsidRPr="009D7436">
        <w:t>/*icono de usuario*/</w:t>
      </w:r>
    </w:p>
    <w:p w14:paraId="0CBE55E5" w14:textId="77777777" w:rsidR="009D7436" w:rsidRPr="009D7436" w:rsidRDefault="009D7436" w:rsidP="009D7436">
      <w:r w:rsidRPr="009D7436">
        <w:t>.</w:t>
      </w:r>
      <w:proofErr w:type="spellStart"/>
      <w:r w:rsidRPr="009D7436">
        <w:t>user-icon</w:t>
      </w:r>
      <w:proofErr w:type="spellEnd"/>
      <w:r w:rsidRPr="009D7436">
        <w:t xml:space="preserve"> {</w:t>
      </w:r>
    </w:p>
    <w:p w14:paraId="7CF1FB18" w14:textId="77777777" w:rsidR="009D7436" w:rsidRPr="009D7436" w:rsidRDefault="009D7436" w:rsidP="009D7436">
      <w:r w:rsidRPr="009D7436">
        <w:t xml:space="preserve">    position: </w:t>
      </w:r>
      <w:proofErr w:type="spellStart"/>
      <w:r w:rsidRPr="009D7436">
        <w:t>fixed</w:t>
      </w:r>
      <w:proofErr w:type="spellEnd"/>
      <w:r w:rsidRPr="009D7436">
        <w:t>; /* o absolute si lo quieres dentro de un contenedor */</w:t>
      </w:r>
    </w:p>
    <w:p w14:paraId="6A3ABDCE" w14:textId="77777777" w:rsidR="009D7436" w:rsidRPr="009D7436" w:rsidRDefault="009D7436" w:rsidP="009D7436">
      <w:pPr>
        <w:rPr>
          <w:lang w:val="en-US"/>
        </w:rPr>
      </w:pPr>
      <w:r w:rsidRPr="009D7436">
        <w:t xml:space="preserve">    </w:t>
      </w:r>
      <w:r w:rsidRPr="009D7436">
        <w:rPr>
          <w:lang w:val="en-US"/>
        </w:rPr>
        <w:t>top: 20px;</w:t>
      </w:r>
    </w:p>
    <w:p w14:paraId="6A906BD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right: 20px;</w:t>
      </w:r>
    </w:p>
    <w:p w14:paraId="4186E9E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font-size: 22px;</w:t>
      </w:r>
    </w:p>
    <w:p w14:paraId="6FC937D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white;</w:t>
      </w:r>
    </w:p>
    <w:p w14:paraId="156FE78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cursor: pointer;</w:t>
      </w:r>
    </w:p>
    <w:p w14:paraId="0113122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z-index: 1000;</w:t>
      </w:r>
    </w:p>
    <w:p w14:paraId="53AAF97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1303725" w14:textId="77777777" w:rsidR="009D7436" w:rsidRPr="009D7436" w:rsidRDefault="009D7436" w:rsidP="009D7436">
      <w:pPr>
        <w:rPr>
          <w:lang w:val="en-US"/>
        </w:rPr>
      </w:pPr>
    </w:p>
    <w:p w14:paraId="11C07C9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.user-icon </w:t>
      </w:r>
      <w:proofErr w:type="spellStart"/>
      <w:r w:rsidRPr="009D7436">
        <w:rPr>
          <w:lang w:val="en-US"/>
        </w:rPr>
        <w:t>i</w:t>
      </w:r>
      <w:proofErr w:type="spellEnd"/>
      <w:r w:rsidRPr="009D7436">
        <w:rPr>
          <w:lang w:val="en-US"/>
        </w:rPr>
        <w:t xml:space="preserve"> {</w:t>
      </w:r>
    </w:p>
    <w:p w14:paraId="20790AF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background: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0,0,0,0.5);</w:t>
      </w:r>
    </w:p>
    <w:p w14:paraId="5EA5A81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10px;</w:t>
      </w:r>
    </w:p>
    <w:p w14:paraId="142DC9A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50%;</w:t>
      </w:r>
    </w:p>
    <w:p w14:paraId="3B9DE2F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318C24C" w14:textId="77777777" w:rsidR="009D7436" w:rsidRPr="009D7436" w:rsidRDefault="009D7436" w:rsidP="009D7436">
      <w:pPr>
        <w:rPr>
          <w:lang w:val="en-US"/>
        </w:rPr>
      </w:pPr>
    </w:p>
    <w:p w14:paraId="4B4D4809" w14:textId="77777777" w:rsidR="009D7436" w:rsidRPr="009D7436" w:rsidRDefault="009D7436" w:rsidP="009D7436">
      <w:pPr>
        <w:rPr>
          <w:lang w:val="en-US"/>
        </w:rPr>
      </w:pPr>
    </w:p>
    <w:p w14:paraId="1AF00A77" w14:textId="426FE3BA" w:rsidR="00A5333E" w:rsidRDefault="00A5333E" w:rsidP="00027EF4">
      <w:pPr>
        <w:pStyle w:val="Ttulo4"/>
        <w:rPr>
          <w:lang w:val="en-US"/>
        </w:rPr>
      </w:pPr>
      <w:r>
        <w:rPr>
          <w:lang w:val="en-US"/>
        </w:rPr>
        <w:t>2.</w:t>
      </w:r>
      <w:r w:rsidR="006A4FBC">
        <w:rPr>
          <w:lang w:val="en-US"/>
        </w:rPr>
        <w:t>2</w:t>
      </w:r>
      <w:r>
        <w:rPr>
          <w:lang w:val="en-US"/>
        </w:rPr>
        <w:t>.2.7</w:t>
      </w:r>
      <w:r w:rsidR="009E1728">
        <w:rPr>
          <w:lang w:val="en-US"/>
        </w:rPr>
        <w:t xml:space="preserve"> styleRegistro.css</w:t>
      </w:r>
    </w:p>
    <w:p w14:paraId="44A24CB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* {</w:t>
      </w:r>
    </w:p>
    <w:p w14:paraId="2164EE5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margin: 0;</w:t>
      </w:r>
    </w:p>
    <w:p w14:paraId="3818DA8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0;</w:t>
      </w:r>
    </w:p>
    <w:p w14:paraId="2C84FD4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box-sizing: border-box;</w:t>
      </w:r>
    </w:p>
    <w:p w14:paraId="04F4A30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font-family: 'DM Sans', sans-serif;</w:t>
      </w:r>
    </w:p>
    <w:p w14:paraId="381DD83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BFBBB8C" w14:textId="77777777" w:rsidR="009D7436" w:rsidRPr="009D7436" w:rsidRDefault="009D7436" w:rsidP="009D7436">
      <w:pPr>
        <w:rPr>
          <w:lang w:val="en-US"/>
        </w:rPr>
      </w:pPr>
    </w:p>
    <w:p w14:paraId="3356CB5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body {</w:t>
      </w:r>
    </w:p>
    <w:p w14:paraId="23C3AE9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flex;</w:t>
      </w:r>
    </w:p>
    <w:p w14:paraId="250D6C2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justify-content: center;</w:t>
      </w:r>
    </w:p>
    <w:p w14:paraId="0EFA44A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align-items: center;</w:t>
      </w:r>
    </w:p>
    <w:p w14:paraId="322938A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min-height: 100vh;</w:t>
      </w:r>
    </w:p>
    <w:p w14:paraId="7270158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background: #2a3f54;</w:t>
      </w:r>
    </w:p>
    <w:p w14:paraId="50F7676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overflow-x: hidden;</w:t>
      </w:r>
    </w:p>
    <w:p w14:paraId="3E461E6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20px;</w:t>
      </w:r>
    </w:p>
    <w:p w14:paraId="23091C4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2F8F895F" w14:textId="77777777" w:rsidR="009D7436" w:rsidRPr="009D7436" w:rsidRDefault="009D7436" w:rsidP="009D7436">
      <w:pPr>
        <w:rPr>
          <w:lang w:val="en-US"/>
        </w:rPr>
      </w:pPr>
    </w:p>
    <w:p w14:paraId="3095BB5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#video {</w:t>
      </w:r>
    </w:p>
    <w:p w14:paraId="7B41749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fixed;</w:t>
      </w:r>
    </w:p>
    <w:p w14:paraId="1922993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right: 0;</w:t>
      </w:r>
    </w:p>
    <w:p w14:paraId="5F5D0DE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bottom: 0;</w:t>
      </w:r>
    </w:p>
    <w:p w14:paraId="0FEC1E5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min-width: 100%;</w:t>
      </w:r>
    </w:p>
    <w:p w14:paraId="70555A0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min-height: 100%;</w:t>
      </w:r>
    </w:p>
    <w:p w14:paraId="156CB27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z-index: -1;</w:t>
      </w:r>
    </w:p>
    <w:p w14:paraId="0608325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object-fit: cover;</w:t>
      </w:r>
    </w:p>
    <w:p w14:paraId="0380E22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27150EF" w14:textId="77777777" w:rsidR="009D7436" w:rsidRPr="009D7436" w:rsidRDefault="009D7436" w:rsidP="009D7436">
      <w:pPr>
        <w:rPr>
          <w:lang w:val="en-US"/>
        </w:rPr>
      </w:pPr>
    </w:p>
    <w:p w14:paraId="503A94F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.container {</w:t>
      </w:r>
    </w:p>
    <w:p w14:paraId="7271FE7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100%;</w:t>
      </w:r>
    </w:p>
    <w:p w14:paraId="1A3CA65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max-width: 500px;</w:t>
      </w:r>
    </w:p>
    <w:p w14:paraId="23C6934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#c7c6d096;</w:t>
      </w:r>
    </w:p>
    <w:p w14:paraId="140DCB3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/* Tu color original con </w:t>
      </w:r>
      <w:proofErr w:type="spellStart"/>
      <w:r w:rsidRPr="009D7436">
        <w:rPr>
          <w:lang w:val="en-US"/>
        </w:rPr>
        <w:t>transparencia</w:t>
      </w:r>
      <w:proofErr w:type="spellEnd"/>
      <w:r w:rsidRPr="009D7436">
        <w:rPr>
          <w:lang w:val="en-US"/>
        </w:rPr>
        <w:t xml:space="preserve"> */</w:t>
      </w:r>
    </w:p>
    <w:p w14:paraId="7038BE9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border: 1px solid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0.3);</w:t>
      </w:r>
    </w:p>
    <w:p w14:paraId="4BF46BA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backdrop-filter: blur(12px);</w:t>
      </w:r>
    </w:p>
    <w:p w14:paraId="7AD242D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-</w:t>
      </w:r>
      <w:proofErr w:type="spellStart"/>
      <w:r w:rsidRPr="009D7436">
        <w:rPr>
          <w:lang w:val="en-US"/>
        </w:rPr>
        <w:t>webkit</w:t>
      </w:r>
      <w:proofErr w:type="spellEnd"/>
      <w:r w:rsidRPr="009D7436">
        <w:rPr>
          <w:lang w:val="en-US"/>
        </w:rPr>
        <w:t>-backdrop-filter: blur(12px);</w:t>
      </w:r>
    </w:p>
    <w:p w14:paraId="6F5A871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20px;</w:t>
      </w:r>
    </w:p>
    <w:p w14:paraId="7EFD9A0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30px;</w:t>
      </w:r>
    </w:p>
    <w:p w14:paraId="620AF78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box-shadow: 0 15px 35px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0, 0, 0, 0.2);</w:t>
      </w:r>
    </w:p>
    <w:p w14:paraId="59C7C38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color: #000;</w:t>
      </w:r>
    </w:p>
    <w:p w14:paraId="5FA5BE3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747EC3C1" w14:textId="77777777" w:rsidR="009D7436" w:rsidRPr="009D7436" w:rsidRDefault="009D7436" w:rsidP="009D7436">
      <w:pPr>
        <w:rPr>
          <w:lang w:val="en-US"/>
        </w:rPr>
      </w:pPr>
    </w:p>
    <w:p w14:paraId="3E28AE6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h</w:t>
      </w:r>
      <w:proofErr w:type="gramStart"/>
      <w:r w:rsidRPr="009D7436">
        <w:rPr>
          <w:lang w:val="en-US"/>
        </w:rPr>
        <w:t>2,h</w:t>
      </w:r>
      <w:proofErr w:type="gramEnd"/>
      <w:r w:rsidRPr="009D7436">
        <w:rPr>
          <w:lang w:val="en-US"/>
        </w:rPr>
        <w:t>3 {</w:t>
      </w:r>
    </w:p>
    <w:p w14:paraId="39B7D02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5BBA4CF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1527EB9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margin-bottom: 15px;</w:t>
      </w:r>
    </w:p>
    <w:p w14:paraId="3786A2E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3235819" w14:textId="77777777" w:rsidR="009D7436" w:rsidRPr="009D7436" w:rsidRDefault="009D7436" w:rsidP="009D7436">
      <w:pPr>
        <w:rPr>
          <w:lang w:val="en-US"/>
        </w:rPr>
      </w:pPr>
    </w:p>
    <w:p w14:paraId="3DF7801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h2 {</w:t>
      </w:r>
    </w:p>
    <w:p w14:paraId="5AF8BC8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700;</w:t>
      </w:r>
    </w:p>
    <w:p w14:paraId="136480C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28px;</w:t>
      </w:r>
    </w:p>
    <w:p w14:paraId="11ACF29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2E34959" w14:textId="77777777" w:rsidR="009D7436" w:rsidRPr="009D7436" w:rsidRDefault="009D7436" w:rsidP="009D7436">
      <w:pPr>
        <w:rPr>
          <w:lang w:val="en-US"/>
        </w:rPr>
      </w:pPr>
    </w:p>
    <w:p w14:paraId="5481A18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h3 {</w:t>
      </w:r>
    </w:p>
    <w:p w14:paraId="0C1F0C8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16px;</w:t>
      </w:r>
    </w:p>
    <w:p w14:paraId="1E30E91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500;</w:t>
      </w:r>
    </w:p>
    <w:p w14:paraId="556A105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opacity: 0.8;</w:t>
      </w:r>
    </w:p>
    <w:p w14:paraId="610180F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1BC8541" w14:textId="77777777" w:rsidR="009D7436" w:rsidRPr="009D7436" w:rsidRDefault="009D7436" w:rsidP="009D7436">
      <w:pPr>
        <w:rPr>
          <w:lang w:val="en-US"/>
        </w:rPr>
      </w:pPr>
    </w:p>
    <w:p w14:paraId="0850D114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.form</w:t>
      </w:r>
      <w:proofErr w:type="gramEnd"/>
      <w:r w:rsidRPr="009D7436">
        <w:rPr>
          <w:lang w:val="en-US"/>
        </w:rPr>
        <w:t>-group {</w:t>
      </w:r>
    </w:p>
    <w:p w14:paraId="1F71A42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margin-bottom: 15px;</w:t>
      </w:r>
    </w:p>
    <w:p w14:paraId="65B3A61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7F6A69A" w14:textId="77777777" w:rsidR="009D7436" w:rsidRPr="009D7436" w:rsidRDefault="009D7436" w:rsidP="009D7436">
      <w:pPr>
        <w:rPr>
          <w:lang w:val="en-US"/>
        </w:rPr>
      </w:pPr>
    </w:p>
    <w:p w14:paraId="0C62464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label {</w:t>
      </w:r>
    </w:p>
    <w:p w14:paraId="312ECD9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block;</w:t>
      </w:r>
    </w:p>
    <w:p w14:paraId="6B91CB6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margin-bottom: 5px;</w:t>
      </w:r>
    </w:p>
    <w:p w14:paraId="53344AE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600;</w:t>
      </w:r>
    </w:p>
    <w:p w14:paraId="182AC47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14px;</w:t>
      </w:r>
    </w:p>
    <w:p w14:paraId="3BBF80F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3CC4448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5084AD21" w14:textId="77777777" w:rsidR="009D7436" w:rsidRPr="009D7436" w:rsidRDefault="009D7436" w:rsidP="009D7436">
      <w:pPr>
        <w:rPr>
          <w:lang w:val="en-US"/>
        </w:rPr>
      </w:pPr>
    </w:p>
    <w:p w14:paraId="0CF2A189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.form</w:t>
      </w:r>
      <w:proofErr w:type="gramEnd"/>
      <w:r w:rsidRPr="009D7436">
        <w:rPr>
          <w:lang w:val="en-US"/>
        </w:rPr>
        <w:t>-control {</w:t>
      </w:r>
    </w:p>
    <w:p w14:paraId="532BB06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100%;</w:t>
      </w:r>
    </w:p>
    <w:p w14:paraId="4E1A482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45px;</w:t>
      </w:r>
    </w:p>
    <w:p w14:paraId="614E4AD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background: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0.6);</w:t>
      </w:r>
    </w:p>
    <w:p w14:paraId="1399278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border: 1px solid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0, 0, 0, 0.1);</w:t>
      </w:r>
    </w:p>
    <w:p w14:paraId="758EBD6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10px;</w:t>
      </w:r>
    </w:p>
    <w:p w14:paraId="00045A2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0 15px;</w:t>
      </w:r>
    </w:p>
    <w:p w14:paraId="4203664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outline: none;</w:t>
      </w:r>
    </w:p>
    <w:p w14:paraId="1776AE8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transition: 0.3s;</w:t>
      </w:r>
    </w:p>
    <w:p w14:paraId="3F12030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10AEDCC" w14:textId="77777777" w:rsidR="009D7436" w:rsidRPr="009D7436" w:rsidRDefault="009D7436" w:rsidP="009D7436">
      <w:pPr>
        <w:rPr>
          <w:lang w:val="en-US"/>
        </w:rPr>
      </w:pPr>
    </w:p>
    <w:p w14:paraId="0B51852D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form</w:t>
      </w:r>
      <w:proofErr w:type="gram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control:focus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516ECF8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background: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0.9);</w:t>
      </w:r>
    </w:p>
    <w:p w14:paraId="231D945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border-color: #2a3f54;</w:t>
      </w:r>
    </w:p>
    <w:p w14:paraId="40D09CF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E222432" w14:textId="77777777" w:rsidR="009D7436" w:rsidRPr="009D7436" w:rsidRDefault="009D7436" w:rsidP="009D7436">
      <w:pPr>
        <w:rPr>
          <w:lang w:val="en-US"/>
        </w:rPr>
      </w:pPr>
    </w:p>
    <w:p w14:paraId="1ED346B1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spellEnd"/>
      <w:proofErr w:type="gramEnd"/>
      <w:r w:rsidRPr="009D7436">
        <w:rPr>
          <w:lang w:val="en-US"/>
        </w:rPr>
        <w:t>-registrar {</w:t>
      </w:r>
    </w:p>
    <w:p w14:paraId="2A4BB47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100%;</w:t>
      </w:r>
    </w:p>
    <w:p w14:paraId="3556191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45px;</w:t>
      </w:r>
    </w:p>
    <w:p w14:paraId="430E1AA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#2a3f54;</w:t>
      </w:r>
    </w:p>
    <w:p w14:paraId="0F20ECC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color: white;</w:t>
      </w:r>
    </w:p>
    <w:p w14:paraId="7D27868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border: none;</w:t>
      </w:r>
    </w:p>
    <w:p w14:paraId="7060976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10px;</w:t>
      </w:r>
    </w:p>
    <w:p w14:paraId="449DF4D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16px;</w:t>
      </w:r>
    </w:p>
    <w:p w14:paraId="7AC761A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600;</w:t>
      </w:r>
    </w:p>
    <w:p w14:paraId="4DFB2E2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cursor: pointer;</w:t>
      </w:r>
    </w:p>
    <w:p w14:paraId="38271F6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margin-top: 10px;</w:t>
      </w:r>
    </w:p>
    <w:p w14:paraId="4FEDA9C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transition: 0.3s;</w:t>
      </w:r>
    </w:p>
    <w:p w14:paraId="6B9844C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B93C403" w14:textId="77777777" w:rsidR="009D7436" w:rsidRPr="009D7436" w:rsidRDefault="009D7436" w:rsidP="009D7436">
      <w:pPr>
        <w:rPr>
          <w:lang w:val="en-US"/>
        </w:rPr>
      </w:pPr>
    </w:p>
    <w:p w14:paraId="7ED37DA1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gram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registrar:hover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128781D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#1a2735;</w:t>
      </w:r>
    </w:p>
    <w:p w14:paraId="738C4AB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transform: </w:t>
      </w:r>
      <w:proofErr w:type="spellStart"/>
      <w:r w:rsidRPr="009D7436">
        <w:rPr>
          <w:lang w:val="en-US"/>
        </w:rPr>
        <w:t>translateY</w:t>
      </w:r>
      <w:proofErr w:type="spellEnd"/>
      <w:r w:rsidRPr="009D7436">
        <w:rPr>
          <w:lang w:val="en-US"/>
        </w:rPr>
        <w:t>(-2px);</w:t>
      </w:r>
    </w:p>
    <w:p w14:paraId="681AA71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18822B2" w14:textId="77777777" w:rsidR="009D7436" w:rsidRPr="009D7436" w:rsidRDefault="009D7436" w:rsidP="009D7436">
      <w:pPr>
        <w:rPr>
          <w:lang w:val="en-US"/>
        </w:rPr>
      </w:pPr>
    </w:p>
    <w:p w14:paraId="3EA7F99B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gramEnd"/>
      <w:r w:rsidRPr="009D7436">
        <w:rPr>
          <w:lang w:val="en-US"/>
        </w:rPr>
        <w:t>-cancelar</w:t>
      </w:r>
      <w:proofErr w:type="spellEnd"/>
      <w:r w:rsidRPr="009D7436">
        <w:rPr>
          <w:lang w:val="en-US"/>
        </w:rPr>
        <w:t xml:space="preserve"> {</w:t>
      </w:r>
    </w:p>
    <w:p w14:paraId="4D1F7B3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block;</w:t>
      </w:r>
    </w:p>
    <w:p w14:paraId="4BC6A08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1E095A0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margin-top: 15px;</w:t>
      </w:r>
    </w:p>
    <w:p w14:paraId="67D053A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3E25161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text-decoration: none;</w:t>
      </w:r>
    </w:p>
    <w:p w14:paraId="2FCD389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14px;</w:t>
      </w:r>
    </w:p>
    <w:p w14:paraId="6F00B03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87583D4" w14:textId="77777777" w:rsidR="009D7436" w:rsidRPr="009D7436" w:rsidRDefault="009D7436" w:rsidP="009D7436">
      <w:pPr>
        <w:rPr>
          <w:lang w:val="en-US"/>
        </w:rPr>
      </w:pPr>
    </w:p>
    <w:p w14:paraId="1F4F1F14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.alert</w:t>
      </w:r>
      <w:proofErr w:type="gramEnd"/>
      <w:r w:rsidRPr="009D7436">
        <w:rPr>
          <w:lang w:val="en-US"/>
        </w:rPr>
        <w:t xml:space="preserve"> {</w:t>
      </w:r>
    </w:p>
    <w:p w14:paraId="39680B8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10px;</w:t>
      </w:r>
    </w:p>
    <w:p w14:paraId="678FC60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border-radius: 10px;</w:t>
      </w:r>
    </w:p>
    <w:p w14:paraId="11AE233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margin-bottom: 15px;</w:t>
      </w:r>
    </w:p>
    <w:p w14:paraId="608AA35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14px;</w:t>
      </w:r>
    </w:p>
    <w:p w14:paraId="41A8313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6C740BA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AF0D4BF" w14:textId="77777777" w:rsidR="009D7436" w:rsidRPr="009D7436" w:rsidRDefault="009D7436" w:rsidP="009D7436">
      <w:pPr>
        <w:rPr>
          <w:lang w:val="en-US"/>
        </w:rPr>
      </w:pPr>
    </w:p>
    <w:p w14:paraId="441E889D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.alert</w:t>
      </w:r>
      <w:proofErr w:type="gramEnd"/>
      <w:r w:rsidRPr="009D7436">
        <w:rPr>
          <w:lang w:val="en-US"/>
        </w:rPr>
        <w:t>-success {</w:t>
      </w:r>
    </w:p>
    <w:p w14:paraId="626BD81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#d4edda;</w:t>
      </w:r>
    </w:p>
    <w:p w14:paraId="5E4D90C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#155724;</w:t>
      </w:r>
    </w:p>
    <w:p w14:paraId="60B89C8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255AC124" w14:textId="77777777" w:rsidR="009D7436" w:rsidRPr="009D7436" w:rsidRDefault="009D7436" w:rsidP="009D7436">
      <w:pPr>
        <w:rPr>
          <w:lang w:val="en-US"/>
        </w:rPr>
      </w:pPr>
    </w:p>
    <w:p w14:paraId="25B0357B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.alert</w:t>
      </w:r>
      <w:proofErr w:type="gramEnd"/>
      <w:r w:rsidRPr="009D7436">
        <w:rPr>
          <w:lang w:val="en-US"/>
        </w:rPr>
        <w:t>-danger {</w:t>
      </w:r>
    </w:p>
    <w:p w14:paraId="74007A6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#f8d7da;</w:t>
      </w:r>
    </w:p>
    <w:p w14:paraId="5164057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#721c24;</w:t>
      </w:r>
    </w:p>
    <w:p w14:paraId="0532E72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93D7BFE" w14:textId="77777777" w:rsidR="009D7436" w:rsidRPr="009D7436" w:rsidRDefault="009D7436" w:rsidP="009D7436">
      <w:pPr>
        <w:rPr>
          <w:lang w:val="en-US"/>
        </w:rPr>
      </w:pPr>
    </w:p>
    <w:p w14:paraId="4C582001" w14:textId="27FBA4BB" w:rsidR="00A5333E" w:rsidRDefault="00A5333E" w:rsidP="00027EF4">
      <w:pPr>
        <w:pStyle w:val="Ttulo4"/>
        <w:rPr>
          <w:lang w:val="en-US"/>
        </w:rPr>
      </w:pPr>
      <w:r w:rsidRPr="000062B9">
        <w:rPr>
          <w:lang w:val="en-US"/>
        </w:rPr>
        <w:t>2.</w:t>
      </w:r>
      <w:r w:rsidR="006A4FBC">
        <w:rPr>
          <w:lang w:val="en-US"/>
        </w:rPr>
        <w:t>2</w:t>
      </w:r>
      <w:r w:rsidRPr="000062B9">
        <w:rPr>
          <w:lang w:val="en-US"/>
        </w:rPr>
        <w:t>.2.8</w:t>
      </w:r>
      <w:r w:rsidR="009E1728" w:rsidRPr="000062B9">
        <w:rPr>
          <w:lang w:val="en-US"/>
        </w:rPr>
        <w:t xml:space="preserve"> styleRecuperacion.css</w:t>
      </w:r>
    </w:p>
    <w:p w14:paraId="01573B8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* {</w:t>
      </w:r>
    </w:p>
    <w:p w14:paraId="0A92A23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margin: 0;</w:t>
      </w:r>
    </w:p>
    <w:p w14:paraId="36654C4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0;</w:t>
      </w:r>
    </w:p>
    <w:p w14:paraId="672D202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box-sizing: border-box;</w:t>
      </w:r>
    </w:p>
    <w:p w14:paraId="4936F87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font-family: 'DM Sans', sans-serif;</w:t>
      </w:r>
    </w:p>
    <w:p w14:paraId="5CE6E2F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209D1F1B" w14:textId="77777777" w:rsidR="009D7436" w:rsidRPr="009D7436" w:rsidRDefault="009D7436" w:rsidP="009D7436">
      <w:pPr>
        <w:rPr>
          <w:lang w:val="en-US"/>
        </w:rPr>
      </w:pPr>
    </w:p>
    <w:p w14:paraId="46BF035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body {</w:t>
      </w:r>
    </w:p>
    <w:p w14:paraId="28EFBA6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flex;</w:t>
      </w:r>
    </w:p>
    <w:p w14:paraId="0FCE07A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justify-content: center;</w:t>
      </w:r>
    </w:p>
    <w:p w14:paraId="6E08B1D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align-items: center;</w:t>
      </w:r>
    </w:p>
    <w:p w14:paraId="5E9C527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min-height: 100vh;</w:t>
      </w:r>
    </w:p>
    <w:p w14:paraId="2E14575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#2a3f54;</w:t>
      </w:r>
    </w:p>
    <w:p w14:paraId="5D67F36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overflow: hidden;</w:t>
      </w:r>
    </w:p>
    <w:p w14:paraId="77F1C33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20px;</w:t>
      </w:r>
    </w:p>
    <w:p w14:paraId="10DAADB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3046D07F" w14:textId="77777777" w:rsidR="009D7436" w:rsidRPr="009D7436" w:rsidRDefault="009D7436" w:rsidP="009D7436">
      <w:pPr>
        <w:rPr>
          <w:lang w:val="en-US"/>
        </w:rPr>
      </w:pPr>
    </w:p>
    <w:p w14:paraId="27B9668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#video {</w:t>
      </w:r>
    </w:p>
    <w:p w14:paraId="0E9E894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fixed;</w:t>
      </w:r>
    </w:p>
    <w:p w14:paraId="730552E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right: 0;</w:t>
      </w:r>
    </w:p>
    <w:p w14:paraId="2E49D67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bottom: 0;</w:t>
      </w:r>
    </w:p>
    <w:p w14:paraId="61B53A6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min-width: 100%;</w:t>
      </w:r>
    </w:p>
    <w:p w14:paraId="008EF4A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min-height: 100%;</w:t>
      </w:r>
    </w:p>
    <w:p w14:paraId="074BDBE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z-index: -1;</w:t>
      </w:r>
    </w:p>
    <w:p w14:paraId="0440A3E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object-fit: cover;</w:t>
      </w:r>
    </w:p>
    <w:p w14:paraId="3EDBEE7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657B611" w14:textId="77777777" w:rsidR="009D7436" w:rsidRPr="009D7436" w:rsidRDefault="009D7436" w:rsidP="009D7436">
      <w:pPr>
        <w:rPr>
          <w:lang w:val="en-US"/>
        </w:rPr>
      </w:pPr>
    </w:p>
    <w:p w14:paraId="3DF064C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.container {</w:t>
      </w:r>
    </w:p>
    <w:p w14:paraId="4A56B50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width: 100%;</w:t>
      </w:r>
    </w:p>
    <w:p w14:paraId="7B6CAB9B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max-width: 400px;</w:t>
      </w:r>
    </w:p>
    <w:p w14:paraId="13004B2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#c7c6d096;</w:t>
      </w:r>
    </w:p>
    <w:p w14:paraId="0D4EE12C" w14:textId="77777777" w:rsidR="009D7436" w:rsidRPr="009D7436" w:rsidRDefault="009D7436" w:rsidP="009D7436">
      <w:r w:rsidRPr="009D7436">
        <w:rPr>
          <w:lang w:val="en-US"/>
        </w:rPr>
        <w:t xml:space="preserve">    </w:t>
      </w:r>
      <w:r w:rsidRPr="009D7436">
        <w:t>/* Color original con transparencia */</w:t>
      </w:r>
    </w:p>
    <w:p w14:paraId="26210098" w14:textId="77777777" w:rsidR="009D7436" w:rsidRPr="009D7436" w:rsidRDefault="009D7436" w:rsidP="009D7436">
      <w:r w:rsidRPr="009D7436">
        <w:t xml:space="preserve">    </w:t>
      </w:r>
      <w:proofErr w:type="spellStart"/>
      <w:r w:rsidRPr="009D7436">
        <w:t>border</w:t>
      </w:r>
      <w:proofErr w:type="spellEnd"/>
      <w:r w:rsidRPr="009D7436">
        <w:t xml:space="preserve">: 1px </w:t>
      </w:r>
      <w:proofErr w:type="spellStart"/>
      <w:r w:rsidRPr="009D7436">
        <w:t>solid</w:t>
      </w:r>
      <w:proofErr w:type="spellEnd"/>
      <w:r w:rsidRPr="009D7436">
        <w:t xml:space="preserve"> </w:t>
      </w:r>
      <w:proofErr w:type="spellStart"/>
      <w:proofErr w:type="gramStart"/>
      <w:r w:rsidRPr="009D7436">
        <w:t>rgba</w:t>
      </w:r>
      <w:proofErr w:type="spellEnd"/>
      <w:r w:rsidRPr="009D7436">
        <w:t>(</w:t>
      </w:r>
      <w:proofErr w:type="gramEnd"/>
      <w:r w:rsidRPr="009D7436">
        <w:t>255, 255, 255, 0.3);</w:t>
      </w:r>
    </w:p>
    <w:p w14:paraId="5B20961E" w14:textId="77777777" w:rsidR="009D7436" w:rsidRPr="009D7436" w:rsidRDefault="009D7436" w:rsidP="009D7436">
      <w:pPr>
        <w:rPr>
          <w:lang w:val="en-US"/>
        </w:rPr>
      </w:pPr>
      <w:r w:rsidRPr="009D7436">
        <w:t xml:space="preserve">    </w:t>
      </w:r>
      <w:r w:rsidRPr="009D7436">
        <w:rPr>
          <w:lang w:val="en-US"/>
        </w:rPr>
        <w:t>backdrop-filter: blur(12px);</w:t>
      </w:r>
    </w:p>
    <w:p w14:paraId="0C2BE10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-</w:t>
      </w:r>
      <w:proofErr w:type="spellStart"/>
      <w:r w:rsidRPr="009D7436">
        <w:rPr>
          <w:lang w:val="en-US"/>
        </w:rPr>
        <w:t>webkit</w:t>
      </w:r>
      <w:proofErr w:type="spellEnd"/>
      <w:r w:rsidRPr="009D7436">
        <w:rPr>
          <w:lang w:val="en-US"/>
        </w:rPr>
        <w:t>-backdrop-filter: blur(12px);</w:t>
      </w:r>
    </w:p>
    <w:p w14:paraId="0A63B09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border-radius: 20px;</w:t>
      </w:r>
    </w:p>
    <w:p w14:paraId="2D7B5B4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40px;</w:t>
      </w:r>
    </w:p>
    <w:p w14:paraId="706A011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box-shadow: 0 15px 35px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0, 0, 0, 0.2);</w:t>
      </w:r>
    </w:p>
    <w:p w14:paraId="2DB7EB8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03D45C2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4E065DE" w14:textId="77777777" w:rsidR="009D7436" w:rsidRPr="009D7436" w:rsidRDefault="009D7436" w:rsidP="009D7436">
      <w:pPr>
        <w:rPr>
          <w:lang w:val="en-US"/>
        </w:rPr>
      </w:pPr>
    </w:p>
    <w:p w14:paraId="2FB0A86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h2 {</w:t>
      </w:r>
    </w:p>
    <w:p w14:paraId="2738439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3485D418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700;</w:t>
      </w:r>
    </w:p>
    <w:p w14:paraId="0D26673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26px;</w:t>
      </w:r>
    </w:p>
    <w:p w14:paraId="1551D82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margin-bottom: 10px;</w:t>
      </w:r>
    </w:p>
    <w:p w14:paraId="7FDD6A9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6C4E0AD3" w14:textId="77777777" w:rsidR="009D7436" w:rsidRPr="009D7436" w:rsidRDefault="009D7436" w:rsidP="009D7436">
      <w:pPr>
        <w:rPr>
          <w:lang w:val="en-US"/>
        </w:rPr>
      </w:pPr>
    </w:p>
    <w:p w14:paraId="09022BE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p {</w:t>
      </w:r>
    </w:p>
    <w:p w14:paraId="335A078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#333;</w:t>
      </w:r>
    </w:p>
    <w:p w14:paraId="1FDF364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14px;</w:t>
      </w:r>
    </w:p>
    <w:p w14:paraId="513348F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margin-bottom: 25px;</w:t>
      </w:r>
    </w:p>
    <w:p w14:paraId="37841F6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line-height: 1.5;</w:t>
      </w:r>
    </w:p>
    <w:p w14:paraId="62B47D5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138654A" w14:textId="77777777" w:rsidR="009D7436" w:rsidRPr="009D7436" w:rsidRDefault="009D7436" w:rsidP="009D7436">
      <w:pPr>
        <w:rPr>
          <w:lang w:val="en-US"/>
        </w:rPr>
      </w:pPr>
    </w:p>
    <w:p w14:paraId="2B92B20F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.form</w:t>
      </w:r>
      <w:proofErr w:type="gramEnd"/>
      <w:r w:rsidRPr="009D7436">
        <w:rPr>
          <w:lang w:val="en-US"/>
        </w:rPr>
        <w:t>-input {</w:t>
      </w:r>
    </w:p>
    <w:p w14:paraId="35C5ABB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margin-bottom: 20px;</w:t>
      </w:r>
    </w:p>
    <w:p w14:paraId="7B58484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position: relative;</w:t>
      </w:r>
    </w:p>
    <w:p w14:paraId="04DA386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2B32C53" w14:textId="77777777" w:rsidR="009D7436" w:rsidRPr="009D7436" w:rsidRDefault="009D7436" w:rsidP="009D7436">
      <w:pPr>
        <w:rPr>
          <w:lang w:val="en-US"/>
        </w:rPr>
      </w:pPr>
    </w:p>
    <w:p w14:paraId="6EB8429E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.form</w:t>
      </w:r>
      <w:proofErr w:type="gramEnd"/>
      <w:r w:rsidRPr="009D7436">
        <w:rPr>
          <w:lang w:val="en-US"/>
        </w:rPr>
        <w:t>-control {</w:t>
      </w:r>
    </w:p>
    <w:p w14:paraId="2DE098C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width: 100%;</w:t>
      </w:r>
    </w:p>
    <w:p w14:paraId="1C516A4D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50px;</w:t>
      </w:r>
    </w:p>
    <w:p w14:paraId="7A67D04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background: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0.6);</w:t>
      </w:r>
    </w:p>
    <w:p w14:paraId="7BAF335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border: 1px solid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0, 0, 0, 0.1);</w:t>
      </w:r>
    </w:p>
    <w:p w14:paraId="0B51D6A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10px;</w:t>
      </w:r>
    </w:p>
    <w:p w14:paraId="5DA42E6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padding: 0 15px;</w:t>
      </w:r>
    </w:p>
    <w:p w14:paraId="7E95745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outline: none;</w:t>
      </w:r>
    </w:p>
    <w:p w14:paraId="469E2E8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16px;</w:t>
      </w:r>
    </w:p>
    <w:p w14:paraId="3D6B34E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transition: 0.3s;</w:t>
      </w:r>
    </w:p>
    <w:p w14:paraId="54D854A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text-align: center;</w:t>
      </w:r>
    </w:p>
    <w:p w14:paraId="0A35993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5438C13" w14:textId="77777777" w:rsidR="009D7436" w:rsidRPr="009D7436" w:rsidRDefault="009D7436" w:rsidP="009D7436">
      <w:pPr>
        <w:rPr>
          <w:lang w:val="en-US"/>
        </w:rPr>
      </w:pPr>
    </w:p>
    <w:p w14:paraId="4B619E7A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form</w:t>
      </w:r>
      <w:proofErr w:type="gram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control:focus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7B09858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background: </w:t>
      </w:r>
      <w:proofErr w:type="spellStart"/>
      <w:proofErr w:type="gramStart"/>
      <w:r w:rsidRPr="009D7436">
        <w:rPr>
          <w:lang w:val="en-US"/>
        </w:rPr>
        <w:t>rgba</w:t>
      </w:r>
      <w:proofErr w:type="spellEnd"/>
      <w:r w:rsidRPr="009D7436">
        <w:rPr>
          <w:lang w:val="en-US"/>
        </w:rPr>
        <w:t>(</w:t>
      </w:r>
      <w:proofErr w:type="gramEnd"/>
      <w:r w:rsidRPr="009D7436">
        <w:rPr>
          <w:lang w:val="en-US"/>
        </w:rPr>
        <w:t>255, 255, 255, 0.9);</w:t>
      </w:r>
    </w:p>
    <w:p w14:paraId="3754C318" w14:textId="77777777" w:rsidR="009D7436" w:rsidRPr="009D7436" w:rsidRDefault="009D7436" w:rsidP="009D7436">
      <w:r w:rsidRPr="009D7436">
        <w:rPr>
          <w:lang w:val="en-US"/>
        </w:rPr>
        <w:t xml:space="preserve">    </w:t>
      </w:r>
      <w:proofErr w:type="spellStart"/>
      <w:r w:rsidRPr="009D7436">
        <w:t>border</w:t>
      </w:r>
      <w:proofErr w:type="spellEnd"/>
      <w:r w:rsidRPr="009D7436">
        <w:t>-color: #2a3f54;</w:t>
      </w:r>
    </w:p>
    <w:p w14:paraId="49CD3FF7" w14:textId="77777777" w:rsidR="009D7436" w:rsidRPr="009D7436" w:rsidRDefault="009D7436" w:rsidP="009D7436">
      <w:r w:rsidRPr="009D7436">
        <w:t>}</w:t>
      </w:r>
    </w:p>
    <w:p w14:paraId="621BD52C" w14:textId="77777777" w:rsidR="009D7436" w:rsidRPr="009D7436" w:rsidRDefault="009D7436" w:rsidP="009D7436"/>
    <w:p w14:paraId="60CDEF25" w14:textId="77777777" w:rsidR="009D7436" w:rsidRPr="009D7436" w:rsidRDefault="009D7436" w:rsidP="009D7436">
      <w:proofErr w:type="gramStart"/>
      <w:r w:rsidRPr="009D7436">
        <w:t>.</w:t>
      </w:r>
      <w:proofErr w:type="spellStart"/>
      <w:r w:rsidRPr="009D7436">
        <w:t>btn</w:t>
      </w:r>
      <w:proofErr w:type="spellEnd"/>
      <w:proofErr w:type="gramEnd"/>
      <w:r w:rsidRPr="009D7436">
        <w:t>-enviar {</w:t>
      </w:r>
    </w:p>
    <w:p w14:paraId="575C4970" w14:textId="77777777" w:rsidR="009D7436" w:rsidRPr="009D7436" w:rsidRDefault="009D7436" w:rsidP="009D7436">
      <w:pPr>
        <w:rPr>
          <w:lang w:val="en-US"/>
        </w:rPr>
      </w:pPr>
      <w:r w:rsidRPr="009D7436">
        <w:t xml:space="preserve">    </w:t>
      </w:r>
      <w:r w:rsidRPr="009D7436">
        <w:rPr>
          <w:lang w:val="en-US"/>
        </w:rPr>
        <w:t>width: 100%;</w:t>
      </w:r>
    </w:p>
    <w:p w14:paraId="0A7A363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height: 50px;</w:t>
      </w:r>
    </w:p>
    <w:p w14:paraId="0D7E9E5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#2a3f54;</w:t>
      </w:r>
    </w:p>
    <w:p w14:paraId="4D8E537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white;</w:t>
      </w:r>
    </w:p>
    <w:p w14:paraId="6823E0FA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border: none;</w:t>
      </w:r>
    </w:p>
    <w:p w14:paraId="437AC93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border-radius: 10px;</w:t>
      </w:r>
    </w:p>
    <w:p w14:paraId="5886EAA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16px;</w:t>
      </w:r>
    </w:p>
    <w:p w14:paraId="4AE4B2B4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600;</w:t>
      </w:r>
    </w:p>
    <w:p w14:paraId="42A8796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lastRenderedPageBreak/>
        <w:t>    cursor: pointer;</w:t>
      </w:r>
    </w:p>
    <w:p w14:paraId="544678B3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transition: 0.3s;</w:t>
      </w:r>
    </w:p>
    <w:p w14:paraId="2E9156C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18BACB6A" w14:textId="77777777" w:rsidR="009D7436" w:rsidRPr="009D7436" w:rsidRDefault="009D7436" w:rsidP="009D7436">
      <w:pPr>
        <w:rPr>
          <w:lang w:val="en-US"/>
        </w:rPr>
      </w:pPr>
    </w:p>
    <w:p w14:paraId="511A610C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gram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enviar:hover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7C09E465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background: #1a2735;</w:t>
      </w:r>
    </w:p>
    <w:p w14:paraId="228BEB2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 xml:space="preserve">    transform: </w:t>
      </w:r>
      <w:proofErr w:type="spellStart"/>
      <w:r w:rsidRPr="009D7436">
        <w:rPr>
          <w:lang w:val="en-US"/>
        </w:rPr>
        <w:t>translateY</w:t>
      </w:r>
      <w:proofErr w:type="spellEnd"/>
      <w:r w:rsidRPr="009D7436">
        <w:rPr>
          <w:lang w:val="en-US"/>
        </w:rPr>
        <w:t>(-2px);</w:t>
      </w:r>
    </w:p>
    <w:p w14:paraId="6CC8355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57B24695" w14:textId="77777777" w:rsidR="009D7436" w:rsidRPr="009D7436" w:rsidRDefault="009D7436" w:rsidP="009D7436">
      <w:pPr>
        <w:rPr>
          <w:lang w:val="en-US"/>
        </w:rPr>
      </w:pPr>
    </w:p>
    <w:p w14:paraId="6D4A9A2B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gramEnd"/>
      <w:r w:rsidRPr="009D7436">
        <w:rPr>
          <w:lang w:val="en-US"/>
        </w:rPr>
        <w:t>-regresar</w:t>
      </w:r>
      <w:proofErr w:type="spellEnd"/>
      <w:r w:rsidRPr="009D7436">
        <w:rPr>
          <w:lang w:val="en-US"/>
        </w:rPr>
        <w:t xml:space="preserve"> {</w:t>
      </w:r>
    </w:p>
    <w:p w14:paraId="62094DDE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display: inline-block;</w:t>
      </w:r>
    </w:p>
    <w:p w14:paraId="19FD2D5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margin-top: 20px;</w:t>
      </w:r>
    </w:p>
    <w:p w14:paraId="20C24252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57770F17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text-decoration: none;</w:t>
      </w:r>
    </w:p>
    <w:p w14:paraId="0D8AD441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14px;</w:t>
      </w:r>
    </w:p>
    <w:p w14:paraId="21FD6E7F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font-weight: 500;</w:t>
      </w:r>
    </w:p>
    <w:p w14:paraId="1284D06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0C3C108F" w14:textId="77777777" w:rsidR="009D7436" w:rsidRPr="009D7436" w:rsidRDefault="009D7436" w:rsidP="009D7436">
      <w:pPr>
        <w:rPr>
          <w:lang w:val="en-US"/>
        </w:rPr>
      </w:pPr>
    </w:p>
    <w:p w14:paraId="7753EB34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</w:t>
      </w:r>
      <w:proofErr w:type="spellStart"/>
      <w:r w:rsidRPr="009D7436">
        <w:rPr>
          <w:lang w:val="en-US"/>
        </w:rPr>
        <w:t>btn</w:t>
      </w:r>
      <w:proofErr w:type="gramEnd"/>
      <w:r w:rsidRPr="009D7436">
        <w:rPr>
          <w:lang w:val="en-US"/>
        </w:rPr>
        <w:t>-</w:t>
      </w:r>
      <w:proofErr w:type="gramStart"/>
      <w:r w:rsidRPr="009D7436">
        <w:rPr>
          <w:lang w:val="en-US"/>
        </w:rPr>
        <w:t>regresar:hover</w:t>
      </w:r>
      <w:proofErr w:type="spellEnd"/>
      <w:proofErr w:type="gramEnd"/>
      <w:r w:rsidRPr="009D7436">
        <w:rPr>
          <w:lang w:val="en-US"/>
        </w:rPr>
        <w:t xml:space="preserve"> {</w:t>
      </w:r>
    </w:p>
    <w:p w14:paraId="69731F00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text-decoration: underline;</w:t>
      </w:r>
    </w:p>
    <w:p w14:paraId="00793F9C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}</w:t>
      </w:r>
    </w:p>
    <w:p w14:paraId="4689F9C5" w14:textId="77777777" w:rsidR="009D7436" w:rsidRPr="009D7436" w:rsidRDefault="009D7436" w:rsidP="009D7436">
      <w:pPr>
        <w:rPr>
          <w:lang w:val="en-US"/>
        </w:rPr>
      </w:pPr>
    </w:p>
    <w:p w14:paraId="363FD9F4" w14:textId="77777777" w:rsidR="009D7436" w:rsidRPr="009D7436" w:rsidRDefault="009D7436" w:rsidP="009D7436">
      <w:pPr>
        <w:rPr>
          <w:lang w:val="en-US"/>
        </w:rPr>
      </w:pPr>
      <w:proofErr w:type="gramStart"/>
      <w:r w:rsidRPr="009D7436">
        <w:rPr>
          <w:lang w:val="en-US"/>
        </w:rPr>
        <w:t>.icon</w:t>
      </w:r>
      <w:proofErr w:type="gramEnd"/>
      <w:r w:rsidRPr="009D7436">
        <w:rPr>
          <w:lang w:val="en-US"/>
        </w:rPr>
        <w:t>-lock {</w:t>
      </w:r>
    </w:p>
    <w:p w14:paraId="4A992D59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font-size: 40px;</w:t>
      </w:r>
    </w:p>
    <w:p w14:paraId="716D82A6" w14:textId="77777777" w:rsidR="009D7436" w:rsidRPr="009D7436" w:rsidRDefault="009D7436" w:rsidP="009D7436">
      <w:pPr>
        <w:rPr>
          <w:lang w:val="en-US"/>
        </w:rPr>
      </w:pPr>
      <w:r w:rsidRPr="009D7436">
        <w:rPr>
          <w:lang w:val="en-US"/>
        </w:rPr>
        <w:t>    color: #2a3f54;</w:t>
      </w:r>
    </w:p>
    <w:p w14:paraId="113A19E9" w14:textId="77777777" w:rsidR="009D7436" w:rsidRPr="009D7436" w:rsidRDefault="009D7436" w:rsidP="009D7436">
      <w:r w:rsidRPr="009D7436">
        <w:rPr>
          <w:lang w:val="en-US"/>
        </w:rPr>
        <w:t xml:space="preserve">    </w:t>
      </w:r>
      <w:proofErr w:type="spellStart"/>
      <w:r w:rsidRPr="009D7436">
        <w:t>margin</w:t>
      </w:r>
      <w:proofErr w:type="spellEnd"/>
      <w:r w:rsidRPr="009D7436">
        <w:t>-bottom: 15px;</w:t>
      </w:r>
    </w:p>
    <w:p w14:paraId="7D00C001" w14:textId="77777777" w:rsidR="009D7436" w:rsidRPr="009D7436" w:rsidRDefault="009D7436" w:rsidP="009D7436">
      <w:r w:rsidRPr="009D7436">
        <w:lastRenderedPageBreak/>
        <w:t>}</w:t>
      </w:r>
    </w:p>
    <w:p w14:paraId="4A4396CB" w14:textId="0421CC17" w:rsidR="009D7436" w:rsidRPr="00CF79F6" w:rsidRDefault="009D7436" w:rsidP="009D7436"/>
    <w:p w14:paraId="26ED3C78" w14:textId="72EDE57C" w:rsidR="00C34F89" w:rsidRPr="00CF79F6" w:rsidRDefault="00B3427C" w:rsidP="00EE6953">
      <w:pPr>
        <w:pStyle w:val="Ttulo3"/>
      </w:pPr>
      <w:bookmarkStart w:id="20" w:name="_Toc227837296"/>
      <w:r w:rsidRPr="00CF79F6">
        <w:t>2.</w:t>
      </w:r>
      <w:r w:rsidR="006A4FBC">
        <w:t>2</w:t>
      </w:r>
      <w:r w:rsidRPr="00CF79F6">
        <w:t xml:space="preserve">.3 </w:t>
      </w:r>
      <w:proofErr w:type="spellStart"/>
      <w:r w:rsidRPr="00CF79F6">
        <w:t>documentation</w:t>
      </w:r>
      <w:bookmarkEnd w:id="20"/>
      <w:proofErr w:type="spellEnd"/>
    </w:p>
    <w:p w14:paraId="1836DCBE" w14:textId="3EA7BAF6" w:rsidR="00152DAD" w:rsidRDefault="00CF79F6" w:rsidP="00152DAD">
      <w:r w:rsidRPr="00CF79F6">
        <w:t xml:space="preserve">La carpeta </w:t>
      </w:r>
      <w:proofErr w:type="spellStart"/>
      <w:r w:rsidRPr="00CF79F6">
        <w:t>documentation</w:t>
      </w:r>
      <w:proofErr w:type="spellEnd"/>
      <w:r w:rsidRPr="00CF79F6">
        <w:t xml:space="preserve">/ contiene los archivos de un sitio web estático que sirve como manual de usuario del </w:t>
      </w:r>
      <w:proofErr w:type="spellStart"/>
      <w:r w:rsidRPr="00CF79F6">
        <w:t>template</w:t>
      </w:r>
      <w:proofErr w:type="spellEnd"/>
      <w:r w:rsidRPr="00CF79F6">
        <w:t xml:space="preserve">. Es una guía visual que explica cómo usar, instalar y personalizar el </w:t>
      </w:r>
      <w:proofErr w:type="spellStart"/>
      <w:r w:rsidRPr="00CF79F6">
        <w:t>template</w:t>
      </w:r>
      <w:proofErr w:type="spellEnd"/>
      <w:r w:rsidRPr="00CF79F6">
        <w:t>.</w:t>
      </w:r>
    </w:p>
    <w:p w14:paraId="27F57793" w14:textId="5FFD319E" w:rsidR="00CF79F6" w:rsidRDefault="00EE6953" w:rsidP="00EE6953">
      <w:pPr>
        <w:pStyle w:val="Ttulo3"/>
      </w:pPr>
      <w:bookmarkStart w:id="21" w:name="_Toc227837297"/>
      <w:r>
        <w:t>2.</w:t>
      </w:r>
      <w:r w:rsidR="006A4FBC">
        <w:t>2</w:t>
      </w:r>
      <w:r>
        <w:t xml:space="preserve">.4 </w:t>
      </w:r>
      <w:r w:rsidR="005071C2">
        <w:t>files</w:t>
      </w:r>
      <w:bookmarkEnd w:id="21"/>
    </w:p>
    <w:p w14:paraId="4D0110F1" w14:textId="12FDE64A" w:rsidR="005071C2" w:rsidRDefault="005071C2" w:rsidP="005071C2">
      <w:r>
        <w:t xml:space="preserve">Son archivos e </w:t>
      </w:r>
      <w:proofErr w:type="spellStart"/>
      <w:r>
        <w:t>imagens</w:t>
      </w:r>
      <w:proofErr w:type="spellEnd"/>
      <w:r>
        <w:t xml:space="preserve"> guardadas de respaldo sobre SIGA-MAS realmente no se </w:t>
      </w:r>
      <w:proofErr w:type="spellStart"/>
      <w:r>
        <w:t>estausadno</w:t>
      </w:r>
      <w:proofErr w:type="spellEnd"/>
      <w:r>
        <w:t xml:space="preserve"> ningún recurso de esta carpeta</w:t>
      </w:r>
      <w:r w:rsidR="00592DDC">
        <w:t>.</w:t>
      </w:r>
    </w:p>
    <w:p w14:paraId="74AE2761" w14:textId="40B8F32A" w:rsidR="00592DDC" w:rsidRDefault="00592DDC" w:rsidP="00592DDC">
      <w:pPr>
        <w:pStyle w:val="Ttulo3"/>
      </w:pPr>
      <w:bookmarkStart w:id="22" w:name="_Toc227837298"/>
      <w:r>
        <w:t>2.</w:t>
      </w:r>
      <w:r w:rsidR="006A4FBC">
        <w:t>2</w:t>
      </w:r>
      <w:r>
        <w:t xml:space="preserve">.5 </w:t>
      </w:r>
      <w:proofErr w:type="spellStart"/>
      <w:r>
        <w:t>images</w:t>
      </w:r>
      <w:bookmarkEnd w:id="22"/>
      <w:proofErr w:type="spellEnd"/>
    </w:p>
    <w:p w14:paraId="0FA5C6FF" w14:textId="2C095681" w:rsidR="00592DDC" w:rsidRPr="005071C2" w:rsidRDefault="00592DDC" w:rsidP="005071C2">
      <w:r>
        <w:t xml:space="preserve">En esta carpeta están ubicadas </w:t>
      </w:r>
      <w:proofErr w:type="spellStart"/>
      <w:r>
        <w:t>imagens</w:t>
      </w:r>
      <w:proofErr w:type="spellEnd"/>
      <w:r>
        <w:t xml:space="preserve"> de apoyo para uso de la </w:t>
      </w:r>
      <w:proofErr w:type="spellStart"/>
      <w:r>
        <w:t>apliacion</w:t>
      </w:r>
      <w:proofErr w:type="spellEnd"/>
      <w:r>
        <w:t xml:space="preserve"> como los </w:t>
      </w:r>
      <w:proofErr w:type="spellStart"/>
      <w:proofErr w:type="gramStart"/>
      <w:r>
        <w:t>logos,iconos</w:t>
      </w:r>
      <w:proofErr w:type="spellEnd"/>
      <w:proofErr w:type="gramEnd"/>
      <w:r>
        <w:t xml:space="preserve"> entre otros.</w:t>
      </w:r>
    </w:p>
    <w:p w14:paraId="440E5BF6" w14:textId="7160356A" w:rsidR="00560BFE" w:rsidRDefault="00971F45" w:rsidP="00971F45">
      <w:pPr>
        <w:pStyle w:val="Ttulo3"/>
      </w:pPr>
      <w:bookmarkStart w:id="23" w:name="_Toc227837299"/>
      <w:r>
        <w:t>2.</w:t>
      </w:r>
      <w:r w:rsidR="006A4FBC">
        <w:t>2</w:t>
      </w:r>
      <w:r>
        <w:t xml:space="preserve">.6 </w:t>
      </w:r>
      <w:proofErr w:type="spellStart"/>
      <w:r>
        <w:t>js</w:t>
      </w:r>
      <w:bookmarkEnd w:id="23"/>
      <w:proofErr w:type="spellEnd"/>
    </w:p>
    <w:p w14:paraId="4AAEBB6E" w14:textId="4D9AB533" w:rsidR="00971F45" w:rsidRPr="00813F15" w:rsidRDefault="00813F15" w:rsidP="00813F15">
      <w:pPr>
        <w:pStyle w:val="Ttulo4"/>
        <w:rPr>
          <w:lang w:val="en-US"/>
        </w:rPr>
      </w:pPr>
      <w:r w:rsidRPr="00813F15">
        <w:rPr>
          <w:lang w:val="en-US"/>
        </w:rPr>
        <w:t>2.</w:t>
      </w:r>
      <w:r w:rsidR="00A45CD0">
        <w:rPr>
          <w:lang w:val="en-US"/>
        </w:rPr>
        <w:t>2.</w:t>
      </w:r>
      <w:r w:rsidRPr="00813F15">
        <w:rPr>
          <w:lang w:val="en-US"/>
        </w:rPr>
        <w:t>6.1 Custom/funciones.js</w:t>
      </w:r>
    </w:p>
    <w:p w14:paraId="099D1EB1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function </w:t>
      </w:r>
      <w:proofErr w:type="gramStart"/>
      <w:r w:rsidRPr="00813F15">
        <w:rPr>
          <w:lang w:val="en-US"/>
        </w:rPr>
        <w:t>paddy(</w:t>
      </w:r>
      <w:proofErr w:type="gramEnd"/>
      <w:r w:rsidRPr="00813F15">
        <w:rPr>
          <w:lang w:val="en-US"/>
        </w:rPr>
        <w:t xml:space="preserve">num, </w:t>
      </w:r>
      <w:proofErr w:type="spellStart"/>
      <w:r w:rsidRPr="00813F15">
        <w:rPr>
          <w:lang w:val="en-US"/>
        </w:rPr>
        <w:t>padlen</w:t>
      </w:r>
      <w:proofErr w:type="spellEnd"/>
      <w:r w:rsidRPr="00813F15">
        <w:rPr>
          <w:lang w:val="en-US"/>
        </w:rPr>
        <w:t xml:space="preserve">, </w:t>
      </w:r>
      <w:proofErr w:type="spellStart"/>
      <w:r w:rsidRPr="00813F15">
        <w:rPr>
          <w:lang w:val="en-US"/>
        </w:rPr>
        <w:t>padchar</w:t>
      </w:r>
      <w:proofErr w:type="spellEnd"/>
      <w:r w:rsidRPr="00813F15">
        <w:rPr>
          <w:lang w:val="en-US"/>
        </w:rPr>
        <w:t>) {</w:t>
      </w:r>
    </w:p>
    <w:p w14:paraId="6BAF1536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var </w:t>
      </w:r>
      <w:proofErr w:type="spellStart"/>
      <w:r w:rsidRPr="00813F15">
        <w:rPr>
          <w:lang w:val="en-US"/>
        </w:rPr>
        <w:t>pad_char</w:t>
      </w:r>
      <w:proofErr w:type="spellEnd"/>
      <w:r w:rsidRPr="00813F15">
        <w:rPr>
          <w:lang w:val="en-US"/>
        </w:rPr>
        <w:t xml:space="preserve"> = </w:t>
      </w:r>
      <w:proofErr w:type="spellStart"/>
      <w:r w:rsidRPr="00813F15">
        <w:rPr>
          <w:lang w:val="en-US"/>
        </w:rPr>
        <w:t>typeof</w:t>
      </w:r>
      <w:proofErr w:type="spellEnd"/>
      <w:r w:rsidRPr="00813F15">
        <w:rPr>
          <w:lang w:val="en-US"/>
        </w:rPr>
        <w:t xml:space="preserve"> </w:t>
      </w:r>
      <w:proofErr w:type="spellStart"/>
      <w:proofErr w:type="gramStart"/>
      <w:r w:rsidRPr="00813F15">
        <w:rPr>
          <w:lang w:val="en-US"/>
        </w:rPr>
        <w:t>padchar</w:t>
      </w:r>
      <w:proofErr w:type="spellEnd"/>
      <w:r w:rsidRPr="00813F15">
        <w:rPr>
          <w:lang w:val="en-US"/>
        </w:rPr>
        <w:t xml:space="preserve"> !</w:t>
      </w:r>
      <w:proofErr w:type="gramEnd"/>
      <w:r w:rsidRPr="00813F15">
        <w:rPr>
          <w:lang w:val="en-US"/>
        </w:rPr>
        <w:t>== 'undefined</w:t>
      </w:r>
      <w:proofErr w:type="gramStart"/>
      <w:r w:rsidRPr="00813F15">
        <w:rPr>
          <w:lang w:val="en-US"/>
        </w:rPr>
        <w:t>' ?</w:t>
      </w:r>
      <w:proofErr w:type="gramEnd"/>
      <w:r w:rsidRPr="00813F15">
        <w:rPr>
          <w:lang w:val="en-US"/>
        </w:rPr>
        <w:t xml:space="preserve"> </w:t>
      </w:r>
      <w:proofErr w:type="spellStart"/>
      <w:proofErr w:type="gramStart"/>
      <w:r w:rsidRPr="00813F15">
        <w:rPr>
          <w:lang w:val="en-US"/>
        </w:rPr>
        <w:t>padchar</w:t>
      </w:r>
      <w:proofErr w:type="spellEnd"/>
      <w:r w:rsidRPr="00813F15">
        <w:rPr>
          <w:lang w:val="en-US"/>
        </w:rPr>
        <w:t xml:space="preserve"> :</w:t>
      </w:r>
      <w:proofErr w:type="gramEnd"/>
      <w:r w:rsidRPr="00813F15">
        <w:rPr>
          <w:lang w:val="en-US"/>
        </w:rPr>
        <w:t xml:space="preserve"> '0';</w:t>
      </w:r>
    </w:p>
    <w:p w14:paraId="36CD9933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var pad = new </w:t>
      </w:r>
      <w:proofErr w:type="gramStart"/>
      <w:r w:rsidRPr="00813F15">
        <w:rPr>
          <w:lang w:val="en-US"/>
        </w:rPr>
        <w:t>Array(</w:t>
      </w:r>
      <w:proofErr w:type="gramEnd"/>
      <w:r w:rsidRPr="00813F15">
        <w:rPr>
          <w:lang w:val="en-US"/>
        </w:rPr>
        <w:t xml:space="preserve">1 + </w:t>
      </w:r>
      <w:proofErr w:type="spellStart"/>
      <w:r w:rsidRPr="00813F15">
        <w:rPr>
          <w:lang w:val="en-US"/>
        </w:rPr>
        <w:t>padlen</w:t>
      </w:r>
      <w:proofErr w:type="spellEnd"/>
      <w:proofErr w:type="gramStart"/>
      <w:r w:rsidRPr="00813F15">
        <w:rPr>
          <w:lang w:val="en-US"/>
        </w:rPr>
        <w:t>).join</w:t>
      </w:r>
      <w:proofErr w:type="gramEnd"/>
      <w:r w:rsidRPr="00813F15">
        <w:rPr>
          <w:lang w:val="en-US"/>
        </w:rPr>
        <w:t>(</w:t>
      </w:r>
      <w:proofErr w:type="spellStart"/>
      <w:r w:rsidRPr="00813F15">
        <w:rPr>
          <w:lang w:val="en-US"/>
        </w:rPr>
        <w:t>pad_char</w:t>
      </w:r>
      <w:proofErr w:type="spellEnd"/>
      <w:r w:rsidRPr="00813F15">
        <w:rPr>
          <w:lang w:val="en-US"/>
        </w:rPr>
        <w:t>);</w:t>
      </w:r>
    </w:p>
    <w:p w14:paraId="087B189D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return (pad + num</w:t>
      </w:r>
      <w:proofErr w:type="gramStart"/>
      <w:r w:rsidRPr="00813F15">
        <w:rPr>
          <w:lang w:val="en-US"/>
        </w:rPr>
        <w:t>).slice</w:t>
      </w:r>
      <w:proofErr w:type="gramEnd"/>
      <w:r w:rsidRPr="00813F15">
        <w:rPr>
          <w:lang w:val="en-US"/>
        </w:rPr>
        <w:t>(-</w:t>
      </w:r>
      <w:proofErr w:type="spellStart"/>
      <w:proofErr w:type="gramStart"/>
      <w:r w:rsidRPr="00813F15">
        <w:rPr>
          <w:lang w:val="en-US"/>
        </w:rPr>
        <w:t>pad.length</w:t>
      </w:r>
      <w:proofErr w:type="spellEnd"/>
      <w:proofErr w:type="gramEnd"/>
      <w:r w:rsidRPr="00813F15">
        <w:rPr>
          <w:lang w:val="en-US"/>
        </w:rPr>
        <w:t>);</w:t>
      </w:r>
    </w:p>
    <w:p w14:paraId="756C05C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}</w:t>
      </w:r>
    </w:p>
    <w:p w14:paraId="4C261C06" w14:textId="77777777" w:rsidR="00813F15" w:rsidRPr="00813F15" w:rsidRDefault="00813F15" w:rsidP="00813F15">
      <w:pPr>
        <w:rPr>
          <w:lang w:val="en-US"/>
        </w:rPr>
      </w:pPr>
    </w:p>
    <w:p w14:paraId="6D0DFAB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function </w:t>
      </w:r>
      <w:proofErr w:type="spellStart"/>
      <w:r w:rsidRPr="00813F15">
        <w:rPr>
          <w:lang w:val="en-US"/>
        </w:rPr>
        <w:t>detectURL</w:t>
      </w:r>
      <w:proofErr w:type="spellEnd"/>
      <w:r w:rsidRPr="00813F15">
        <w:rPr>
          <w:lang w:val="en-US"/>
        </w:rPr>
        <w:t xml:space="preserve">(text) </w:t>
      </w:r>
    </w:p>
    <w:p w14:paraId="4C57B42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{</w:t>
      </w:r>
    </w:p>
    <w:p w14:paraId="5BA6A085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var </w:t>
      </w:r>
      <w:proofErr w:type="spellStart"/>
      <w:r w:rsidRPr="00813F15">
        <w:rPr>
          <w:lang w:val="en-US"/>
        </w:rPr>
        <w:t>urlRegex</w:t>
      </w:r>
      <w:proofErr w:type="spellEnd"/>
      <w:r w:rsidRPr="00813F15">
        <w:rPr>
          <w:lang w:val="en-US"/>
        </w:rPr>
        <w:t xml:space="preserve"> = /(</w:t>
      </w:r>
      <w:proofErr w:type="gramStart"/>
      <w:r w:rsidRPr="00813F15">
        <w:rPr>
          <w:lang w:val="en-US"/>
        </w:rPr>
        <w:t>https?:</w:t>
      </w:r>
      <w:proofErr w:type="gramEnd"/>
      <w:r w:rsidRPr="00813F15">
        <w:rPr>
          <w:b/>
          <w:bCs/>
          <w:lang w:val="en-US"/>
        </w:rPr>
        <w:t>\/\/</w:t>
      </w:r>
      <w:r w:rsidRPr="00813F15">
        <w:rPr>
          <w:lang w:val="en-US"/>
        </w:rPr>
        <w:t>[^\</w:t>
      </w:r>
      <w:proofErr w:type="gramStart"/>
      <w:r w:rsidRPr="00813F15">
        <w:rPr>
          <w:lang w:val="en-US"/>
        </w:rPr>
        <w:t>s]+</w:t>
      </w:r>
      <w:proofErr w:type="gramEnd"/>
      <w:r w:rsidRPr="00813F15">
        <w:rPr>
          <w:lang w:val="en-US"/>
        </w:rPr>
        <w:t>)/g;</w:t>
      </w:r>
    </w:p>
    <w:p w14:paraId="2268E72F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return </w:t>
      </w:r>
      <w:proofErr w:type="spellStart"/>
      <w:proofErr w:type="gramStart"/>
      <w:r w:rsidRPr="00813F15">
        <w:rPr>
          <w:lang w:val="en-US"/>
        </w:rPr>
        <w:t>text.replace</w:t>
      </w:r>
      <w:proofErr w:type="spellEnd"/>
      <w:proofErr w:type="gramEnd"/>
      <w:r w:rsidRPr="00813F15">
        <w:rPr>
          <w:lang w:val="en-US"/>
        </w:rPr>
        <w:t>(</w:t>
      </w:r>
      <w:proofErr w:type="spellStart"/>
      <w:r w:rsidRPr="00813F15">
        <w:rPr>
          <w:lang w:val="en-US"/>
        </w:rPr>
        <w:t>urlRegex</w:t>
      </w:r>
      <w:proofErr w:type="spellEnd"/>
      <w:r w:rsidRPr="00813F15">
        <w:rPr>
          <w:lang w:val="en-US"/>
        </w:rPr>
        <w:t>, function(</w:t>
      </w:r>
      <w:proofErr w:type="spellStart"/>
      <w:r w:rsidRPr="00813F15">
        <w:rPr>
          <w:lang w:val="en-US"/>
        </w:rPr>
        <w:t>url</w:t>
      </w:r>
      <w:proofErr w:type="spellEnd"/>
      <w:r w:rsidRPr="00813F15">
        <w:rPr>
          <w:lang w:val="en-US"/>
        </w:rPr>
        <w:t xml:space="preserve">) </w:t>
      </w:r>
    </w:p>
    <w:p w14:paraId="2D79B9E3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{</w:t>
      </w:r>
    </w:p>
    <w:p w14:paraId="31DCFBB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return '&lt;a target="_blank" style="text-decoration: underline;" </w:t>
      </w:r>
      <w:proofErr w:type="spellStart"/>
      <w:r w:rsidRPr="00813F15">
        <w:rPr>
          <w:lang w:val="en-US"/>
        </w:rPr>
        <w:t>href</w:t>
      </w:r>
      <w:proofErr w:type="spellEnd"/>
      <w:r w:rsidRPr="00813F15">
        <w:rPr>
          <w:lang w:val="en-US"/>
        </w:rPr>
        <w:t xml:space="preserve">="' + </w:t>
      </w:r>
      <w:proofErr w:type="spellStart"/>
      <w:r w:rsidRPr="00813F15">
        <w:rPr>
          <w:lang w:val="en-US"/>
        </w:rPr>
        <w:t>url</w:t>
      </w:r>
      <w:proofErr w:type="spellEnd"/>
      <w:r w:rsidRPr="00813F15">
        <w:rPr>
          <w:lang w:val="en-US"/>
        </w:rPr>
        <w:t xml:space="preserve"> + '"&gt;' + </w:t>
      </w:r>
      <w:proofErr w:type="spellStart"/>
      <w:r w:rsidRPr="00813F15">
        <w:rPr>
          <w:lang w:val="en-US"/>
        </w:rPr>
        <w:t>url</w:t>
      </w:r>
      <w:proofErr w:type="spellEnd"/>
      <w:r w:rsidRPr="00813F15">
        <w:rPr>
          <w:lang w:val="en-US"/>
        </w:rPr>
        <w:t xml:space="preserve"> + '&lt;/a&gt;';</w:t>
      </w:r>
    </w:p>
    <w:p w14:paraId="05B0F1C0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});</w:t>
      </w:r>
    </w:p>
    <w:p w14:paraId="7036FF8E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lastRenderedPageBreak/>
        <w:t>}</w:t>
      </w:r>
    </w:p>
    <w:p w14:paraId="08F6DC41" w14:textId="77777777" w:rsidR="00813F15" w:rsidRPr="00813F15" w:rsidRDefault="00813F15" w:rsidP="00813F15">
      <w:pPr>
        <w:rPr>
          <w:lang w:val="en-US"/>
        </w:rPr>
      </w:pPr>
    </w:p>
    <w:p w14:paraId="016C723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function </w:t>
      </w:r>
      <w:proofErr w:type="spellStart"/>
      <w:r w:rsidRPr="00813F15">
        <w:rPr>
          <w:lang w:val="en-US"/>
        </w:rPr>
        <w:t>File_image</w:t>
      </w:r>
      <w:proofErr w:type="spellEnd"/>
      <w:r w:rsidRPr="00813F15">
        <w:rPr>
          <w:lang w:val="en-US"/>
        </w:rPr>
        <w:t>(</w:t>
      </w:r>
      <w:proofErr w:type="spellStart"/>
      <w:r w:rsidRPr="00813F15">
        <w:rPr>
          <w:lang w:val="en-US"/>
        </w:rPr>
        <w:t>archivo</w:t>
      </w:r>
      <w:proofErr w:type="spellEnd"/>
      <w:r w:rsidRPr="00813F15">
        <w:rPr>
          <w:lang w:val="en-US"/>
        </w:rPr>
        <w:t>) {</w:t>
      </w:r>
    </w:p>
    <w:p w14:paraId="3866A88F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var </w:t>
      </w:r>
      <w:proofErr w:type="spellStart"/>
      <w:r w:rsidRPr="00813F15">
        <w:rPr>
          <w:lang w:val="en-US"/>
        </w:rPr>
        <w:t>ext</w:t>
      </w:r>
      <w:proofErr w:type="spellEnd"/>
      <w:r w:rsidRPr="00813F15">
        <w:rPr>
          <w:lang w:val="en-US"/>
        </w:rPr>
        <w:t xml:space="preserve"> = </w:t>
      </w:r>
      <w:proofErr w:type="spellStart"/>
      <w:proofErr w:type="gramStart"/>
      <w:r w:rsidRPr="00813F15">
        <w:rPr>
          <w:lang w:val="en-US"/>
        </w:rPr>
        <w:t>archivo.split</w:t>
      </w:r>
      <w:proofErr w:type="spellEnd"/>
      <w:proofErr w:type="gramEnd"/>
      <w:r w:rsidRPr="00813F15">
        <w:rPr>
          <w:lang w:val="en-US"/>
        </w:rPr>
        <w:t>('.');</w:t>
      </w:r>
    </w:p>
    <w:p w14:paraId="555D441A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//</w:t>
      </w:r>
      <w:proofErr w:type="spellStart"/>
      <w:r w:rsidRPr="00813F15">
        <w:rPr>
          <w:lang w:val="en-US"/>
        </w:rPr>
        <w:t>ext</w:t>
      </w:r>
      <w:proofErr w:type="spellEnd"/>
      <w:r w:rsidRPr="00813F15">
        <w:rPr>
          <w:lang w:val="en-US"/>
        </w:rPr>
        <w:t xml:space="preserve"> = </w:t>
      </w:r>
      <w:proofErr w:type="spellStart"/>
      <w:r w:rsidRPr="00813F15">
        <w:rPr>
          <w:lang w:val="en-US"/>
        </w:rPr>
        <w:t>strtolower</w:t>
      </w:r>
      <w:proofErr w:type="spellEnd"/>
      <w:r w:rsidRPr="00813F15">
        <w:rPr>
          <w:lang w:val="en-US"/>
        </w:rPr>
        <w:t>($</w:t>
      </w:r>
      <w:proofErr w:type="spellStart"/>
      <w:r w:rsidRPr="00813F15">
        <w:rPr>
          <w:lang w:val="en-US"/>
        </w:rPr>
        <w:t>ext</w:t>
      </w:r>
      <w:proofErr w:type="spellEnd"/>
      <w:r w:rsidRPr="00813F15">
        <w:rPr>
          <w:lang w:val="en-US"/>
        </w:rPr>
        <w:t>[count($</w:t>
      </w:r>
      <w:proofErr w:type="spellStart"/>
      <w:r w:rsidRPr="00813F15">
        <w:rPr>
          <w:lang w:val="en-US"/>
        </w:rPr>
        <w:t>ext</w:t>
      </w:r>
      <w:proofErr w:type="spellEnd"/>
      <w:r w:rsidRPr="00813F15">
        <w:rPr>
          <w:lang w:val="en-US"/>
        </w:rPr>
        <w:t>) - 1]);</w:t>
      </w:r>
    </w:p>
    <w:p w14:paraId="760A69B1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</w:t>
      </w:r>
      <w:proofErr w:type="spellStart"/>
      <w:r w:rsidRPr="00813F15">
        <w:rPr>
          <w:lang w:val="en-US"/>
        </w:rPr>
        <w:t>ext</w:t>
      </w:r>
      <w:proofErr w:type="spellEnd"/>
      <w:r w:rsidRPr="00813F15">
        <w:rPr>
          <w:lang w:val="en-US"/>
        </w:rPr>
        <w:t xml:space="preserve"> = (</w:t>
      </w:r>
      <w:proofErr w:type="spellStart"/>
      <w:proofErr w:type="gramStart"/>
      <w:r w:rsidRPr="00813F15">
        <w:rPr>
          <w:lang w:val="en-US"/>
        </w:rPr>
        <w:t>ext</w:t>
      </w:r>
      <w:proofErr w:type="spellEnd"/>
      <w:r w:rsidRPr="00813F15">
        <w:rPr>
          <w:lang w:val="en-US"/>
        </w:rPr>
        <w:t>[</w:t>
      </w:r>
      <w:proofErr w:type="spellStart"/>
      <w:r w:rsidRPr="00813F15">
        <w:rPr>
          <w:lang w:val="en-US"/>
        </w:rPr>
        <w:t>ext.length</w:t>
      </w:r>
      <w:proofErr w:type="spellEnd"/>
      <w:proofErr w:type="gramEnd"/>
      <w:r w:rsidRPr="00813F15">
        <w:rPr>
          <w:lang w:val="en-US"/>
        </w:rPr>
        <w:t xml:space="preserve"> - 1]</w:t>
      </w:r>
      <w:proofErr w:type="gramStart"/>
      <w:r w:rsidRPr="00813F15">
        <w:rPr>
          <w:lang w:val="en-US"/>
        </w:rPr>
        <w:t>).</w:t>
      </w:r>
      <w:proofErr w:type="spellStart"/>
      <w:r w:rsidRPr="00813F15">
        <w:rPr>
          <w:lang w:val="en-US"/>
        </w:rPr>
        <w:t>toLowerCase</w:t>
      </w:r>
      <w:proofErr w:type="spellEnd"/>
      <w:proofErr w:type="gramEnd"/>
      <w:r w:rsidRPr="00813F15">
        <w:rPr>
          <w:lang w:val="en-US"/>
        </w:rPr>
        <w:t>();</w:t>
      </w:r>
    </w:p>
    <w:p w14:paraId="088599C0" w14:textId="77777777" w:rsidR="00813F15" w:rsidRPr="00813F15" w:rsidRDefault="00813F15" w:rsidP="00813F15">
      <w:pPr>
        <w:rPr>
          <w:lang w:val="en-US"/>
        </w:rPr>
      </w:pPr>
    </w:p>
    <w:p w14:paraId="0868045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switch (</w:t>
      </w:r>
      <w:proofErr w:type="spellStart"/>
      <w:r w:rsidRPr="00813F15">
        <w:rPr>
          <w:lang w:val="en-US"/>
        </w:rPr>
        <w:t>ext</w:t>
      </w:r>
      <w:proofErr w:type="spellEnd"/>
      <w:r w:rsidRPr="00813F15">
        <w:rPr>
          <w:lang w:val="en-US"/>
        </w:rPr>
        <w:t>)</w:t>
      </w:r>
    </w:p>
    <w:p w14:paraId="197B29D1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{</w:t>
      </w:r>
    </w:p>
    <w:p w14:paraId="24FFF0D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"avi":</w:t>
      </w:r>
    </w:p>
    <w:p w14:paraId="09C777F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"avi.png";</w:t>
      </w:r>
    </w:p>
    <w:p w14:paraId="44523558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css</w:t>
      </w:r>
      <w:proofErr w:type="spellEnd"/>
      <w:r w:rsidRPr="00813F15">
        <w:rPr>
          <w:lang w:val="en-US"/>
        </w:rPr>
        <w:t>":</w:t>
      </w:r>
    </w:p>
    <w:p w14:paraId="20D5390D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"css.png";</w:t>
      </w:r>
    </w:p>
    <w:p w14:paraId="2EFA7786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"csv":</w:t>
      </w:r>
    </w:p>
    <w:p w14:paraId="59C81450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"csv.png";</w:t>
      </w:r>
    </w:p>
    <w:p w14:paraId="6BC02996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dbf</w:t>
      </w:r>
      <w:proofErr w:type="spellEnd"/>
      <w:r w:rsidRPr="00813F15">
        <w:rPr>
          <w:lang w:val="en-US"/>
        </w:rPr>
        <w:t>":</w:t>
      </w:r>
    </w:p>
    <w:p w14:paraId="4608483E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"dbf.png";</w:t>
      </w:r>
    </w:p>
    <w:p w14:paraId="46C849F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"doc":</w:t>
      </w:r>
    </w:p>
    <w:p w14:paraId="0CCA619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"doc.png";</w:t>
      </w:r>
    </w:p>
    <w:p w14:paraId="4B0EEE6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"docx":</w:t>
      </w:r>
    </w:p>
    <w:p w14:paraId="16DC5AEE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"doc.png";</w:t>
      </w:r>
    </w:p>
    <w:p w14:paraId="1E9925D1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"dwg":</w:t>
      </w:r>
    </w:p>
    <w:p w14:paraId="744C9618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"dwg.png";</w:t>
      </w:r>
    </w:p>
    <w:p w14:paraId="39270863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"exe":</w:t>
      </w:r>
    </w:p>
    <w:p w14:paraId="29798692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"exe.png";</w:t>
      </w:r>
    </w:p>
    <w:p w14:paraId="362C6941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"html":</w:t>
      </w:r>
    </w:p>
    <w:p w14:paraId="60CEB0C3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lastRenderedPageBreak/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"html.png";</w:t>
      </w:r>
    </w:p>
    <w:p w14:paraId="746013FC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"iso":</w:t>
      </w:r>
    </w:p>
    <w:p w14:paraId="24EBA103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"iso.png";</w:t>
      </w:r>
    </w:p>
    <w:p w14:paraId="7E8CAA4E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js</w:t>
      </w:r>
      <w:proofErr w:type="spellEnd"/>
      <w:r w:rsidRPr="00813F15">
        <w:rPr>
          <w:lang w:val="en-US"/>
        </w:rPr>
        <w:t>":</w:t>
      </w:r>
    </w:p>
    <w:p w14:paraId="756E77B5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"js.png";</w:t>
      </w:r>
    </w:p>
    <w:p w14:paraId="29F340E2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"jpg":</w:t>
      </w:r>
    </w:p>
    <w:p w14:paraId="740CE7C1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"jpg.png";</w:t>
      </w:r>
    </w:p>
    <w:p w14:paraId="2E23C62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json</w:t>
      </w:r>
      <w:proofErr w:type="spellEnd"/>
      <w:r w:rsidRPr="00813F15">
        <w:rPr>
          <w:lang w:val="en-US"/>
        </w:rPr>
        <w:t>":</w:t>
      </w:r>
    </w:p>
    <w:p w14:paraId="2D75CDDD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"json.png";</w:t>
      </w:r>
    </w:p>
    <w:p w14:paraId="1B676F41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"mp3":</w:t>
      </w:r>
    </w:p>
    <w:p w14:paraId="6A23CD8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"mp3.png";</w:t>
      </w:r>
    </w:p>
    <w:p w14:paraId="7A90A7BB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"mp4":</w:t>
      </w:r>
    </w:p>
    <w:p w14:paraId="1A7F9C2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"mp4.png";</w:t>
      </w:r>
    </w:p>
    <w:p w14:paraId="2C9681AD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"pdf":</w:t>
      </w:r>
    </w:p>
    <w:p w14:paraId="24F986D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"pdf.png";</w:t>
      </w:r>
    </w:p>
    <w:p w14:paraId="13B6BA6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png</w:t>
      </w:r>
      <w:proofErr w:type="spellEnd"/>
      <w:r w:rsidRPr="00813F15">
        <w:rPr>
          <w:lang w:val="en-US"/>
        </w:rPr>
        <w:t>":</w:t>
      </w:r>
    </w:p>
    <w:p w14:paraId="6419C22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"png.png";</w:t>
      </w:r>
    </w:p>
    <w:p w14:paraId="4B3A4FF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"ppt":</w:t>
      </w:r>
    </w:p>
    <w:p w14:paraId="171ADC53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"ppt.png";</w:t>
      </w:r>
    </w:p>
    <w:p w14:paraId="7C831FF6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"pptx":</w:t>
      </w:r>
    </w:p>
    <w:p w14:paraId="4D6E08F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"ppt.png";</w:t>
      </w:r>
    </w:p>
    <w:p w14:paraId="115ADB7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ppsx</w:t>
      </w:r>
      <w:proofErr w:type="spellEnd"/>
      <w:r w:rsidRPr="00813F15">
        <w:rPr>
          <w:lang w:val="en-US"/>
        </w:rPr>
        <w:t>":</w:t>
      </w:r>
    </w:p>
    <w:p w14:paraId="65A19DF2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"ppt.png";</w:t>
      </w:r>
    </w:p>
    <w:p w14:paraId="04353E96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psd</w:t>
      </w:r>
      <w:proofErr w:type="spellEnd"/>
      <w:r w:rsidRPr="00813F15">
        <w:rPr>
          <w:lang w:val="en-US"/>
        </w:rPr>
        <w:t>":</w:t>
      </w:r>
    </w:p>
    <w:p w14:paraId="09AEA2AA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"psd.png";</w:t>
      </w:r>
    </w:p>
    <w:p w14:paraId="0BA300A5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"rtf":</w:t>
      </w:r>
    </w:p>
    <w:p w14:paraId="075C65DA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lastRenderedPageBreak/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"rtf.png";</w:t>
      </w:r>
    </w:p>
    <w:p w14:paraId="7EBC209A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"search":</w:t>
      </w:r>
    </w:p>
    <w:p w14:paraId="123BADEF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"search.png";</w:t>
      </w:r>
    </w:p>
    <w:p w14:paraId="168C523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rar</w:t>
      </w:r>
      <w:proofErr w:type="spellEnd"/>
      <w:r w:rsidRPr="00813F15">
        <w:rPr>
          <w:lang w:val="en-US"/>
        </w:rPr>
        <w:t>":</w:t>
      </w:r>
    </w:p>
    <w:p w14:paraId="203AB7C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"rar.png";</w:t>
      </w:r>
    </w:p>
    <w:p w14:paraId="07A96F8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svg</w:t>
      </w:r>
      <w:proofErr w:type="spellEnd"/>
      <w:r w:rsidRPr="00813F15">
        <w:rPr>
          <w:lang w:val="en-US"/>
        </w:rPr>
        <w:t>":</w:t>
      </w:r>
    </w:p>
    <w:p w14:paraId="0A27D81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"svg.png";</w:t>
      </w:r>
    </w:p>
    <w:p w14:paraId="3599F2F3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"txt":</w:t>
      </w:r>
    </w:p>
    <w:p w14:paraId="6E0A3322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"txt.png";</w:t>
      </w:r>
    </w:p>
    <w:p w14:paraId="18589DE8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</w:t>
      </w:r>
      <w:proofErr w:type="spellStart"/>
      <w:r w:rsidRPr="00813F15">
        <w:rPr>
          <w:lang w:val="en-US"/>
        </w:rPr>
        <w:t>xls</w:t>
      </w:r>
      <w:proofErr w:type="spellEnd"/>
      <w:r w:rsidRPr="00813F15">
        <w:rPr>
          <w:lang w:val="en-US"/>
        </w:rPr>
        <w:t>":</w:t>
      </w:r>
    </w:p>
    <w:p w14:paraId="1AAE9F2E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"xls.png";</w:t>
      </w:r>
    </w:p>
    <w:p w14:paraId="381D6FA5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"xlsx":</w:t>
      </w:r>
    </w:p>
    <w:p w14:paraId="5C50CECD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"xls.png";</w:t>
      </w:r>
    </w:p>
    <w:p w14:paraId="231A81B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"xml":</w:t>
      </w:r>
    </w:p>
    <w:p w14:paraId="4AEF0AE4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"xml.png";</w:t>
      </w:r>
    </w:p>
    <w:p w14:paraId="4F81BC9F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case "zip":</w:t>
      </w:r>
    </w:p>
    <w:p w14:paraId="3F2DF9E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"zip.png";</w:t>
      </w:r>
    </w:p>
    <w:p w14:paraId="61D8DA1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    default:</w:t>
      </w:r>
    </w:p>
    <w:p w14:paraId="5733E059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 xml:space="preserve">            return </w:t>
      </w:r>
      <w:proofErr w:type="spellStart"/>
      <w:r w:rsidRPr="00813F15">
        <w:rPr>
          <w:lang w:val="en-US"/>
        </w:rPr>
        <w:t>base_url</w:t>
      </w:r>
      <w:proofErr w:type="spellEnd"/>
      <w:r w:rsidRPr="00813F15">
        <w:rPr>
          <w:lang w:val="en-US"/>
        </w:rPr>
        <w:t xml:space="preserve"> + "template/images/files/" + "file.png";</w:t>
      </w:r>
    </w:p>
    <w:p w14:paraId="7C32AC6A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  }</w:t>
      </w:r>
    </w:p>
    <w:p w14:paraId="3F0D68E7" w14:textId="77777777" w:rsidR="00813F15" w:rsidRPr="00813F15" w:rsidRDefault="00813F15" w:rsidP="00813F15">
      <w:pPr>
        <w:rPr>
          <w:lang w:val="en-US"/>
        </w:rPr>
      </w:pPr>
      <w:r w:rsidRPr="00813F15">
        <w:rPr>
          <w:lang w:val="en-US"/>
        </w:rPr>
        <w:t>  }</w:t>
      </w:r>
    </w:p>
    <w:p w14:paraId="4B4B2CBB" w14:textId="2CF52F59" w:rsidR="00C82BB4" w:rsidRPr="00AC3F38" w:rsidRDefault="00C82BB4" w:rsidP="00C82BB4">
      <w:pPr>
        <w:pStyle w:val="Ttulo4"/>
      </w:pPr>
      <w:r w:rsidRPr="00813F15">
        <w:rPr>
          <w:lang w:val="en-US"/>
        </w:rPr>
        <w:t>2.</w:t>
      </w:r>
      <w:r w:rsidR="00A45CD0">
        <w:rPr>
          <w:lang w:val="en-US"/>
        </w:rPr>
        <w:t>2.</w:t>
      </w:r>
      <w:r w:rsidRPr="00813F15">
        <w:rPr>
          <w:lang w:val="en-US"/>
        </w:rPr>
        <w:t>6.</w:t>
      </w:r>
      <w:r>
        <w:rPr>
          <w:lang w:val="en-US"/>
        </w:rPr>
        <w:t>2</w:t>
      </w:r>
      <w:r w:rsidR="00E43E06">
        <w:rPr>
          <w:lang w:val="en-US"/>
        </w:rPr>
        <w:t xml:space="preserve"> </w:t>
      </w:r>
      <w:proofErr w:type="spellStart"/>
      <w:r>
        <w:rPr>
          <w:lang w:val="en-US"/>
        </w:rPr>
        <w:t>datepicker</w:t>
      </w:r>
      <w:proofErr w:type="spellEnd"/>
    </w:p>
    <w:p w14:paraId="6A064CF4" w14:textId="49D16DFF" w:rsidR="00E43E06" w:rsidRPr="00E43E06" w:rsidRDefault="00E43E06" w:rsidP="00E43E06">
      <w:r w:rsidRPr="00E43E06">
        <w:t>Carpeta para el selector de fechas</w:t>
      </w:r>
    </w:p>
    <w:p w14:paraId="3AD60871" w14:textId="3678F157" w:rsidR="00C82BB4" w:rsidRDefault="00C82BB4" w:rsidP="00C82BB4">
      <w:pPr>
        <w:pStyle w:val="Ttulo4"/>
        <w:rPr>
          <w:lang w:val="en-US"/>
        </w:rPr>
      </w:pPr>
      <w:r w:rsidRPr="00813F15">
        <w:rPr>
          <w:lang w:val="en-US"/>
        </w:rPr>
        <w:t>2.</w:t>
      </w:r>
      <w:r w:rsidR="00A45CD0">
        <w:rPr>
          <w:lang w:val="en-US"/>
        </w:rPr>
        <w:t>2.</w:t>
      </w:r>
      <w:r w:rsidRPr="00813F15">
        <w:rPr>
          <w:lang w:val="en-US"/>
        </w:rPr>
        <w:t>6.</w:t>
      </w:r>
      <w:r>
        <w:rPr>
          <w:lang w:val="en-US"/>
        </w:rPr>
        <w:t xml:space="preserve">3 </w:t>
      </w:r>
      <w:r w:rsidR="00BA62BB">
        <w:rPr>
          <w:lang w:val="en-US"/>
        </w:rPr>
        <w:t>Moment</w:t>
      </w:r>
    </w:p>
    <w:p w14:paraId="09E0BADE" w14:textId="03A627FD" w:rsidR="00BA62BB" w:rsidRPr="00BA62BB" w:rsidRDefault="00BA62BB" w:rsidP="00BA62BB">
      <w:r w:rsidRPr="00BA62BB">
        <w:t>Librería para MANEJAR FECHAS (formatear, comparar, sumar días, etc.)</w:t>
      </w:r>
      <w:r>
        <w:tab/>
      </w:r>
    </w:p>
    <w:p w14:paraId="3ACB3A0D" w14:textId="2836814E" w:rsidR="00BA62BB" w:rsidRPr="00AC3F38" w:rsidRDefault="00C82BB4" w:rsidP="00BA62BB">
      <w:pPr>
        <w:pStyle w:val="Ttulo4"/>
      </w:pPr>
      <w:r w:rsidRPr="00AC3F38">
        <w:t>2.</w:t>
      </w:r>
      <w:r w:rsidR="00A45CD0">
        <w:t>2.</w:t>
      </w:r>
      <w:r w:rsidRPr="00AC3F38">
        <w:t>6.</w:t>
      </w:r>
      <w:r w:rsidRPr="00AC3F38">
        <w:t>4</w:t>
      </w:r>
      <w:r w:rsidRPr="00AC3F38">
        <w:t xml:space="preserve"> </w:t>
      </w:r>
      <w:proofErr w:type="spellStart"/>
      <w:r w:rsidR="00BA62BB" w:rsidRPr="00AC3F38">
        <w:t>views</w:t>
      </w:r>
      <w:proofErr w:type="spellEnd"/>
    </w:p>
    <w:p w14:paraId="0327BB0E" w14:textId="24A72DDB" w:rsidR="00BA62BB" w:rsidRPr="00BA62BB" w:rsidRDefault="00BA62BB" w:rsidP="00BA62BB">
      <w:r>
        <w:t xml:space="preserve">Se </w:t>
      </w:r>
      <w:r w:rsidRPr="00BA62BB">
        <w:t>organizan el código JS por funcionalidad.</w:t>
      </w:r>
    </w:p>
    <w:p w14:paraId="0FDC2971" w14:textId="7D9665AD" w:rsidR="00CA3D57" w:rsidRDefault="00A16CCB" w:rsidP="00A16CCB">
      <w:pPr>
        <w:pStyle w:val="Ttulo5"/>
      </w:pPr>
      <w:r>
        <w:lastRenderedPageBreak/>
        <w:t>2.</w:t>
      </w:r>
      <w:r w:rsidR="00BF6993">
        <w:t>2</w:t>
      </w:r>
      <w:r>
        <w:t xml:space="preserve">.6.4.1 agenda/agenda.js </w:t>
      </w:r>
    </w:p>
    <w:p w14:paraId="0D38081F" w14:textId="648F0962" w:rsidR="00A16CCB" w:rsidRDefault="00A16CCB" w:rsidP="00A16CCB">
      <w:r w:rsidRPr="00A16CCB">
        <w:t>JS principal para la página de agenda</w:t>
      </w:r>
    </w:p>
    <w:p w14:paraId="4188E5D5" w14:textId="010C9703" w:rsidR="00A16CCB" w:rsidRDefault="00A16CCB" w:rsidP="00A16CCB">
      <w:pPr>
        <w:pStyle w:val="Ttulo5"/>
      </w:pPr>
      <w:r>
        <w:t>2.</w:t>
      </w:r>
      <w:r w:rsidR="00BF6993">
        <w:t>2</w:t>
      </w:r>
      <w:r>
        <w:t>.6.4.2 autos/registrar_revision.js</w:t>
      </w:r>
    </w:p>
    <w:p w14:paraId="7081C5BB" w14:textId="766A81BC" w:rsidR="00A16CCB" w:rsidRPr="00A16CCB" w:rsidRDefault="001952A9" w:rsidP="00A16CCB">
      <w:r w:rsidRPr="001952A9">
        <w:t>JS para el formulario de "Registrar Revisión" de autos</w:t>
      </w:r>
    </w:p>
    <w:p w14:paraId="62509A9A" w14:textId="55EDE2A7" w:rsidR="00A5333E" w:rsidRPr="00A45CD0" w:rsidRDefault="00241505" w:rsidP="00CA0E3C">
      <w:pPr>
        <w:pStyle w:val="Ttulo3"/>
        <w:rPr>
          <w:lang w:val="en-US"/>
        </w:rPr>
      </w:pPr>
      <w:bookmarkStart w:id="24" w:name="_Toc227837300"/>
      <w:r w:rsidRPr="00A45CD0">
        <w:rPr>
          <w:lang w:val="en-US"/>
        </w:rPr>
        <w:t>2.</w:t>
      </w:r>
      <w:r w:rsidR="00A45CD0" w:rsidRPr="00A45CD0">
        <w:rPr>
          <w:lang w:val="en-US"/>
        </w:rPr>
        <w:t>2</w:t>
      </w:r>
      <w:r w:rsidRPr="00A45CD0">
        <w:rPr>
          <w:lang w:val="en-US"/>
        </w:rPr>
        <w:t>.7</w:t>
      </w:r>
      <w:r w:rsidR="00CA0E3C" w:rsidRPr="00A45CD0">
        <w:rPr>
          <w:lang w:val="en-US"/>
        </w:rPr>
        <w:t xml:space="preserve"> </w:t>
      </w:r>
      <w:proofErr w:type="spellStart"/>
      <w:r w:rsidR="00CA0E3C" w:rsidRPr="00A45CD0">
        <w:rPr>
          <w:lang w:val="en-US"/>
        </w:rPr>
        <w:t>src</w:t>
      </w:r>
      <w:bookmarkEnd w:id="24"/>
      <w:proofErr w:type="spellEnd"/>
    </w:p>
    <w:p w14:paraId="0D0354BD" w14:textId="57AA7AAE" w:rsidR="00FE53EA" w:rsidRPr="00A45CD0" w:rsidRDefault="00FE53EA" w:rsidP="00285E7A">
      <w:pPr>
        <w:pStyle w:val="Ttulo4"/>
        <w:rPr>
          <w:lang w:val="en-US"/>
        </w:rPr>
      </w:pPr>
      <w:r w:rsidRPr="00A45CD0">
        <w:rPr>
          <w:lang w:val="en-US"/>
        </w:rPr>
        <w:t>2.</w:t>
      </w:r>
      <w:r w:rsidR="00A45CD0" w:rsidRPr="00A45CD0">
        <w:rPr>
          <w:lang w:val="en-US"/>
        </w:rPr>
        <w:t>2.</w:t>
      </w:r>
      <w:r w:rsidRPr="00A45CD0">
        <w:rPr>
          <w:lang w:val="en-US"/>
        </w:rPr>
        <w:t xml:space="preserve">7.1 </w:t>
      </w:r>
      <w:proofErr w:type="spellStart"/>
      <w:r w:rsidR="00285E7A" w:rsidRPr="00A45CD0">
        <w:rPr>
          <w:lang w:val="en-US"/>
        </w:rPr>
        <w:t>js</w:t>
      </w:r>
      <w:proofErr w:type="spellEnd"/>
    </w:p>
    <w:p w14:paraId="11D74870" w14:textId="7A9C75BB" w:rsidR="00CA0E3C" w:rsidRPr="00A45CD0" w:rsidRDefault="00175F5D" w:rsidP="00285E7A">
      <w:pPr>
        <w:pStyle w:val="Ttulo5"/>
        <w:rPr>
          <w:lang w:val="en-US"/>
        </w:rPr>
      </w:pPr>
      <w:r w:rsidRPr="00A45CD0">
        <w:rPr>
          <w:lang w:val="en-US"/>
        </w:rPr>
        <w:t>2.</w:t>
      </w:r>
      <w:r w:rsidR="00A45CD0">
        <w:rPr>
          <w:lang w:val="en-US"/>
        </w:rPr>
        <w:t>2</w:t>
      </w:r>
      <w:r w:rsidRPr="00A45CD0">
        <w:rPr>
          <w:lang w:val="en-US"/>
        </w:rPr>
        <w:t>.7.1</w:t>
      </w:r>
      <w:r w:rsidR="00285E7A" w:rsidRPr="00A45CD0">
        <w:rPr>
          <w:lang w:val="en-US"/>
        </w:rPr>
        <w:t>.1</w:t>
      </w:r>
      <w:r w:rsidRPr="00A45CD0">
        <w:rPr>
          <w:lang w:val="en-US"/>
        </w:rPr>
        <w:t xml:space="preserve"> helpers/smartsiz</w:t>
      </w:r>
      <w:r w:rsidR="002B5095" w:rsidRPr="00A45CD0">
        <w:rPr>
          <w:lang w:val="en-US"/>
        </w:rPr>
        <w:t>e</w:t>
      </w:r>
      <w:r w:rsidRPr="00A45CD0">
        <w:rPr>
          <w:lang w:val="en-US"/>
        </w:rPr>
        <w:t>.js</w:t>
      </w:r>
    </w:p>
    <w:p w14:paraId="4F7E14C8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/**</w:t>
      </w:r>
    </w:p>
    <w:p w14:paraId="32F016CC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* Resize function without multiple trigger</w:t>
      </w:r>
    </w:p>
    <w:p w14:paraId="3FA7574B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* </w:t>
      </w:r>
    </w:p>
    <w:p w14:paraId="11CCA128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* Usage:</w:t>
      </w:r>
    </w:p>
    <w:p w14:paraId="724F24E4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* $(window</w:t>
      </w:r>
      <w:proofErr w:type="gramStart"/>
      <w:r w:rsidRPr="00175F5D">
        <w:rPr>
          <w:lang w:val="en-US"/>
        </w:rPr>
        <w:t>).</w:t>
      </w:r>
      <w:proofErr w:type="spellStart"/>
      <w:r w:rsidRPr="00175F5D">
        <w:rPr>
          <w:lang w:val="en-US"/>
        </w:rPr>
        <w:t>smartresize</w:t>
      </w:r>
      <w:proofErr w:type="spellEnd"/>
      <w:proofErr w:type="gramEnd"/>
      <w:r w:rsidRPr="00175F5D">
        <w:rPr>
          <w:lang w:val="en-US"/>
        </w:rPr>
        <w:t>(</w:t>
      </w:r>
      <w:proofErr w:type="gramStart"/>
      <w:r w:rsidRPr="00175F5D">
        <w:rPr>
          <w:lang w:val="en-US"/>
        </w:rPr>
        <w:t>function(){</w:t>
      </w:r>
      <w:proofErr w:type="gramEnd"/>
      <w:r w:rsidRPr="00175F5D">
        <w:rPr>
          <w:lang w:val="en-US"/>
        </w:rPr>
        <w:t xml:space="preserve">  </w:t>
      </w:r>
    </w:p>
    <w:p w14:paraId="614722DB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*     // code here</w:t>
      </w:r>
    </w:p>
    <w:p w14:paraId="01111849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* });</w:t>
      </w:r>
    </w:p>
    <w:p w14:paraId="07DD4B24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*/</w:t>
      </w:r>
    </w:p>
    <w:p w14:paraId="4F985468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(function(</w:t>
      </w:r>
      <w:proofErr w:type="gramStart"/>
      <w:r w:rsidRPr="00175F5D">
        <w:rPr>
          <w:lang w:val="en-US"/>
        </w:rPr>
        <w:t>$,</w:t>
      </w:r>
      <w:proofErr w:type="spellStart"/>
      <w:r w:rsidRPr="00175F5D">
        <w:rPr>
          <w:lang w:val="en-US"/>
        </w:rPr>
        <w:t>sr</w:t>
      </w:r>
      <w:proofErr w:type="spellEnd"/>
      <w:r w:rsidRPr="00175F5D">
        <w:rPr>
          <w:lang w:val="en-US"/>
        </w:rPr>
        <w:t>){</w:t>
      </w:r>
      <w:proofErr w:type="gramEnd"/>
    </w:p>
    <w:p w14:paraId="21EB0531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// debouncing function from John Hann</w:t>
      </w:r>
    </w:p>
    <w:p w14:paraId="5032FE12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// http://unscriptable.com/index.php/2009/03/20/debouncing-javascript-methods/</w:t>
      </w:r>
    </w:p>
    <w:p w14:paraId="4F49C723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var debounce = function (</w:t>
      </w:r>
      <w:proofErr w:type="spellStart"/>
      <w:r w:rsidRPr="00175F5D">
        <w:rPr>
          <w:lang w:val="en-US"/>
        </w:rPr>
        <w:t>func</w:t>
      </w:r>
      <w:proofErr w:type="spellEnd"/>
      <w:r w:rsidRPr="00175F5D">
        <w:rPr>
          <w:lang w:val="en-US"/>
        </w:rPr>
        <w:t xml:space="preserve">, threshold, </w:t>
      </w:r>
      <w:proofErr w:type="spellStart"/>
      <w:r w:rsidRPr="00175F5D">
        <w:rPr>
          <w:lang w:val="en-US"/>
        </w:rPr>
        <w:t>execAsap</w:t>
      </w:r>
      <w:proofErr w:type="spellEnd"/>
      <w:r w:rsidRPr="00175F5D">
        <w:rPr>
          <w:lang w:val="en-US"/>
        </w:rPr>
        <w:t>) {</w:t>
      </w:r>
    </w:p>
    <w:p w14:paraId="5C69784F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  var timeout;</w:t>
      </w:r>
    </w:p>
    <w:p w14:paraId="55394C6F" w14:textId="77777777" w:rsidR="00175F5D" w:rsidRPr="00175F5D" w:rsidRDefault="00175F5D" w:rsidP="00175F5D">
      <w:pPr>
        <w:rPr>
          <w:lang w:val="en-US"/>
        </w:rPr>
      </w:pPr>
    </w:p>
    <w:p w14:paraId="12362115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    return function debounced () {</w:t>
      </w:r>
    </w:p>
    <w:p w14:paraId="419FE58A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        var obj = this, </w:t>
      </w:r>
      <w:proofErr w:type="spellStart"/>
      <w:r w:rsidRPr="00175F5D">
        <w:rPr>
          <w:lang w:val="en-US"/>
        </w:rPr>
        <w:t>args</w:t>
      </w:r>
      <w:proofErr w:type="spellEnd"/>
      <w:r w:rsidRPr="00175F5D">
        <w:rPr>
          <w:lang w:val="en-US"/>
        </w:rPr>
        <w:t xml:space="preserve"> = arguments;</w:t>
      </w:r>
    </w:p>
    <w:p w14:paraId="2E35C0D7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        function delayed () {</w:t>
      </w:r>
    </w:p>
    <w:p w14:paraId="5F33CC8C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            if </w:t>
      </w:r>
      <w:proofErr w:type="gramStart"/>
      <w:r w:rsidRPr="00175F5D">
        <w:rPr>
          <w:lang w:val="en-US"/>
        </w:rPr>
        <w:t>(!</w:t>
      </w:r>
      <w:proofErr w:type="spellStart"/>
      <w:r w:rsidRPr="00175F5D">
        <w:rPr>
          <w:lang w:val="en-US"/>
        </w:rPr>
        <w:t>execAsap</w:t>
      </w:r>
      <w:proofErr w:type="spellEnd"/>
      <w:proofErr w:type="gramEnd"/>
      <w:r w:rsidRPr="00175F5D">
        <w:rPr>
          <w:lang w:val="en-US"/>
        </w:rPr>
        <w:t>)</w:t>
      </w:r>
    </w:p>
    <w:p w14:paraId="613B0BE5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                </w:t>
      </w:r>
      <w:proofErr w:type="spellStart"/>
      <w:proofErr w:type="gramStart"/>
      <w:r w:rsidRPr="00175F5D">
        <w:rPr>
          <w:lang w:val="en-US"/>
        </w:rPr>
        <w:t>func.apply</w:t>
      </w:r>
      <w:proofErr w:type="spellEnd"/>
      <w:proofErr w:type="gramEnd"/>
      <w:r w:rsidRPr="00175F5D">
        <w:rPr>
          <w:lang w:val="en-US"/>
        </w:rPr>
        <w:t xml:space="preserve">(obj, </w:t>
      </w:r>
      <w:proofErr w:type="spellStart"/>
      <w:r w:rsidRPr="00175F5D">
        <w:rPr>
          <w:lang w:val="en-US"/>
        </w:rPr>
        <w:t>args</w:t>
      </w:r>
      <w:proofErr w:type="spellEnd"/>
      <w:r w:rsidRPr="00175F5D">
        <w:rPr>
          <w:lang w:val="en-US"/>
        </w:rPr>
        <w:t xml:space="preserve">); </w:t>
      </w:r>
    </w:p>
    <w:p w14:paraId="314445C1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            timeout = null; </w:t>
      </w:r>
    </w:p>
    <w:p w14:paraId="2334D6BB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lastRenderedPageBreak/>
        <w:t>            }</w:t>
      </w:r>
    </w:p>
    <w:p w14:paraId="3D1E80B3" w14:textId="77777777" w:rsidR="00175F5D" w:rsidRPr="00175F5D" w:rsidRDefault="00175F5D" w:rsidP="00175F5D">
      <w:pPr>
        <w:rPr>
          <w:lang w:val="en-US"/>
        </w:rPr>
      </w:pPr>
    </w:p>
    <w:p w14:paraId="563C38C7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        if (timeout)</w:t>
      </w:r>
    </w:p>
    <w:p w14:paraId="5F5B1DC2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            </w:t>
      </w:r>
      <w:proofErr w:type="spellStart"/>
      <w:r w:rsidRPr="00175F5D">
        <w:rPr>
          <w:lang w:val="en-US"/>
        </w:rPr>
        <w:t>clearTimeout</w:t>
      </w:r>
      <w:proofErr w:type="spellEnd"/>
      <w:r w:rsidRPr="00175F5D">
        <w:rPr>
          <w:lang w:val="en-US"/>
        </w:rPr>
        <w:t>(timeout);</w:t>
      </w:r>
    </w:p>
    <w:p w14:paraId="459171CB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        else if (</w:t>
      </w:r>
      <w:proofErr w:type="spellStart"/>
      <w:r w:rsidRPr="00175F5D">
        <w:rPr>
          <w:lang w:val="en-US"/>
        </w:rPr>
        <w:t>execAsap</w:t>
      </w:r>
      <w:proofErr w:type="spellEnd"/>
      <w:r w:rsidRPr="00175F5D">
        <w:rPr>
          <w:lang w:val="en-US"/>
        </w:rPr>
        <w:t>)</w:t>
      </w:r>
    </w:p>
    <w:p w14:paraId="77C75C2C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            </w:t>
      </w:r>
      <w:proofErr w:type="spellStart"/>
      <w:proofErr w:type="gramStart"/>
      <w:r w:rsidRPr="00175F5D">
        <w:rPr>
          <w:lang w:val="en-US"/>
        </w:rPr>
        <w:t>func.apply</w:t>
      </w:r>
      <w:proofErr w:type="spellEnd"/>
      <w:proofErr w:type="gramEnd"/>
      <w:r w:rsidRPr="00175F5D">
        <w:rPr>
          <w:lang w:val="en-US"/>
        </w:rPr>
        <w:t xml:space="preserve">(obj, </w:t>
      </w:r>
      <w:proofErr w:type="spellStart"/>
      <w:r w:rsidRPr="00175F5D">
        <w:rPr>
          <w:lang w:val="en-US"/>
        </w:rPr>
        <w:t>args</w:t>
      </w:r>
      <w:proofErr w:type="spellEnd"/>
      <w:r w:rsidRPr="00175F5D">
        <w:rPr>
          <w:lang w:val="en-US"/>
        </w:rPr>
        <w:t>);</w:t>
      </w:r>
    </w:p>
    <w:p w14:paraId="3628059C" w14:textId="77777777" w:rsidR="00175F5D" w:rsidRPr="00175F5D" w:rsidRDefault="00175F5D" w:rsidP="00175F5D">
      <w:pPr>
        <w:rPr>
          <w:lang w:val="en-US"/>
        </w:rPr>
      </w:pPr>
    </w:p>
    <w:p w14:paraId="386C14CE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        timeout = </w:t>
      </w:r>
      <w:proofErr w:type="spellStart"/>
      <w:proofErr w:type="gramStart"/>
      <w:r w:rsidRPr="00175F5D">
        <w:rPr>
          <w:lang w:val="en-US"/>
        </w:rPr>
        <w:t>setTimeout</w:t>
      </w:r>
      <w:proofErr w:type="spellEnd"/>
      <w:r w:rsidRPr="00175F5D">
        <w:rPr>
          <w:lang w:val="en-US"/>
        </w:rPr>
        <w:t>(</w:t>
      </w:r>
      <w:proofErr w:type="gramEnd"/>
      <w:r w:rsidRPr="00175F5D">
        <w:rPr>
          <w:lang w:val="en-US"/>
        </w:rPr>
        <w:t xml:space="preserve">delayed, threshold || 100); </w:t>
      </w:r>
    </w:p>
    <w:p w14:paraId="2566E23A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    };</w:t>
      </w:r>
    </w:p>
    <w:p w14:paraId="7701982B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>    };</w:t>
      </w:r>
    </w:p>
    <w:p w14:paraId="1337A64E" w14:textId="77777777" w:rsidR="00175F5D" w:rsidRPr="00175F5D" w:rsidRDefault="00175F5D" w:rsidP="00175F5D">
      <w:pPr>
        <w:rPr>
          <w:lang w:val="en-US"/>
        </w:rPr>
      </w:pPr>
    </w:p>
    <w:p w14:paraId="58F3BB67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// </w:t>
      </w:r>
      <w:proofErr w:type="spellStart"/>
      <w:r w:rsidRPr="00175F5D">
        <w:rPr>
          <w:lang w:val="en-US"/>
        </w:rPr>
        <w:t>smartresize</w:t>
      </w:r>
      <w:proofErr w:type="spellEnd"/>
      <w:r w:rsidRPr="00175F5D">
        <w:rPr>
          <w:lang w:val="en-US"/>
        </w:rPr>
        <w:t xml:space="preserve"> </w:t>
      </w:r>
    </w:p>
    <w:p w14:paraId="196939AF" w14:textId="77777777" w:rsidR="00175F5D" w:rsidRPr="00175F5D" w:rsidRDefault="00175F5D" w:rsidP="00175F5D">
      <w:pPr>
        <w:rPr>
          <w:lang w:val="en-US"/>
        </w:rPr>
      </w:pPr>
      <w:r w:rsidRPr="00175F5D">
        <w:rPr>
          <w:lang w:val="en-US"/>
        </w:rPr>
        <w:t xml:space="preserve">    </w:t>
      </w:r>
      <w:proofErr w:type="spellStart"/>
      <w:r w:rsidRPr="00175F5D">
        <w:rPr>
          <w:lang w:val="en-US"/>
        </w:rPr>
        <w:t>jQuery.fn</w:t>
      </w:r>
      <w:proofErr w:type="spellEnd"/>
      <w:r w:rsidRPr="00175F5D">
        <w:rPr>
          <w:lang w:val="en-US"/>
        </w:rPr>
        <w:t>[</w:t>
      </w:r>
      <w:proofErr w:type="spellStart"/>
      <w:r w:rsidRPr="00175F5D">
        <w:rPr>
          <w:lang w:val="en-US"/>
        </w:rPr>
        <w:t>sr</w:t>
      </w:r>
      <w:proofErr w:type="spellEnd"/>
      <w:r w:rsidRPr="00175F5D">
        <w:rPr>
          <w:lang w:val="en-US"/>
        </w:rPr>
        <w:t>] = function(</w:t>
      </w:r>
      <w:proofErr w:type="spellStart"/>
      <w:r w:rsidRPr="00175F5D">
        <w:rPr>
          <w:lang w:val="en-US"/>
        </w:rPr>
        <w:t>fn</w:t>
      </w:r>
      <w:proofErr w:type="spellEnd"/>
      <w:proofErr w:type="gramStart"/>
      <w:r w:rsidRPr="00175F5D">
        <w:rPr>
          <w:lang w:val="en-US"/>
        </w:rPr>
        <w:t>){  </w:t>
      </w:r>
      <w:proofErr w:type="gramEnd"/>
      <w:r w:rsidRPr="00175F5D">
        <w:rPr>
          <w:lang w:val="en-US"/>
        </w:rPr>
        <w:t xml:space="preserve">return </w:t>
      </w:r>
      <w:proofErr w:type="spellStart"/>
      <w:proofErr w:type="gramStart"/>
      <w:r w:rsidRPr="00175F5D">
        <w:rPr>
          <w:lang w:val="en-US"/>
        </w:rPr>
        <w:t>fn</w:t>
      </w:r>
      <w:proofErr w:type="spellEnd"/>
      <w:r w:rsidRPr="00175F5D">
        <w:rPr>
          <w:lang w:val="en-US"/>
        </w:rPr>
        <w:t xml:space="preserve"> ?</w:t>
      </w:r>
      <w:proofErr w:type="gramEnd"/>
      <w:r w:rsidRPr="00175F5D">
        <w:rPr>
          <w:lang w:val="en-US"/>
        </w:rPr>
        <w:t xml:space="preserve"> </w:t>
      </w:r>
      <w:proofErr w:type="spellStart"/>
      <w:proofErr w:type="gramStart"/>
      <w:r w:rsidRPr="00175F5D">
        <w:rPr>
          <w:lang w:val="en-US"/>
        </w:rPr>
        <w:t>this.bind</w:t>
      </w:r>
      <w:proofErr w:type="spellEnd"/>
      <w:proofErr w:type="gramEnd"/>
      <w:r w:rsidRPr="00175F5D">
        <w:rPr>
          <w:lang w:val="en-US"/>
        </w:rPr>
        <w:t>('resize', debounce(</w:t>
      </w:r>
      <w:proofErr w:type="spellStart"/>
      <w:r w:rsidRPr="00175F5D">
        <w:rPr>
          <w:lang w:val="en-US"/>
        </w:rPr>
        <w:t>fn</w:t>
      </w:r>
      <w:proofErr w:type="spellEnd"/>
      <w:r w:rsidRPr="00175F5D">
        <w:rPr>
          <w:lang w:val="en-US"/>
        </w:rPr>
        <w:t>)</w:t>
      </w:r>
      <w:proofErr w:type="gramStart"/>
      <w:r w:rsidRPr="00175F5D">
        <w:rPr>
          <w:lang w:val="en-US"/>
        </w:rPr>
        <w:t>) :</w:t>
      </w:r>
      <w:proofErr w:type="gramEnd"/>
      <w:r w:rsidRPr="00175F5D">
        <w:rPr>
          <w:lang w:val="en-US"/>
        </w:rPr>
        <w:t xml:space="preserve"> </w:t>
      </w:r>
      <w:proofErr w:type="spellStart"/>
      <w:proofErr w:type="gramStart"/>
      <w:r w:rsidRPr="00175F5D">
        <w:rPr>
          <w:lang w:val="en-US"/>
        </w:rPr>
        <w:t>this.trigger</w:t>
      </w:r>
      <w:proofErr w:type="spellEnd"/>
      <w:proofErr w:type="gramEnd"/>
      <w:r w:rsidRPr="00175F5D">
        <w:rPr>
          <w:lang w:val="en-US"/>
        </w:rPr>
        <w:t>(</w:t>
      </w:r>
      <w:proofErr w:type="spellStart"/>
      <w:r w:rsidRPr="00175F5D">
        <w:rPr>
          <w:lang w:val="en-US"/>
        </w:rPr>
        <w:t>sr</w:t>
      </w:r>
      <w:proofErr w:type="spellEnd"/>
      <w:r w:rsidRPr="00175F5D">
        <w:rPr>
          <w:lang w:val="en-US"/>
        </w:rPr>
        <w:t>)</w:t>
      </w:r>
      <w:proofErr w:type="gramStart"/>
      <w:r w:rsidRPr="00175F5D">
        <w:rPr>
          <w:lang w:val="en-US"/>
        </w:rPr>
        <w:t>; }</w:t>
      </w:r>
      <w:proofErr w:type="gramEnd"/>
      <w:r w:rsidRPr="00175F5D">
        <w:rPr>
          <w:lang w:val="en-US"/>
        </w:rPr>
        <w:t>;</w:t>
      </w:r>
    </w:p>
    <w:p w14:paraId="74D6AB30" w14:textId="77777777" w:rsidR="00175F5D" w:rsidRPr="00175F5D" w:rsidRDefault="00175F5D" w:rsidP="00175F5D">
      <w:pPr>
        <w:rPr>
          <w:lang w:val="en-US"/>
        </w:rPr>
      </w:pPr>
    </w:p>
    <w:p w14:paraId="6A724E9D" w14:textId="77777777" w:rsidR="00175F5D" w:rsidRPr="00175F5D" w:rsidRDefault="00175F5D" w:rsidP="00175F5D">
      <w:pPr>
        <w:rPr>
          <w:lang w:val="en-US"/>
        </w:rPr>
      </w:pPr>
      <w:proofErr w:type="gramStart"/>
      <w:r w:rsidRPr="00175F5D">
        <w:rPr>
          <w:lang w:val="en-US"/>
        </w:rPr>
        <w:t>})(</w:t>
      </w:r>
      <w:proofErr w:type="gramEnd"/>
      <w:r w:rsidRPr="00175F5D">
        <w:rPr>
          <w:lang w:val="en-US"/>
        </w:rPr>
        <w:t>jQuery,'</w:t>
      </w:r>
      <w:proofErr w:type="spellStart"/>
      <w:r w:rsidRPr="00175F5D">
        <w:rPr>
          <w:lang w:val="en-US"/>
        </w:rPr>
        <w:t>smartresize</w:t>
      </w:r>
      <w:proofErr w:type="spellEnd"/>
      <w:r w:rsidRPr="00175F5D">
        <w:rPr>
          <w:lang w:val="en-US"/>
        </w:rPr>
        <w:t>');</w:t>
      </w:r>
    </w:p>
    <w:p w14:paraId="7DBAA725" w14:textId="77777777" w:rsidR="00175F5D" w:rsidRDefault="00175F5D" w:rsidP="00175F5D"/>
    <w:p w14:paraId="6C878CF5" w14:textId="2094ECCB" w:rsidR="00CF6F3D" w:rsidRPr="00CF6F3D" w:rsidRDefault="00CF6F3D" w:rsidP="00285E7A">
      <w:pPr>
        <w:pStyle w:val="Ttulo5"/>
        <w:rPr>
          <w:lang w:val="en-US"/>
        </w:rPr>
      </w:pPr>
      <w:r w:rsidRPr="00CF6F3D">
        <w:rPr>
          <w:lang w:val="en-US"/>
        </w:rPr>
        <w:t>2.</w:t>
      </w:r>
      <w:r w:rsidR="00A45CD0">
        <w:rPr>
          <w:lang w:val="en-US"/>
        </w:rPr>
        <w:t>2</w:t>
      </w:r>
      <w:r w:rsidRPr="00CF6F3D">
        <w:rPr>
          <w:lang w:val="en-US"/>
        </w:rPr>
        <w:t>.7.</w:t>
      </w:r>
      <w:r w:rsidR="00285E7A">
        <w:rPr>
          <w:lang w:val="en-US"/>
        </w:rPr>
        <w:t>1.2</w:t>
      </w:r>
      <w:r w:rsidRPr="00CF6F3D">
        <w:rPr>
          <w:lang w:val="en-US"/>
        </w:rPr>
        <w:t xml:space="preserve"> custom.js</w:t>
      </w:r>
    </w:p>
    <w:p w14:paraId="448C555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/**</w:t>
      </w:r>
    </w:p>
    <w:p w14:paraId="56B2EBB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* To change this license header, choose License Headers in Project Properties.</w:t>
      </w:r>
    </w:p>
    <w:p w14:paraId="2909575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* To change this template file, choose Tools | Templates</w:t>
      </w:r>
    </w:p>
    <w:p w14:paraId="6667B31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* </w:t>
      </w:r>
      <w:proofErr w:type="gramStart"/>
      <w:r w:rsidRPr="00CF6F3D">
        <w:rPr>
          <w:lang w:val="en-US"/>
        </w:rPr>
        <w:t>and</w:t>
      </w:r>
      <w:proofErr w:type="gramEnd"/>
      <w:r w:rsidRPr="00CF6F3D">
        <w:rPr>
          <w:lang w:val="en-US"/>
        </w:rPr>
        <w:t xml:space="preserve"> open the template in the editor.</w:t>
      </w:r>
    </w:p>
    <w:p w14:paraId="334E4C1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*/</w:t>
      </w:r>
    </w:p>
    <w:p w14:paraId="5DC9631F" w14:textId="77777777" w:rsidR="00CF6F3D" w:rsidRPr="00CF6F3D" w:rsidRDefault="00CF6F3D" w:rsidP="00CF6F3D">
      <w:pPr>
        <w:rPr>
          <w:lang w:val="en-US"/>
        </w:rPr>
      </w:pPr>
    </w:p>
    <w:p w14:paraId="11EC7D8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var CURRENT_URL = </w:t>
      </w:r>
      <w:proofErr w:type="spellStart"/>
      <w:proofErr w:type="gramStart"/>
      <w:r w:rsidRPr="00CF6F3D">
        <w:rPr>
          <w:lang w:val="en-US"/>
        </w:rPr>
        <w:t>window.location</w:t>
      </w:r>
      <w:proofErr w:type="gramEnd"/>
      <w:r w:rsidRPr="00CF6F3D">
        <w:rPr>
          <w:lang w:val="en-US"/>
        </w:rPr>
        <w:t>.</w:t>
      </w:r>
      <w:proofErr w:type="gramStart"/>
      <w:r w:rsidRPr="00CF6F3D">
        <w:rPr>
          <w:lang w:val="en-US"/>
        </w:rPr>
        <w:t>href.split</w:t>
      </w:r>
      <w:proofErr w:type="spellEnd"/>
      <w:proofErr w:type="gramEnd"/>
      <w:r w:rsidRPr="00CF6F3D">
        <w:rPr>
          <w:lang w:val="en-US"/>
        </w:rPr>
        <w:t>('#</w:t>
      </w:r>
      <w:proofErr w:type="gramStart"/>
      <w:r w:rsidRPr="00CF6F3D">
        <w:rPr>
          <w:lang w:val="en-US"/>
        </w:rPr>
        <w:t>')[</w:t>
      </w:r>
      <w:proofErr w:type="gramEnd"/>
      <w:r w:rsidRPr="00CF6F3D">
        <w:rPr>
          <w:lang w:val="en-US"/>
        </w:rPr>
        <w:t>0</w:t>
      </w:r>
      <w:proofErr w:type="gramStart"/>
      <w:r w:rsidRPr="00CF6F3D">
        <w:rPr>
          <w:lang w:val="en-US"/>
        </w:rPr>
        <w:t>].split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'?')[</w:t>
      </w:r>
      <w:proofErr w:type="gramEnd"/>
      <w:r w:rsidRPr="00CF6F3D">
        <w:rPr>
          <w:lang w:val="en-US"/>
        </w:rPr>
        <w:t>0],</w:t>
      </w:r>
    </w:p>
    <w:p w14:paraId="3898285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$BODY = $('body'),</w:t>
      </w:r>
    </w:p>
    <w:p w14:paraId="404F6C7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$MENU_TOGGLE = $('#</w:t>
      </w:r>
      <w:proofErr w:type="spellStart"/>
      <w:r w:rsidRPr="00CF6F3D">
        <w:rPr>
          <w:lang w:val="en-US"/>
        </w:rPr>
        <w:t>menu_toggle</w:t>
      </w:r>
      <w:proofErr w:type="spellEnd"/>
      <w:r w:rsidRPr="00CF6F3D">
        <w:rPr>
          <w:lang w:val="en-US"/>
        </w:rPr>
        <w:t>'),</w:t>
      </w:r>
    </w:p>
    <w:p w14:paraId="4200DE2F" w14:textId="77777777" w:rsidR="00CF6F3D" w:rsidRPr="00CF6F3D" w:rsidRDefault="00CF6F3D" w:rsidP="00CF6F3D">
      <w:r w:rsidRPr="00CF6F3D">
        <w:rPr>
          <w:lang w:val="en-US"/>
        </w:rPr>
        <w:lastRenderedPageBreak/>
        <w:t xml:space="preserve">    </w:t>
      </w:r>
      <w:r w:rsidRPr="00CF6F3D">
        <w:t>$SIDEBAR_MENU = $('#</w:t>
      </w:r>
      <w:proofErr w:type="spellStart"/>
      <w:r w:rsidRPr="00CF6F3D">
        <w:t>sidebar-menu</w:t>
      </w:r>
      <w:proofErr w:type="spellEnd"/>
      <w:r w:rsidRPr="00CF6F3D">
        <w:t>'),</w:t>
      </w:r>
    </w:p>
    <w:p w14:paraId="36587975" w14:textId="77777777" w:rsidR="00CF6F3D" w:rsidRPr="00CF6F3D" w:rsidRDefault="00CF6F3D" w:rsidP="00CF6F3D">
      <w:pPr>
        <w:rPr>
          <w:lang w:val="en-US"/>
        </w:rPr>
      </w:pPr>
      <w:r w:rsidRPr="00CF6F3D">
        <w:t xml:space="preserve">    </w:t>
      </w:r>
      <w:r w:rsidRPr="00CF6F3D">
        <w:rPr>
          <w:lang w:val="en-US"/>
        </w:rPr>
        <w:t>$SIDEBAR_FOOTER = $(</w:t>
      </w:r>
      <w:proofErr w:type="gramStart"/>
      <w:r w:rsidRPr="00CF6F3D">
        <w:rPr>
          <w:lang w:val="en-US"/>
        </w:rPr>
        <w:t>'.sidebar</w:t>
      </w:r>
      <w:proofErr w:type="gramEnd"/>
      <w:r w:rsidRPr="00CF6F3D">
        <w:rPr>
          <w:lang w:val="en-US"/>
        </w:rPr>
        <w:t>-footer'),</w:t>
      </w:r>
    </w:p>
    <w:p w14:paraId="7B3842C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$LEFT_COL = 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left</w:t>
      </w:r>
      <w:proofErr w:type="gramEnd"/>
      <w:r w:rsidRPr="00CF6F3D">
        <w:rPr>
          <w:lang w:val="en-US"/>
        </w:rPr>
        <w:t>_col</w:t>
      </w:r>
      <w:proofErr w:type="spellEnd"/>
      <w:r w:rsidRPr="00CF6F3D">
        <w:rPr>
          <w:lang w:val="en-US"/>
        </w:rPr>
        <w:t>'),</w:t>
      </w:r>
    </w:p>
    <w:p w14:paraId="3868001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$RIGHT_COL = 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right</w:t>
      </w:r>
      <w:proofErr w:type="gramEnd"/>
      <w:r w:rsidRPr="00CF6F3D">
        <w:rPr>
          <w:lang w:val="en-US"/>
        </w:rPr>
        <w:t>_col</w:t>
      </w:r>
      <w:proofErr w:type="spellEnd"/>
      <w:r w:rsidRPr="00CF6F3D">
        <w:rPr>
          <w:lang w:val="en-US"/>
        </w:rPr>
        <w:t>'),</w:t>
      </w:r>
    </w:p>
    <w:p w14:paraId="08D7C2E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$NAV_MENU = $('.</w:t>
      </w:r>
      <w:proofErr w:type="spellStart"/>
      <w:r w:rsidRPr="00CF6F3D">
        <w:rPr>
          <w:lang w:val="en-US"/>
        </w:rPr>
        <w:t>nav_menu</w:t>
      </w:r>
      <w:proofErr w:type="spellEnd"/>
      <w:r w:rsidRPr="00CF6F3D">
        <w:rPr>
          <w:lang w:val="en-US"/>
        </w:rPr>
        <w:t>'),</w:t>
      </w:r>
    </w:p>
    <w:p w14:paraId="585DD8C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$FOOTER = $('footer');</w:t>
      </w:r>
    </w:p>
    <w:p w14:paraId="23518270" w14:textId="77777777" w:rsidR="00CF6F3D" w:rsidRPr="00CF6F3D" w:rsidRDefault="00CF6F3D" w:rsidP="00CF6F3D">
      <w:pPr>
        <w:rPr>
          <w:lang w:val="en-US"/>
        </w:rPr>
      </w:pPr>
    </w:p>
    <w:p w14:paraId="0905D51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Sidebar</w:t>
      </w:r>
    </w:p>
    <w:p w14:paraId="3FCD658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45BC6AB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// TODO: This is some kind of easy fix, maybe we can improve this</w:t>
      </w:r>
    </w:p>
    <w:p w14:paraId="6855FE2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var </w:t>
      </w:r>
      <w:proofErr w:type="spellStart"/>
      <w:r w:rsidRPr="00CF6F3D">
        <w:rPr>
          <w:lang w:val="en-US"/>
        </w:rPr>
        <w:t>setContentHeight</w:t>
      </w:r>
      <w:proofErr w:type="spellEnd"/>
      <w:r w:rsidRPr="00CF6F3D">
        <w:rPr>
          <w:lang w:val="en-US"/>
        </w:rPr>
        <w:t xml:space="preserve"> = function () {</w:t>
      </w:r>
    </w:p>
    <w:p w14:paraId="4604606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// reset height</w:t>
      </w:r>
    </w:p>
    <w:p w14:paraId="30F2624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</w:t>
      </w:r>
      <w:proofErr w:type="gramStart"/>
      <w:r w:rsidRPr="00CF6F3D">
        <w:rPr>
          <w:lang w:val="en-US"/>
        </w:rPr>
        <w:t>RIGHT_COL.css(</w:t>
      </w:r>
      <w:proofErr w:type="gramEnd"/>
      <w:r w:rsidRPr="00CF6F3D">
        <w:rPr>
          <w:lang w:val="en-US"/>
        </w:rPr>
        <w:t>'min-height', $(window</w:t>
      </w:r>
      <w:proofErr w:type="gramStart"/>
      <w:r w:rsidRPr="00CF6F3D">
        <w:rPr>
          <w:lang w:val="en-US"/>
        </w:rPr>
        <w:t>).height</w:t>
      </w:r>
      <w:proofErr w:type="gramEnd"/>
      <w:r w:rsidRPr="00CF6F3D">
        <w:rPr>
          <w:lang w:val="en-US"/>
        </w:rPr>
        <w:t>());</w:t>
      </w:r>
    </w:p>
    <w:p w14:paraId="5DAFF223" w14:textId="77777777" w:rsidR="00CF6F3D" w:rsidRPr="00CF6F3D" w:rsidRDefault="00CF6F3D" w:rsidP="00CF6F3D">
      <w:pPr>
        <w:rPr>
          <w:lang w:val="en-US"/>
        </w:rPr>
      </w:pPr>
    </w:p>
    <w:p w14:paraId="41E90E1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var </w:t>
      </w:r>
      <w:proofErr w:type="spellStart"/>
      <w:r w:rsidRPr="00CF6F3D">
        <w:rPr>
          <w:lang w:val="en-US"/>
        </w:rPr>
        <w:t>bodyHeight</w:t>
      </w:r>
      <w:proofErr w:type="spellEnd"/>
      <w:r w:rsidRPr="00CF6F3D">
        <w:rPr>
          <w:lang w:val="en-US"/>
        </w:rPr>
        <w:t xml:space="preserve"> = $</w:t>
      </w:r>
      <w:proofErr w:type="spellStart"/>
      <w:r w:rsidRPr="00CF6F3D">
        <w:rPr>
          <w:lang w:val="en-US"/>
        </w:rPr>
        <w:t>BODY.outerHeight</w:t>
      </w:r>
      <w:proofErr w:type="spellEnd"/>
      <w:r w:rsidRPr="00CF6F3D">
        <w:rPr>
          <w:lang w:val="en-US"/>
        </w:rPr>
        <w:t>(),</w:t>
      </w:r>
    </w:p>
    <w:p w14:paraId="24CE7F5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</w:t>
      </w:r>
      <w:proofErr w:type="spellStart"/>
      <w:r w:rsidRPr="00CF6F3D">
        <w:rPr>
          <w:lang w:val="en-US"/>
        </w:rPr>
        <w:t>footerHeight</w:t>
      </w:r>
      <w:proofErr w:type="spellEnd"/>
      <w:r w:rsidRPr="00CF6F3D">
        <w:rPr>
          <w:lang w:val="en-US"/>
        </w:rPr>
        <w:t xml:space="preserve"> = $</w:t>
      </w:r>
      <w:proofErr w:type="spellStart"/>
      <w:r w:rsidRPr="00CF6F3D">
        <w:rPr>
          <w:lang w:val="en-US"/>
        </w:rPr>
        <w:t>BODY.hasClass</w:t>
      </w:r>
      <w:proofErr w:type="spell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footer_fixed</w:t>
      </w:r>
      <w:proofErr w:type="spell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) ?</w:t>
      </w:r>
      <w:proofErr w:type="gramEnd"/>
      <w:r w:rsidRPr="00CF6F3D">
        <w:rPr>
          <w:lang w:val="en-US"/>
        </w:rPr>
        <w:t xml:space="preserve"> -</w:t>
      </w:r>
      <w:proofErr w:type="gramStart"/>
      <w:r w:rsidRPr="00CF6F3D">
        <w:rPr>
          <w:lang w:val="en-US"/>
        </w:rPr>
        <w:t>10 :</w:t>
      </w:r>
      <w:proofErr w:type="gramEnd"/>
      <w:r w:rsidRPr="00CF6F3D">
        <w:rPr>
          <w:lang w:val="en-US"/>
        </w:rPr>
        <w:t xml:space="preserve"> $</w:t>
      </w:r>
      <w:proofErr w:type="spellStart"/>
      <w:r w:rsidRPr="00CF6F3D">
        <w:rPr>
          <w:lang w:val="en-US"/>
        </w:rPr>
        <w:t>FOOTER.height</w:t>
      </w:r>
      <w:proofErr w:type="spellEnd"/>
      <w:r w:rsidRPr="00CF6F3D">
        <w:rPr>
          <w:lang w:val="en-US"/>
        </w:rPr>
        <w:t>(),</w:t>
      </w:r>
    </w:p>
    <w:p w14:paraId="20F8178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</w:t>
      </w:r>
      <w:proofErr w:type="spellStart"/>
      <w:r w:rsidRPr="00CF6F3D">
        <w:rPr>
          <w:lang w:val="en-US"/>
        </w:rPr>
        <w:t>leftColHeight</w:t>
      </w:r>
      <w:proofErr w:type="spellEnd"/>
      <w:r w:rsidRPr="00CF6F3D">
        <w:rPr>
          <w:lang w:val="en-US"/>
        </w:rPr>
        <w:t xml:space="preserve"> = $</w:t>
      </w:r>
      <w:proofErr w:type="spellStart"/>
      <w:r w:rsidRPr="00CF6F3D">
        <w:rPr>
          <w:lang w:val="en-US"/>
        </w:rPr>
        <w:t>LEFT_COL.eq</w:t>
      </w:r>
      <w:proofErr w:type="spellEnd"/>
      <w:r w:rsidRPr="00CF6F3D">
        <w:rPr>
          <w:lang w:val="en-US"/>
        </w:rPr>
        <w:t>(1</w:t>
      </w:r>
      <w:proofErr w:type="gramStart"/>
      <w:r w:rsidRPr="00CF6F3D">
        <w:rPr>
          <w:lang w:val="en-US"/>
        </w:rPr>
        <w:t>).height</w:t>
      </w:r>
      <w:proofErr w:type="gramEnd"/>
      <w:r w:rsidRPr="00CF6F3D">
        <w:rPr>
          <w:lang w:val="en-US"/>
        </w:rPr>
        <w:t>() + $</w:t>
      </w:r>
      <w:proofErr w:type="spellStart"/>
      <w:r w:rsidRPr="00CF6F3D">
        <w:rPr>
          <w:lang w:val="en-US"/>
        </w:rPr>
        <w:t>SIDEBAR_FOOTER.height</w:t>
      </w:r>
      <w:proofErr w:type="spellEnd"/>
      <w:r w:rsidRPr="00CF6F3D">
        <w:rPr>
          <w:lang w:val="en-US"/>
        </w:rPr>
        <w:t>(),</w:t>
      </w:r>
    </w:p>
    <w:p w14:paraId="68AB779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</w:t>
      </w:r>
      <w:proofErr w:type="spellStart"/>
      <w:r w:rsidRPr="00CF6F3D">
        <w:rPr>
          <w:lang w:val="en-US"/>
        </w:rPr>
        <w:t>contentHeight</w:t>
      </w:r>
      <w:proofErr w:type="spellEnd"/>
      <w:r w:rsidRPr="00CF6F3D">
        <w:rPr>
          <w:lang w:val="en-US"/>
        </w:rPr>
        <w:t xml:space="preserve"> = </w:t>
      </w:r>
      <w:proofErr w:type="spellStart"/>
      <w:r w:rsidRPr="00CF6F3D">
        <w:rPr>
          <w:lang w:val="en-US"/>
        </w:rPr>
        <w:t>bodyHeight</w:t>
      </w:r>
      <w:proofErr w:type="spellEnd"/>
      <w:r w:rsidRPr="00CF6F3D">
        <w:rPr>
          <w:lang w:val="en-US"/>
        </w:rPr>
        <w:t xml:space="preserve"> &lt; </w:t>
      </w:r>
      <w:proofErr w:type="spellStart"/>
      <w:proofErr w:type="gramStart"/>
      <w:r w:rsidRPr="00CF6F3D">
        <w:rPr>
          <w:lang w:val="en-US"/>
        </w:rPr>
        <w:t>leftColHeight</w:t>
      </w:r>
      <w:proofErr w:type="spellEnd"/>
      <w:r w:rsidRPr="00CF6F3D">
        <w:rPr>
          <w:lang w:val="en-US"/>
        </w:rPr>
        <w:t xml:space="preserve"> ?</w:t>
      </w:r>
      <w:proofErr w:type="gramEnd"/>
      <w:r w:rsidRPr="00CF6F3D">
        <w:rPr>
          <w:lang w:val="en-US"/>
        </w:rPr>
        <w:t xml:space="preserve"> </w:t>
      </w:r>
      <w:proofErr w:type="spellStart"/>
      <w:proofErr w:type="gramStart"/>
      <w:r w:rsidRPr="00CF6F3D">
        <w:rPr>
          <w:lang w:val="en-US"/>
        </w:rPr>
        <w:t>leftColHeight</w:t>
      </w:r>
      <w:proofErr w:type="spellEnd"/>
      <w:r w:rsidRPr="00CF6F3D">
        <w:rPr>
          <w:lang w:val="en-US"/>
        </w:rPr>
        <w:t xml:space="preserve"> :</w:t>
      </w:r>
      <w:proofErr w:type="gramEnd"/>
      <w:r w:rsidRPr="00CF6F3D">
        <w:rPr>
          <w:lang w:val="en-US"/>
        </w:rPr>
        <w:t xml:space="preserve"> </w:t>
      </w:r>
      <w:proofErr w:type="spellStart"/>
      <w:r w:rsidRPr="00CF6F3D">
        <w:rPr>
          <w:lang w:val="en-US"/>
        </w:rPr>
        <w:t>bodyHeight</w:t>
      </w:r>
      <w:proofErr w:type="spellEnd"/>
      <w:r w:rsidRPr="00CF6F3D">
        <w:rPr>
          <w:lang w:val="en-US"/>
        </w:rPr>
        <w:t>;</w:t>
      </w:r>
    </w:p>
    <w:p w14:paraId="15181575" w14:textId="77777777" w:rsidR="00CF6F3D" w:rsidRPr="00CF6F3D" w:rsidRDefault="00CF6F3D" w:rsidP="00CF6F3D">
      <w:pPr>
        <w:rPr>
          <w:lang w:val="en-US"/>
        </w:rPr>
      </w:pPr>
    </w:p>
    <w:p w14:paraId="57FBDA0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// normalize content</w:t>
      </w:r>
    </w:p>
    <w:p w14:paraId="73E93FE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  <w:proofErr w:type="spellStart"/>
      <w:r w:rsidRPr="00CF6F3D">
        <w:rPr>
          <w:lang w:val="en-US"/>
        </w:rPr>
        <w:t>contentHeight</w:t>
      </w:r>
      <w:proofErr w:type="spellEnd"/>
      <w:r w:rsidRPr="00CF6F3D">
        <w:rPr>
          <w:lang w:val="en-US"/>
        </w:rPr>
        <w:t xml:space="preserve"> -= $</w:t>
      </w:r>
      <w:proofErr w:type="spellStart"/>
      <w:r w:rsidRPr="00CF6F3D">
        <w:rPr>
          <w:lang w:val="en-US"/>
        </w:rPr>
        <w:t>NAV_MENU.height</w:t>
      </w:r>
      <w:proofErr w:type="spellEnd"/>
      <w:r w:rsidRPr="00CF6F3D">
        <w:rPr>
          <w:lang w:val="en-US"/>
        </w:rPr>
        <w:t xml:space="preserve">() + </w:t>
      </w:r>
      <w:proofErr w:type="spellStart"/>
      <w:r w:rsidRPr="00CF6F3D">
        <w:rPr>
          <w:lang w:val="en-US"/>
        </w:rPr>
        <w:t>footerHeight</w:t>
      </w:r>
      <w:proofErr w:type="spellEnd"/>
      <w:r w:rsidRPr="00CF6F3D">
        <w:rPr>
          <w:lang w:val="en-US"/>
        </w:rPr>
        <w:t>;</w:t>
      </w:r>
    </w:p>
    <w:p w14:paraId="56453B36" w14:textId="77777777" w:rsidR="00CF6F3D" w:rsidRPr="00CF6F3D" w:rsidRDefault="00CF6F3D" w:rsidP="00CF6F3D">
      <w:pPr>
        <w:rPr>
          <w:lang w:val="en-US"/>
        </w:rPr>
      </w:pPr>
    </w:p>
    <w:p w14:paraId="38FD6CB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</w:t>
      </w:r>
      <w:proofErr w:type="gramStart"/>
      <w:r w:rsidRPr="00CF6F3D">
        <w:rPr>
          <w:lang w:val="en-US"/>
        </w:rPr>
        <w:t>RIGHT_COL.css(</w:t>
      </w:r>
      <w:proofErr w:type="gramEnd"/>
      <w:r w:rsidRPr="00CF6F3D">
        <w:rPr>
          <w:lang w:val="en-US"/>
        </w:rPr>
        <w:t xml:space="preserve">'min-height', </w:t>
      </w:r>
      <w:proofErr w:type="spellStart"/>
      <w:r w:rsidRPr="00CF6F3D">
        <w:rPr>
          <w:lang w:val="en-US"/>
        </w:rPr>
        <w:t>contentHeight</w:t>
      </w:r>
      <w:proofErr w:type="spellEnd"/>
      <w:r w:rsidRPr="00CF6F3D">
        <w:rPr>
          <w:lang w:val="en-US"/>
        </w:rPr>
        <w:t>);</w:t>
      </w:r>
    </w:p>
    <w:p w14:paraId="6D41A4F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};</w:t>
      </w:r>
    </w:p>
    <w:p w14:paraId="0A627FCF" w14:textId="77777777" w:rsidR="00CF6F3D" w:rsidRPr="00CF6F3D" w:rsidRDefault="00CF6F3D" w:rsidP="00CF6F3D">
      <w:pPr>
        <w:rPr>
          <w:lang w:val="en-US"/>
        </w:rPr>
      </w:pPr>
    </w:p>
    <w:p w14:paraId="7FCDE73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</w:t>
      </w:r>
      <w:proofErr w:type="spellStart"/>
      <w:r w:rsidRPr="00CF6F3D">
        <w:rPr>
          <w:lang w:val="en-US"/>
        </w:rPr>
        <w:t>SIDEBAR_MENU.find</w:t>
      </w:r>
      <w:proofErr w:type="spellEnd"/>
      <w:r w:rsidRPr="00CF6F3D">
        <w:rPr>
          <w:lang w:val="en-US"/>
        </w:rPr>
        <w:t>('a'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('click', function(</w:t>
      </w:r>
      <w:proofErr w:type="spellStart"/>
      <w:r w:rsidRPr="00CF6F3D">
        <w:rPr>
          <w:lang w:val="en-US"/>
        </w:rPr>
        <w:t>ev</w:t>
      </w:r>
      <w:proofErr w:type="spellEnd"/>
      <w:r w:rsidRPr="00CF6F3D">
        <w:rPr>
          <w:lang w:val="en-US"/>
        </w:rPr>
        <w:t>) {</w:t>
      </w:r>
    </w:p>
    <w:p w14:paraId="192BF99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lastRenderedPageBreak/>
        <w:t>        var $li = $(this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();</w:t>
      </w:r>
    </w:p>
    <w:p w14:paraId="471373DE" w14:textId="77777777" w:rsidR="00CF6F3D" w:rsidRPr="00CF6F3D" w:rsidRDefault="00CF6F3D" w:rsidP="00CF6F3D">
      <w:pPr>
        <w:rPr>
          <w:lang w:val="en-US"/>
        </w:rPr>
      </w:pPr>
    </w:p>
    <w:p w14:paraId="5050ED3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if ($li.is(</w:t>
      </w:r>
      <w:proofErr w:type="gramStart"/>
      <w:r w:rsidRPr="00CF6F3D">
        <w:rPr>
          <w:lang w:val="en-US"/>
        </w:rPr>
        <w:t>'.active</w:t>
      </w:r>
      <w:proofErr w:type="gramEnd"/>
      <w:r w:rsidRPr="00CF6F3D">
        <w:rPr>
          <w:lang w:val="en-US"/>
        </w:rPr>
        <w:t>')) {</w:t>
      </w:r>
    </w:p>
    <w:p w14:paraId="4BA8D0C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proofErr w:type="gramStart"/>
      <w:r w:rsidRPr="00CF6F3D">
        <w:rPr>
          <w:lang w:val="en-US"/>
        </w:rPr>
        <w:t>li.removeClass</w:t>
      </w:r>
      <w:proofErr w:type="spellEnd"/>
      <w:proofErr w:type="gramEnd"/>
      <w:r w:rsidRPr="00CF6F3D">
        <w:rPr>
          <w:lang w:val="en-US"/>
        </w:rPr>
        <w:t>('active active-</w:t>
      </w:r>
      <w:proofErr w:type="spellStart"/>
      <w:r w:rsidRPr="00CF6F3D">
        <w:rPr>
          <w:lang w:val="en-US"/>
        </w:rPr>
        <w:t>sm</w:t>
      </w:r>
      <w:proofErr w:type="spellEnd"/>
      <w:r w:rsidRPr="00CF6F3D">
        <w:rPr>
          <w:lang w:val="en-US"/>
        </w:rPr>
        <w:t>');</w:t>
      </w:r>
    </w:p>
    <w:p w14:paraId="265D9FC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$('</w:t>
      </w:r>
      <w:proofErr w:type="spellStart"/>
      <w:proofErr w:type="gramStart"/>
      <w:r w:rsidRPr="00CF6F3D">
        <w:rPr>
          <w:lang w:val="en-US"/>
        </w:rPr>
        <w:t>ul:first</w:t>
      </w:r>
      <w:proofErr w:type="spellEnd"/>
      <w:proofErr w:type="gramEnd"/>
      <w:r w:rsidRPr="00CF6F3D">
        <w:rPr>
          <w:lang w:val="en-US"/>
        </w:rPr>
        <w:t>', $li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slideUp</w:t>
      </w:r>
      <w:proofErr w:type="spellEnd"/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70C6A3E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    </w:t>
      </w:r>
      <w:proofErr w:type="spellStart"/>
      <w:proofErr w:type="gramStart"/>
      <w:r w:rsidRPr="00CF6F3D">
        <w:rPr>
          <w:lang w:val="en-US"/>
        </w:rPr>
        <w:t>setContentHeight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0F8B9BC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});</w:t>
      </w:r>
    </w:p>
    <w:p w14:paraId="79E3213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 else {</w:t>
      </w:r>
    </w:p>
    <w:p w14:paraId="197F111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// prevent closing menu if we are on child menu</w:t>
      </w:r>
    </w:p>
    <w:p w14:paraId="3ABFFAA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if </w:t>
      </w:r>
      <w:proofErr w:type="gramStart"/>
      <w:r w:rsidRPr="00CF6F3D">
        <w:rPr>
          <w:lang w:val="en-US"/>
        </w:rPr>
        <w:t>(!$</w:t>
      </w:r>
      <w:proofErr w:type="spellStart"/>
      <w:r w:rsidRPr="00CF6F3D">
        <w:rPr>
          <w:lang w:val="en-US"/>
        </w:rPr>
        <w:t>li.parent</w:t>
      </w:r>
      <w:proofErr w:type="spellEnd"/>
      <w:proofErr w:type="gramEnd"/>
      <w:r w:rsidRPr="00CF6F3D">
        <w:rPr>
          <w:lang w:val="en-US"/>
        </w:rPr>
        <w:t>().is(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child</w:t>
      </w:r>
      <w:proofErr w:type="gramEnd"/>
      <w:r w:rsidRPr="00CF6F3D">
        <w:rPr>
          <w:lang w:val="en-US"/>
        </w:rPr>
        <w:t>_menu</w:t>
      </w:r>
      <w:proofErr w:type="spellEnd"/>
      <w:r w:rsidRPr="00CF6F3D">
        <w:rPr>
          <w:lang w:val="en-US"/>
        </w:rPr>
        <w:t>')) {</w:t>
      </w:r>
    </w:p>
    <w:p w14:paraId="7200655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    $</w:t>
      </w:r>
      <w:proofErr w:type="spellStart"/>
      <w:r w:rsidRPr="00CF6F3D">
        <w:rPr>
          <w:lang w:val="en-US"/>
        </w:rPr>
        <w:t>SIDEBAR_MENU.find</w:t>
      </w:r>
      <w:proofErr w:type="spellEnd"/>
      <w:r w:rsidRPr="00CF6F3D">
        <w:rPr>
          <w:lang w:val="en-US"/>
        </w:rPr>
        <w:t>('li'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removeClass</w:t>
      </w:r>
      <w:proofErr w:type="spellEnd"/>
      <w:proofErr w:type="gramEnd"/>
      <w:r w:rsidRPr="00CF6F3D">
        <w:rPr>
          <w:lang w:val="en-US"/>
        </w:rPr>
        <w:t>('active active-</w:t>
      </w:r>
      <w:proofErr w:type="spellStart"/>
      <w:r w:rsidRPr="00CF6F3D">
        <w:rPr>
          <w:lang w:val="en-US"/>
        </w:rPr>
        <w:t>sm</w:t>
      </w:r>
      <w:proofErr w:type="spellEnd"/>
      <w:r w:rsidRPr="00CF6F3D">
        <w:rPr>
          <w:lang w:val="en-US"/>
        </w:rPr>
        <w:t>');</w:t>
      </w:r>
    </w:p>
    <w:p w14:paraId="143D623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    $</w:t>
      </w:r>
      <w:proofErr w:type="spellStart"/>
      <w:r w:rsidRPr="00CF6F3D">
        <w:rPr>
          <w:lang w:val="en-US"/>
        </w:rPr>
        <w:t>SIDEBAR_MENU.find</w:t>
      </w:r>
      <w:proofErr w:type="spellEnd"/>
      <w:r w:rsidRPr="00CF6F3D">
        <w:rPr>
          <w:lang w:val="en-US"/>
        </w:rPr>
        <w:t>('li ul'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slideUp</w:t>
      </w:r>
      <w:proofErr w:type="spellEnd"/>
      <w:proofErr w:type="gramEnd"/>
      <w:r w:rsidRPr="00CF6F3D">
        <w:rPr>
          <w:lang w:val="en-US"/>
        </w:rPr>
        <w:t>();</w:t>
      </w:r>
    </w:p>
    <w:p w14:paraId="11ED080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}</w:t>
      </w:r>
    </w:p>
    <w:p w14:paraId="4D59FC0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</w:t>
      </w:r>
    </w:p>
    <w:p w14:paraId="1025E88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proofErr w:type="gramStart"/>
      <w:r w:rsidRPr="00CF6F3D">
        <w:rPr>
          <w:lang w:val="en-US"/>
        </w:rPr>
        <w:t>li.addClass</w:t>
      </w:r>
      <w:proofErr w:type="spellEnd"/>
      <w:proofErr w:type="gramEnd"/>
      <w:r w:rsidRPr="00CF6F3D">
        <w:rPr>
          <w:lang w:val="en-US"/>
        </w:rPr>
        <w:t>('active');</w:t>
      </w:r>
    </w:p>
    <w:p w14:paraId="1955D93C" w14:textId="77777777" w:rsidR="00CF6F3D" w:rsidRPr="00CF6F3D" w:rsidRDefault="00CF6F3D" w:rsidP="00CF6F3D">
      <w:pPr>
        <w:rPr>
          <w:lang w:val="en-US"/>
        </w:rPr>
      </w:pPr>
    </w:p>
    <w:p w14:paraId="0D7B9F0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$('</w:t>
      </w:r>
      <w:proofErr w:type="spellStart"/>
      <w:proofErr w:type="gramStart"/>
      <w:r w:rsidRPr="00CF6F3D">
        <w:rPr>
          <w:lang w:val="en-US"/>
        </w:rPr>
        <w:t>ul:first</w:t>
      </w:r>
      <w:proofErr w:type="spellEnd"/>
      <w:proofErr w:type="gramEnd"/>
      <w:r w:rsidRPr="00CF6F3D">
        <w:rPr>
          <w:lang w:val="en-US"/>
        </w:rPr>
        <w:t>', $li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slideDown</w:t>
      </w:r>
      <w:proofErr w:type="spellEnd"/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5A8F926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    </w:t>
      </w:r>
      <w:proofErr w:type="spellStart"/>
      <w:proofErr w:type="gramStart"/>
      <w:r w:rsidRPr="00CF6F3D">
        <w:rPr>
          <w:lang w:val="en-US"/>
        </w:rPr>
        <w:t>setContentHeight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50F127C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});</w:t>
      </w:r>
    </w:p>
    <w:p w14:paraId="4E8EEDE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</w:t>
      </w:r>
    </w:p>
    <w:p w14:paraId="5C48B79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6CB8EAEF" w14:textId="77777777" w:rsidR="00CF6F3D" w:rsidRPr="00CF6F3D" w:rsidRDefault="00CF6F3D" w:rsidP="00CF6F3D">
      <w:pPr>
        <w:rPr>
          <w:lang w:val="en-US"/>
        </w:rPr>
      </w:pPr>
    </w:p>
    <w:p w14:paraId="0D19B80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// toggle small or large menu</w:t>
      </w:r>
    </w:p>
    <w:p w14:paraId="2EB6B3D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</w:t>
      </w:r>
      <w:proofErr w:type="spellStart"/>
      <w:r w:rsidRPr="00CF6F3D">
        <w:rPr>
          <w:lang w:val="en-US"/>
        </w:rPr>
        <w:t>MENU_TOGGLE.on</w:t>
      </w:r>
      <w:proofErr w:type="spellEnd"/>
      <w:r w:rsidRPr="00CF6F3D">
        <w:rPr>
          <w:lang w:val="en-US"/>
        </w:rPr>
        <w:t xml:space="preserve">('click', 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321E5F9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if ($</w:t>
      </w:r>
      <w:proofErr w:type="spellStart"/>
      <w:r w:rsidRPr="00CF6F3D">
        <w:rPr>
          <w:lang w:val="en-US"/>
        </w:rPr>
        <w:t>BODY.hasClass</w:t>
      </w:r>
      <w:proofErr w:type="spellEnd"/>
      <w:r w:rsidRPr="00CF6F3D">
        <w:rPr>
          <w:lang w:val="en-US"/>
        </w:rPr>
        <w:t>('nav-md')) {</w:t>
      </w:r>
    </w:p>
    <w:p w14:paraId="524673A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r w:rsidRPr="00CF6F3D">
        <w:rPr>
          <w:lang w:val="en-US"/>
        </w:rPr>
        <w:t>SIDEBAR_MENU.find</w:t>
      </w:r>
      <w:proofErr w:type="spellEnd"/>
      <w:r w:rsidRPr="00CF6F3D">
        <w:rPr>
          <w:lang w:val="en-US"/>
        </w:rPr>
        <w:t>('</w:t>
      </w:r>
      <w:proofErr w:type="spellStart"/>
      <w:proofErr w:type="gramStart"/>
      <w:r w:rsidRPr="00CF6F3D">
        <w:rPr>
          <w:lang w:val="en-US"/>
        </w:rPr>
        <w:t>li.active</w:t>
      </w:r>
      <w:proofErr w:type="spellEnd"/>
      <w:proofErr w:type="gramEnd"/>
      <w:r w:rsidRPr="00CF6F3D">
        <w:rPr>
          <w:lang w:val="en-US"/>
        </w:rPr>
        <w:t xml:space="preserve"> ul'</w:t>
      </w:r>
      <w:proofErr w:type="gramStart"/>
      <w:r w:rsidRPr="00CF6F3D">
        <w:rPr>
          <w:lang w:val="en-US"/>
        </w:rPr>
        <w:t>).hide</w:t>
      </w:r>
      <w:proofErr w:type="gramEnd"/>
      <w:r w:rsidRPr="00CF6F3D">
        <w:rPr>
          <w:lang w:val="en-US"/>
        </w:rPr>
        <w:t>();</w:t>
      </w:r>
    </w:p>
    <w:p w14:paraId="73CEDBC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lastRenderedPageBreak/>
        <w:t>            $SIDEBAR_MENU.find('</w:t>
      </w:r>
      <w:proofErr w:type="gramStart"/>
      <w:r w:rsidRPr="00CF6F3D">
        <w:rPr>
          <w:lang w:val="en-US"/>
        </w:rPr>
        <w:t>li.active</w:t>
      </w:r>
      <w:proofErr w:type="gram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).addClass</w:t>
      </w:r>
      <w:proofErr w:type="gramEnd"/>
      <w:r w:rsidRPr="00CF6F3D">
        <w:rPr>
          <w:lang w:val="en-US"/>
        </w:rPr>
        <w:t>('active-sm'</w:t>
      </w:r>
      <w:proofErr w:type="gramStart"/>
      <w:r w:rsidRPr="00CF6F3D">
        <w:rPr>
          <w:lang w:val="en-US"/>
        </w:rPr>
        <w:t>).removeClass</w:t>
      </w:r>
      <w:proofErr w:type="gramEnd"/>
      <w:r w:rsidRPr="00CF6F3D">
        <w:rPr>
          <w:lang w:val="en-US"/>
        </w:rPr>
        <w:t>('active');</w:t>
      </w:r>
    </w:p>
    <w:p w14:paraId="61D2378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 else {</w:t>
      </w:r>
    </w:p>
    <w:p w14:paraId="58A95F4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r w:rsidRPr="00CF6F3D">
        <w:rPr>
          <w:lang w:val="en-US"/>
        </w:rPr>
        <w:t>SIDEBAR_MENU.find</w:t>
      </w:r>
      <w:proofErr w:type="spellEnd"/>
      <w:r w:rsidRPr="00CF6F3D">
        <w:rPr>
          <w:lang w:val="en-US"/>
        </w:rPr>
        <w:t>('</w:t>
      </w:r>
      <w:proofErr w:type="spellStart"/>
      <w:proofErr w:type="gramStart"/>
      <w:r w:rsidRPr="00CF6F3D">
        <w:rPr>
          <w:lang w:val="en-US"/>
        </w:rPr>
        <w:t>li.active</w:t>
      </w:r>
      <w:proofErr w:type="gramEnd"/>
      <w:r w:rsidRPr="00CF6F3D">
        <w:rPr>
          <w:lang w:val="en-US"/>
        </w:rPr>
        <w:t>-sm</w:t>
      </w:r>
      <w:proofErr w:type="spellEnd"/>
      <w:r w:rsidRPr="00CF6F3D">
        <w:rPr>
          <w:lang w:val="en-US"/>
        </w:rPr>
        <w:t xml:space="preserve"> ul'</w:t>
      </w:r>
      <w:proofErr w:type="gramStart"/>
      <w:r w:rsidRPr="00CF6F3D">
        <w:rPr>
          <w:lang w:val="en-US"/>
        </w:rPr>
        <w:t>).show</w:t>
      </w:r>
      <w:proofErr w:type="gramEnd"/>
      <w:r w:rsidRPr="00CF6F3D">
        <w:rPr>
          <w:lang w:val="en-US"/>
        </w:rPr>
        <w:t>();</w:t>
      </w:r>
    </w:p>
    <w:p w14:paraId="74BA19A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$SIDEBAR_MENU.find('</w:t>
      </w:r>
      <w:proofErr w:type="gramStart"/>
      <w:r w:rsidRPr="00CF6F3D">
        <w:rPr>
          <w:lang w:val="en-US"/>
        </w:rPr>
        <w:t>li.active</w:t>
      </w:r>
      <w:proofErr w:type="gramEnd"/>
      <w:r w:rsidRPr="00CF6F3D">
        <w:rPr>
          <w:lang w:val="en-US"/>
        </w:rPr>
        <w:t>-sm'</w:t>
      </w:r>
      <w:proofErr w:type="gramStart"/>
      <w:r w:rsidRPr="00CF6F3D">
        <w:rPr>
          <w:lang w:val="en-US"/>
        </w:rPr>
        <w:t>).addClass</w:t>
      </w:r>
      <w:proofErr w:type="gramEnd"/>
      <w:r w:rsidRPr="00CF6F3D">
        <w:rPr>
          <w:lang w:val="en-US"/>
        </w:rPr>
        <w:t>('active'</w:t>
      </w:r>
      <w:proofErr w:type="gramStart"/>
      <w:r w:rsidRPr="00CF6F3D">
        <w:rPr>
          <w:lang w:val="en-US"/>
        </w:rPr>
        <w:t>).removeClass</w:t>
      </w:r>
      <w:proofErr w:type="gramEnd"/>
      <w:r w:rsidRPr="00CF6F3D">
        <w:rPr>
          <w:lang w:val="en-US"/>
        </w:rPr>
        <w:t>('active-sm');</w:t>
      </w:r>
    </w:p>
    <w:p w14:paraId="2278536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</w:t>
      </w:r>
    </w:p>
    <w:p w14:paraId="7D253205" w14:textId="77777777" w:rsidR="00CF6F3D" w:rsidRPr="00CF6F3D" w:rsidRDefault="00CF6F3D" w:rsidP="00CF6F3D">
      <w:pPr>
        <w:rPr>
          <w:lang w:val="en-US"/>
        </w:rPr>
      </w:pPr>
    </w:p>
    <w:p w14:paraId="16FCD73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</w:t>
      </w:r>
      <w:proofErr w:type="spellStart"/>
      <w:r w:rsidRPr="00CF6F3D">
        <w:rPr>
          <w:lang w:val="en-US"/>
        </w:rPr>
        <w:t>BODY.toggleClass</w:t>
      </w:r>
      <w:proofErr w:type="spellEnd"/>
      <w:r w:rsidRPr="00CF6F3D">
        <w:rPr>
          <w:lang w:val="en-US"/>
        </w:rPr>
        <w:t>('nav-md nav-</w:t>
      </w:r>
      <w:proofErr w:type="spellStart"/>
      <w:r w:rsidRPr="00CF6F3D">
        <w:rPr>
          <w:lang w:val="en-US"/>
        </w:rPr>
        <w:t>sm</w:t>
      </w:r>
      <w:proofErr w:type="spellEnd"/>
      <w:r w:rsidRPr="00CF6F3D">
        <w:rPr>
          <w:lang w:val="en-US"/>
        </w:rPr>
        <w:t>');</w:t>
      </w:r>
    </w:p>
    <w:p w14:paraId="7CD913F2" w14:textId="77777777" w:rsidR="00CF6F3D" w:rsidRPr="00CF6F3D" w:rsidRDefault="00CF6F3D" w:rsidP="00CF6F3D">
      <w:pPr>
        <w:rPr>
          <w:lang w:val="en-US"/>
        </w:rPr>
      </w:pPr>
    </w:p>
    <w:p w14:paraId="2EDF293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  <w:proofErr w:type="spellStart"/>
      <w:proofErr w:type="gramStart"/>
      <w:r w:rsidRPr="00CF6F3D">
        <w:rPr>
          <w:lang w:val="en-US"/>
        </w:rPr>
        <w:t>setContentHeight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423E12F4" w14:textId="77777777" w:rsidR="00CF6F3D" w:rsidRPr="00CF6F3D" w:rsidRDefault="00CF6F3D" w:rsidP="00CF6F3D">
      <w:pPr>
        <w:rPr>
          <w:lang w:val="en-US"/>
        </w:rPr>
      </w:pPr>
    </w:p>
    <w:p w14:paraId="6269F5E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dataTable</w:t>
      </w:r>
      <w:proofErr w:type="spellEnd"/>
      <w:proofErr w:type="gram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).each</w:t>
      </w:r>
      <w:proofErr w:type="gramEnd"/>
      <w:r w:rsidRPr="00CF6F3D">
        <w:rPr>
          <w:lang w:val="en-US"/>
        </w:rPr>
        <w:t xml:space="preserve"> </w:t>
      </w:r>
      <w:proofErr w:type="gramStart"/>
      <w:r w:rsidRPr="00CF6F3D">
        <w:rPr>
          <w:lang w:val="en-US"/>
        </w:rPr>
        <w:t>( function</w:t>
      </w:r>
      <w:proofErr w:type="gramEnd"/>
      <w:r w:rsidRPr="00CF6F3D">
        <w:rPr>
          <w:lang w:val="en-US"/>
        </w:rPr>
        <w:t xml:space="preserve"> () </w:t>
      </w:r>
      <w:proofErr w:type="gramStart"/>
      <w:r w:rsidRPr="00CF6F3D">
        <w:rPr>
          <w:lang w:val="en-US"/>
        </w:rPr>
        <w:t>{ $</w:t>
      </w:r>
      <w:proofErr w:type="gramEnd"/>
      <w:r w:rsidRPr="00CF6F3D">
        <w:rPr>
          <w:lang w:val="en-US"/>
        </w:rPr>
        <w:t>(this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dataTable</w:t>
      </w:r>
      <w:proofErr w:type="spellEnd"/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fnDraw</w:t>
      </w:r>
      <w:proofErr w:type="spellEnd"/>
      <w:proofErr w:type="gramEnd"/>
      <w:r w:rsidRPr="00CF6F3D">
        <w:rPr>
          <w:lang w:val="en-US"/>
        </w:rPr>
        <w:t>()</w:t>
      </w:r>
      <w:proofErr w:type="gramStart"/>
      <w:r w:rsidRPr="00CF6F3D">
        <w:rPr>
          <w:lang w:val="en-US"/>
        </w:rPr>
        <w:t>; }</w:t>
      </w:r>
      <w:proofErr w:type="gramEnd"/>
      <w:r w:rsidRPr="00CF6F3D">
        <w:rPr>
          <w:lang w:val="en-US"/>
        </w:rPr>
        <w:t>);</w:t>
      </w:r>
    </w:p>
    <w:p w14:paraId="160B81E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52832C5F" w14:textId="77777777" w:rsidR="00CF6F3D" w:rsidRPr="00CF6F3D" w:rsidRDefault="00CF6F3D" w:rsidP="00CF6F3D">
      <w:pPr>
        <w:rPr>
          <w:lang w:val="en-US"/>
        </w:rPr>
      </w:pPr>
    </w:p>
    <w:p w14:paraId="0D4A0DD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// check active menu</w:t>
      </w:r>
    </w:p>
    <w:p w14:paraId="6D02602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</w:t>
      </w:r>
      <w:proofErr w:type="spellStart"/>
      <w:r w:rsidRPr="00CF6F3D">
        <w:rPr>
          <w:lang w:val="en-US"/>
        </w:rPr>
        <w:t>SIDEBAR_MENU.find</w:t>
      </w:r>
      <w:proofErr w:type="spellEnd"/>
      <w:r w:rsidRPr="00CF6F3D">
        <w:rPr>
          <w:lang w:val="en-US"/>
        </w:rPr>
        <w:t>('</w:t>
      </w:r>
      <w:proofErr w:type="gramStart"/>
      <w:r w:rsidRPr="00CF6F3D">
        <w:rPr>
          <w:lang w:val="en-US"/>
        </w:rPr>
        <w:t>a[</w:t>
      </w:r>
      <w:proofErr w:type="spellStart"/>
      <w:proofErr w:type="gramEnd"/>
      <w:r w:rsidRPr="00CF6F3D">
        <w:rPr>
          <w:lang w:val="en-US"/>
        </w:rPr>
        <w:t>href</w:t>
      </w:r>
      <w:proofErr w:type="spellEnd"/>
      <w:r w:rsidRPr="00CF6F3D">
        <w:rPr>
          <w:lang w:val="en-US"/>
        </w:rPr>
        <w:t>="' + CURRENT_URL + '"]'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('li'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addClass</w:t>
      </w:r>
      <w:proofErr w:type="spellEnd"/>
      <w:proofErr w:type="gramEnd"/>
      <w:r w:rsidRPr="00CF6F3D">
        <w:rPr>
          <w:lang w:val="en-US"/>
        </w:rPr>
        <w:t>('current-page');</w:t>
      </w:r>
    </w:p>
    <w:p w14:paraId="0F2E961A" w14:textId="77777777" w:rsidR="00CF6F3D" w:rsidRPr="00CF6F3D" w:rsidRDefault="00CF6F3D" w:rsidP="00CF6F3D">
      <w:pPr>
        <w:rPr>
          <w:lang w:val="en-US"/>
        </w:rPr>
      </w:pPr>
    </w:p>
    <w:p w14:paraId="09411B4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</w:t>
      </w:r>
      <w:proofErr w:type="spellStart"/>
      <w:r w:rsidRPr="00CF6F3D">
        <w:rPr>
          <w:lang w:val="en-US"/>
        </w:rPr>
        <w:t>SIDEBAR_MENU.find</w:t>
      </w:r>
      <w:proofErr w:type="spellEnd"/>
      <w:r w:rsidRPr="00CF6F3D">
        <w:rPr>
          <w:lang w:val="en-US"/>
        </w:rPr>
        <w:t>('a'</w:t>
      </w:r>
      <w:proofErr w:type="gramStart"/>
      <w:r w:rsidRPr="00CF6F3D">
        <w:rPr>
          <w:lang w:val="en-US"/>
        </w:rPr>
        <w:t>).filter</w:t>
      </w:r>
      <w:proofErr w:type="gramEnd"/>
      <w:r w:rsidRPr="00CF6F3D">
        <w:rPr>
          <w:lang w:val="en-US"/>
        </w:rPr>
        <w:t>(function () {</w:t>
      </w:r>
    </w:p>
    <w:p w14:paraId="21BFE5E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return </w:t>
      </w:r>
      <w:proofErr w:type="spellStart"/>
      <w:proofErr w:type="gramStart"/>
      <w:r w:rsidRPr="00CF6F3D">
        <w:rPr>
          <w:lang w:val="en-US"/>
        </w:rPr>
        <w:t>this.href</w:t>
      </w:r>
      <w:proofErr w:type="spellEnd"/>
      <w:proofErr w:type="gramEnd"/>
      <w:r w:rsidRPr="00CF6F3D">
        <w:rPr>
          <w:lang w:val="en-US"/>
        </w:rPr>
        <w:t xml:space="preserve"> == CURRENT_URL;</w:t>
      </w:r>
    </w:p>
    <w:p w14:paraId="59E3C5D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('li'</w:t>
      </w:r>
      <w:proofErr w:type="gramStart"/>
      <w:r w:rsidRPr="00CF6F3D">
        <w:rPr>
          <w:lang w:val="en-US"/>
        </w:rPr>
        <w:t>).addClass</w:t>
      </w:r>
      <w:proofErr w:type="gramEnd"/>
      <w:r w:rsidRPr="00CF6F3D">
        <w:rPr>
          <w:lang w:val="en-US"/>
        </w:rPr>
        <w:t>('current-page'</w:t>
      </w:r>
      <w:proofErr w:type="gramStart"/>
      <w:r w:rsidRPr="00CF6F3D">
        <w:rPr>
          <w:lang w:val="en-US"/>
        </w:rPr>
        <w:t>).parents</w:t>
      </w:r>
      <w:proofErr w:type="gramEnd"/>
      <w:r w:rsidRPr="00CF6F3D">
        <w:rPr>
          <w:lang w:val="en-US"/>
        </w:rPr>
        <w:t>('ul'</w:t>
      </w:r>
      <w:proofErr w:type="gramStart"/>
      <w:r w:rsidRPr="00CF6F3D">
        <w:rPr>
          <w:lang w:val="en-US"/>
        </w:rPr>
        <w:t>).slideDown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122939F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  <w:proofErr w:type="spellStart"/>
      <w:proofErr w:type="gramStart"/>
      <w:r w:rsidRPr="00CF6F3D">
        <w:rPr>
          <w:lang w:val="en-US"/>
        </w:rPr>
        <w:t>setContentHeight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52A1C4C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addClass</w:t>
      </w:r>
      <w:proofErr w:type="spellEnd"/>
      <w:proofErr w:type="gramEnd"/>
      <w:r w:rsidRPr="00CF6F3D">
        <w:rPr>
          <w:lang w:val="en-US"/>
        </w:rPr>
        <w:t>('active');</w:t>
      </w:r>
    </w:p>
    <w:p w14:paraId="2306A611" w14:textId="77777777" w:rsidR="00CF6F3D" w:rsidRPr="00CF6F3D" w:rsidRDefault="00CF6F3D" w:rsidP="00CF6F3D">
      <w:pPr>
        <w:rPr>
          <w:lang w:val="en-US"/>
        </w:rPr>
      </w:pPr>
    </w:p>
    <w:p w14:paraId="511D8E4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// recompute content when resizing</w:t>
      </w:r>
    </w:p>
    <w:p w14:paraId="75E7104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$(window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smartresize</w:t>
      </w:r>
      <w:proofErr w:type="spellEnd"/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function(){</w:t>
      </w:r>
      <w:proofErr w:type="gramEnd"/>
      <w:r w:rsidRPr="00CF6F3D">
        <w:rPr>
          <w:lang w:val="en-US"/>
        </w:rPr>
        <w:t xml:space="preserve">  </w:t>
      </w:r>
    </w:p>
    <w:p w14:paraId="3C695F1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  <w:proofErr w:type="spellStart"/>
      <w:proofErr w:type="gramStart"/>
      <w:r w:rsidRPr="00CF6F3D">
        <w:rPr>
          <w:lang w:val="en-US"/>
        </w:rPr>
        <w:t>setContentHeight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3172F98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22DCBFDD" w14:textId="77777777" w:rsidR="00CF6F3D" w:rsidRPr="00CF6F3D" w:rsidRDefault="00CF6F3D" w:rsidP="00CF6F3D">
      <w:pPr>
        <w:rPr>
          <w:lang w:val="en-US"/>
        </w:rPr>
      </w:pPr>
    </w:p>
    <w:p w14:paraId="09B93DC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proofErr w:type="gramStart"/>
      <w:r w:rsidRPr="00CF6F3D">
        <w:rPr>
          <w:lang w:val="en-US"/>
        </w:rPr>
        <w:t>setContentHeight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2282DEFF" w14:textId="77777777" w:rsidR="00CF6F3D" w:rsidRPr="00CF6F3D" w:rsidRDefault="00CF6F3D" w:rsidP="00CF6F3D">
      <w:pPr>
        <w:rPr>
          <w:lang w:val="en-US"/>
        </w:rPr>
      </w:pPr>
    </w:p>
    <w:p w14:paraId="11B193D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// fixed sidebar</w:t>
      </w:r>
    </w:p>
    <w:p w14:paraId="648233B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if ($.</w:t>
      </w:r>
      <w:proofErr w:type="spellStart"/>
      <w:proofErr w:type="gramStart"/>
      <w:r w:rsidRPr="00CF6F3D">
        <w:rPr>
          <w:lang w:val="en-US"/>
        </w:rPr>
        <w:t>fn.mCustomScrollbar</w:t>
      </w:r>
      <w:proofErr w:type="spellEnd"/>
      <w:proofErr w:type="gramEnd"/>
      <w:r w:rsidRPr="00CF6F3D">
        <w:rPr>
          <w:lang w:val="en-US"/>
        </w:rPr>
        <w:t>) {</w:t>
      </w:r>
    </w:p>
    <w:p w14:paraId="7207CB2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menu</w:t>
      </w:r>
      <w:proofErr w:type="gramEnd"/>
      <w:r w:rsidRPr="00CF6F3D">
        <w:rPr>
          <w:lang w:val="en-US"/>
        </w:rPr>
        <w:t>_fixed</w:t>
      </w:r>
      <w:proofErr w:type="spell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mCustomScrollbar</w:t>
      </w:r>
      <w:proofErr w:type="spellEnd"/>
      <w:proofErr w:type="gramEnd"/>
      <w:r w:rsidRPr="00CF6F3D">
        <w:rPr>
          <w:lang w:val="en-US"/>
        </w:rPr>
        <w:t>({</w:t>
      </w:r>
    </w:p>
    <w:p w14:paraId="300A5E4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</w:t>
      </w:r>
      <w:proofErr w:type="spellStart"/>
      <w:r w:rsidRPr="00CF6F3D">
        <w:rPr>
          <w:lang w:val="en-US"/>
        </w:rPr>
        <w:t>autoHideScrollbar</w:t>
      </w:r>
      <w:proofErr w:type="spellEnd"/>
      <w:r w:rsidRPr="00CF6F3D">
        <w:rPr>
          <w:lang w:val="en-US"/>
        </w:rPr>
        <w:t>: true,</w:t>
      </w:r>
    </w:p>
    <w:p w14:paraId="18D0B1F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theme: 'minimal',</w:t>
      </w:r>
    </w:p>
    <w:p w14:paraId="19487CE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</w:t>
      </w:r>
      <w:proofErr w:type="spellStart"/>
      <w:proofErr w:type="gramStart"/>
      <w:r w:rsidRPr="00CF6F3D">
        <w:rPr>
          <w:lang w:val="en-US"/>
        </w:rPr>
        <w:t>mouseWheel</w:t>
      </w:r>
      <w:proofErr w:type="spellEnd"/>
      <w:r w:rsidRPr="00CF6F3D">
        <w:rPr>
          <w:lang w:val="en-US"/>
        </w:rPr>
        <w:t>:{</w:t>
      </w:r>
      <w:proofErr w:type="gramEnd"/>
      <w:r w:rsidRPr="00CF6F3D">
        <w:rPr>
          <w:lang w:val="en-US"/>
        </w:rPr>
        <w:t xml:space="preserve"> </w:t>
      </w:r>
      <w:proofErr w:type="spellStart"/>
      <w:r w:rsidRPr="00CF6F3D">
        <w:rPr>
          <w:lang w:val="en-US"/>
        </w:rPr>
        <w:t>preventDefault</w:t>
      </w:r>
      <w:proofErr w:type="spellEnd"/>
      <w:r w:rsidRPr="00CF6F3D">
        <w:rPr>
          <w:lang w:val="en-US"/>
        </w:rPr>
        <w:t xml:space="preserve">: </w:t>
      </w:r>
      <w:proofErr w:type="gramStart"/>
      <w:r w:rsidRPr="00CF6F3D">
        <w:rPr>
          <w:lang w:val="en-US"/>
        </w:rPr>
        <w:t>true }</w:t>
      </w:r>
      <w:proofErr w:type="gramEnd"/>
    </w:p>
    <w:p w14:paraId="0CED069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});</w:t>
      </w:r>
    </w:p>
    <w:p w14:paraId="7C22595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</w:p>
    <w:p w14:paraId="4CCA6F4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0D1C607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/Sidebar</w:t>
      </w:r>
    </w:p>
    <w:p w14:paraId="14AEB039" w14:textId="77777777" w:rsidR="00CF6F3D" w:rsidRPr="00CF6F3D" w:rsidRDefault="00CF6F3D" w:rsidP="00CF6F3D">
      <w:pPr>
        <w:rPr>
          <w:lang w:val="en-US"/>
        </w:rPr>
      </w:pPr>
    </w:p>
    <w:p w14:paraId="0CAB242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Panel toolbox</w:t>
      </w:r>
    </w:p>
    <w:p w14:paraId="1C96641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508A156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</w:t>
      </w:r>
      <w:proofErr w:type="gramStart"/>
      <w:r w:rsidRPr="00CF6F3D">
        <w:rPr>
          <w:lang w:val="en-US"/>
        </w:rPr>
        <w:t>'.collapse</w:t>
      </w:r>
      <w:proofErr w:type="gramEnd"/>
      <w:r w:rsidRPr="00CF6F3D">
        <w:rPr>
          <w:lang w:val="en-US"/>
        </w:rPr>
        <w:t>-link'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 xml:space="preserve">('click', 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5C64DF5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var $BOX_PANEL = $(this</w:t>
      </w:r>
      <w:proofErr w:type="gramStart"/>
      <w:r w:rsidRPr="00CF6F3D">
        <w:rPr>
          <w:lang w:val="en-US"/>
        </w:rPr>
        <w:t>).closest</w:t>
      </w:r>
      <w:proofErr w:type="gramEnd"/>
      <w:r w:rsidRPr="00CF6F3D">
        <w:rPr>
          <w:lang w:val="en-US"/>
        </w:rPr>
        <w:t>('.</w:t>
      </w:r>
      <w:proofErr w:type="spellStart"/>
      <w:r w:rsidRPr="00CF6F3D">
        <w:rPr>
          <w:lang w:val="en-US"/>
        </w:rPr>
        <w:t>x_panel</w:t>
      </w:r>
      <w:proofErr w:type="spellEnd"/>
      <w:r w:rsidRPr="00CF6F3D">
        <w:rPr>
          <w:lang w:val="en-US"/>
        </w:rPr>
        <w:t>'),</w:t>
      </w:r>
    </w:p>
    <w:p w14:paraId="24D930A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$ICON = $(this</w:t>
      </w:r>
      <w:proofErr w:type="gramStart"/>
      <w:r w:rsidRPr="00CF6F3D">
        <w:rPr>
          <w:lang w:val="en-US"/>
        </w:rPr>
        <w:t>).find</w:t>
      </w:r>
      <w:proofErr w:type="gram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i</w:t>
      </w:r>
      <w:proofErr w:type="spellEnd"/>
      <w:r w:rsidRPr="00CF6F3D">
        <w:rPr>
          <w:lang w:val="en-US"/>
        </w:rPr>
        <w:t>'),</w:t>
      </w:r>
    </w:p>
    <w:p w14:paraId="3B2B350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$BOX_CONTENT = $</w:t>
      </w:r>
      <w:proofErr w:type="spellStart"/>
      <w:r w:rsidRPr="00CF6F3D">
        <w:rPr>
          <w:lang w:val="en-US"/>
        </w:rPr>
        <w:t>BOX_PANEL.find</w:t>
      </w:r>
      <w:proofErr w:type="spellEnd"/>
      <w:r w:rsidRPr="00CF6F3D">
        <w:rPr>
          <w:lang w:val="en-US"/>
        </w:rPr>
        <w:t>('.</w:t>
      </w:r>
      <w:proofErr w:type="spellStart"/>
      <w:r w:rsidRPr="00CF6F3D">
        <w:rPr>
          <w:lang w:val="en-US"/>
        </w:rPr>
        <w:t>x_content</w:t>
      </w:r>
      <w:proofErr w:type="spellEnd"/>
      <w:r w:rsidRPr="00CF6F3D">
        <w:rPr>
          <w:lang w:val="en-US"/>
        </w:rPr>
        <w:t>');</w:t>
      </w:r>
    </w:p>
    <w:p w14:paraId="039F262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</w:p>
    <w:p w14:paraId="0B86F49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// fix for some div with hardcoded fix class</w:t>
      </w:r>
    </w:p>
    <w:p w14:paraId="53612F1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if ($</w:t>
      </w:r>
      <w:proofErr w:type="spellStart"/>
      <w:r w:rsidRPr="00CF6F3D">
        <w:rPr>
          <w:lang w:val="en-US"/>
        </w:rPr>
        <w:t>BOX_PANEL.attr</w:t>
      </w:r>
      <w:proofErr w:type="spellEnd"/>
      <w:r w:rsidRPr="00CF6F3D">
        <w:rPr>
          <w:lang w:val="en-US"/>
        </w:rPr>
        <w:t>('style')) {</w:t>
      </w:r>
    </w:p>
    <w:p w14:paraId="5257C1E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r w:rsidRPr="00CF6F3D">
        <w:rPr>
          <w:lang w:val="en-US"/>
        </w:rPr>
        <w:t>BOX_CONTENT.slideToggle</w:t>
      </w:r>
      <w:proofErr w:type="spellEnd"/>
      <w:r w:rsidRPr="00CF6F3D">
        <w:rPr>
          <w:lang w:val="en-US"/>
        </w:rPr>
        <w:t xml:space="preserve">(200, </w:t>
      </w:r>
      <w:proofErr w:type="gramStart"/>
      <w:r w:rsidRPr="00CF6F3D">
        <w:rPr>
          <w:lang w:val="en-US"/>
        </w:rPr>
        <w:t>function(){</w:t>
      </w:r>
      <w:proofErr w:type="gramEnd"/>
    </w:p>
    <w:p w14:paraId="0BB7424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    $</w:t>
      </w:r>
      <w:proofErr w:type="spellStart"/>
      <w:r w:rsidRPr="00CF6F3D">
        <w:rPr>
          <w:lang w:val="en-US"/>
        </w:rPr>
        <w:t>BOX_PANEL.removeAttr</w:t>
      </w:r>
      <w:proofErr w:type="spellEnd"/>
      <w:r w:rsidRPr="00CF6F3D">
        <w:rPr>
          <w:lang w:val="en-US"/>
        </w:rPr>
        <w:t>('style');</w:t>
      </w:r>
    </w:p>
    <w:p w14:paraId="1076FCA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});</w:t>
      </w:r>
    </w:p>
    <w:p w14:paraId="3FC68DF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lastRenderedPageBreak/>
        <w:t>        } else {</w:t>
      </w:r>
    </w:p>
    <w:p w14:paraId="3F4148F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r w:rsidRPr="00CF6F3D">
        <w:rPr>
          <w:lang w:val="en-US"/>
        </w:rPr>
        <w:t>BOX_CONTENT.slideToggle</w:t>
      </w:r>
      <w:proofErr w:type="spellEnd"/>
      <w:r w:rsidRPr="00CF6F3D">
        <w:rPr>
          <w:lang w:val="en-US"/>
        </w:rPr>
        <w:t xml:space="preserve">(200); </w:t>
      </w:r>
    </w:p>
    <w:p w14:paraId="469A39A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gramStart"/>
      <w:r w:rsidRPr="00CF6F3D">
        <w:rPr>
          <w:lang w:val="en-US"/>
        </w:rPr>
        <w:t>BOX_PANEL.css(</w:t>
      </w:r>
      <w:proofErr w:type="gramEnd"/>
      <w:r w:rsidRPr="00CF6F3D">
        <w:rPr>
          <w:lang w:val="en-US"/>
        </w:rPr>
        <w:t>'height', 'auto');  </w:t>
      </w:r>
    </w:p>
    <w:p w14:paraId="25A36FE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</w:t>
      </w:r>
    </w:p>
    <w:p w14:paraId="0A0994EB" w14:textId="77777777" w:rsidR="00CF6F3D" w:rsidRPr="00CF6F3D" w:rsidRDefault="00CF6F3D" w:rsidP="00CF6F3D">
      <w:pPr>
        <w:rPr>
          <w:lang w:val="en-US"/>
        </w:rPr>
      </w:pPr>
    </w:p>
    <w:p w14:paraId="2CA2A93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</w:t>
      </w:r>
      <w:proofErr w:type="spellStart"/>
      <w:r w:rsidRPr="00CF6F3D">
        <w:rPr>
          <w:lang w:val="en-US"/>
        </w:rPr>
        <w:t>ICON.toggleClass</w:t>
      </w:r>
      <w:proofErr w:type="spellEnd"/>
      <w:r w:rsidRPr="00CF6F3D">
        <w:rPr>
          <w:lang w:val="en-US"/>
        </w:rPr>
        <w:t>('fa-chevron-up fa-chevron-down');</w:t>
      </w:r>
    </w:p>
    <w:p w14:paraId="7742F63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5EEC0474" w14:textId="77777777" w:rsidR="00CF6F3D" w:rsidRPr="00CF6F3D" w:rsidRDefault="00CF6F3D" w:rsidP="00CF6F3D">
      <w:pPr>
        <w:rPr>
          <w:lang w:val="en-US"/>
        </w:rPr>
      </w:pPr>
    </w:p>
    <w:p w14:paraId="1F73AEC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</w:t>
      </w:r>
      <w:proofErr w:type="gramStart"/>
      <w:r w:rsidRPr="00CF6F3D">
        <w:rPr>
          <w:lang w:val="en-US"/>
        </w:rPr>
        <w:t>'.close</w:t>
      </w:r>
      <w:proofErr w:type="gramEnd"/>
      <w:r w:rsidRPr="00CF6F3D">
        <w:rPr>
          <w:lang w:val="en-US"/>
        </w:rPr>
        <w:t>-link'</w:t>
      </w:r>
      <w:proofErr w:type="gramStart"/>
      <w:r w:rsidRPr="00CF6F3D">
        <w:rPr>
          <w:lang w:val="en-US"/>
        </w:rPr>
        <w:t>).click</w:t>
      </w:r>
      <w:proofErr w:type="gramEnd"/>
      <w:r w:rsidRPr="00CF6F3D">
        <w:rPr>
          <w:lang w:val="en-US"/>
        </w:rPr>
        <w:t>(function () {</w:t>
      </w:r>
    </w:p>
    <w:p w14:paraId="340503E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var $BOX_PANEL = $(this</w:t>
      </w:r>
      <w:proofErr w:type="gramStart"/>
      <w:r w:rsidRPr="00CF6F3D">
        <w:rPr>
          <w:lang w:val="en-US"/>
        </w:rPr>
        <w:t>).closest</w:t>
      </w:r>
      <w:proofErr w:type="gramEnd"/>
      <w:r w:rsidRPr="00CF6F3D">
        <w:rPr>
          <w:lang w:val="en-US"/>
        </w:rPr>
        <w:t>('.</w:t>
      </w:r>
      <w:proofErr w:type="spellStart"/>
      <w:r w:rsidRPr="00CF6F3D">
        <w:rPr>
          <w:lang w:val="en-US"/>
        </w:rPr>
        <w:t>x_panel</w:t>
      </w:r>
      <w:proofErr w:type="spellEnd"/>
      <w:r w:rsidRPr="00CF6F3D">
        <w:rPr>
          <w:lang w:val="en-US"/>
        </w:rPr>
        <w:t>');</w:t>
      </w:r>
    </w:p>
    <w:p w14:paraId="3F7469B3" w14:textId="77777777" w:rsidR="00CF6F3D" w:rsidRPr="00CF6F3D" w:rsidRDefault="00CF6F3D" w:rsidP="00CF6F3D">
      <w:pPr>
        <w:rPr>
          <w:lang w:val="en-US"/>
        </w:rPr>
      </w:pPr>
    </w:p>
    <w:p w14:paraId="7007C04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</w:t>
      </w:r>
      <w:proofErr w:type="spellStart"/>
      <w:r w:rsidRPr="00CF6F3D">
        <w:rPr>
          <w:lang w:val="en-US"/>
        </w:rPr>
        <w:t>BOX_PANEL.remove</w:t>
      </w:r>
      <w:proofErr w:type="spellEnd"/>
      <w:r w:rsidRPr="00CF6F3D">
        <w:rPr>
          <w:lang w:val="en-US"/>
        </w:rPr>
        <w:t>();</w:t>
      </w:r>
    </w:p>
    <w:p w14:paraId="746781B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41E805F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7D39053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/Panel toolbox</w:t>
      </w:r>
    </w:p>
    <w:p w14:paraId="0F8A8CFE" w14:textId="77777777" w:rsidR="00CF6F3D" w:rsidRPr="00CF6F3D" w:rsidRDefault="00CF6F3D" w:rsidP="00CF6F3D">
      <w:pPr>
        <w:rPr>
          <w:lang w:val="en-US"/>
        </w:rPr>
      </w:pPr>
    </w:p>
    <w:p w14:paraId="514F96C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Tooltip</w:t>
      </w:r>
    </w:p>
    <w:p w14:paraId="755769F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358817B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$('[data-toggle="tooltip"]'</w:t>
      </w:r>
      <w:proofErr w:type="gramStart"/>
      <w:r w:rsidRPr="00CF6F3D">
        <w:rPr>
          <w:lang w:val="en-US"/>
        </w:rPr>
        <w:t>).tooltip</w:t>
      </w:r>
      <w:proofErr w:type="gramEnd"/>
      <w:r w:rsidRPr="00CF6F3D">
        <w:rPr>
          <w:lang w:val="en-US"/>
        </w:rPr>
        <w:t>({</w:t>
      </w:r>
    </w:p>
    <w:p w14:paraId="4103C21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container: 'body'</w:t>
      </w:r>
    </w:p>
    <w:p w14:paraId="4839E60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703AE6D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1EB7DFA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/Tooltip</w:t>
      </w:r>
    </w:p>
    <w:p w14:paraId="0F0C50E8" w14:textId="77777777" w:rsidR="00CF6F3D" w:rsidRPr="00CF6F3D" w:rsidRDefault="00CF6F3D" w:rsidP="00CF6F3D">
      <w:pPr>
        <w:rPr>
          <w:lang w:val="en-US"/>
        </w:rPr>
      </w:pPr>
    </w:p>
    <w:p w14:paraId="6688871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// </w:t>
      </w:r>
      <w:proofErr w:type="spellStart"/>
      <w:r w:rsidRPr="00CF6F3D">
        <w:rPr>
          <w:lang w:val="en-US"/>
        </w:rPr>
        <w:t>Progressbar</w:t>
      </w:r>
      <w:proofErr w:type="spellEnd"/>
    </w:p>
    <w:p w14:paraId="1EB3105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5685A52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lastRenderedPageBreak/>
        <w:t>    if ($(</w:t>
      </w:r>
      <w:proofErr w:type="gramStart"/>
      <w:r w:rsidRPr="00CF6F3D">
        <w:rPr>
          <w:lang w:val="en-US"/>
        </w:rPr>
        <w:t>".progress .progress</w:t>
      </w:r>
      <w:proofErr w:type="gramEnd"/>
      <w:r w:rsidRPr="00CF6F3D">
        <w:rPr>
          <w:lang w:val="en-US"/>
        </w:rPr>
        <w:t>-bar</w:t>
      </w:r>
      <w:proofErr w:type="gramStart"/>
      <w:r w:rsidRPr="00CF6F3D">
        <w:rPr>
          <w:lang w:val="en-US"/>
        </w:rPr>
        <w:t>")[</w:t>
      </w:r>
      <w:proofErr w:type="gramEnd"/>
      <w:r w:rsidRPr="00CF6F3D">
        <w:rPr>
          <w:lang w:val="en-US"/>
        </w:rPr>
        <w:t>0]) {</w:t>
      </w:r>
    </w:p>
    <w:p w14:paraId="601EA09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'.progress .progress</w:t>
      </w:r>
      <w:proofErr w:type="gramEnd"/>
      <w:r w:rsidRPr="00CF6F3D">
        <w:rPr>
          <w:lang w:val="en-US"/>
        </w:rPr>
        <w:t>-bar'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progressbar</w:t>
      </w:r>
      <w:proofErr w:type="spellEnd"/>
      <w:proofErr w:type="gramEnd"/>
      <w:r w:rsidRPr="00CF6F3D">
        <w:rPr>
          <w:lang w:val="en-US"/>
        </w:rPr>
        <w:t>();</w:t>
      </w:r>
    </w:p>
    <w:p w14:paraId="12029FC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</w:p>
    <w:p w14:paraId="09B7C17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698528C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/</w:t>
      </w:r>
      <w:proofErr w:type="spellStart"/>
      <w:r w:rsidRPr="00CF6F3D">
        <w:rPr>
          <w:lang w:val="en-US"/>
        </w:rPr>
        <w:t>Progressbar</w:t>
      </w:r>
      <w:proofErr w:type="spellEnd"/>
    </w:p>
    <w:p w14:paraId="347B1A03" w14:textId="77777777" w:rsidR="00CF6F3D" w:rsidRPr="00CF6F3D" w:rsidRDefault="00CF6F3D" w:rsidP="00CF6F3D">
      <w:pPr>
        <w:rPr>
          <w:lang w:val="en-US"/>
        </w:rPr>
      </w:pPr>
    </w:p>
    <w:p w14:paraId="71A1C14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// </w:t>
      </w:r>
      <w:proofErr w:type="spellStart"/>
      <w:r w:rsidRPr="00CF6F3D">
        <w:rPr>
          <w:lang w:val="en-US"/>
        </w:rPr>
        <w:t>Switchery</w:t>
      </w:r>
      <w:proofErr w:type="spellEnd"/>
    </w:p>
    <w:p w14:paraId="657F9E1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6BE1FE6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if ($(".</w:t>
      </w:r>
      <w:proofErr w:type="spellStart"/>
      <w:r w:rsidRPr="00CF6F3D">
        <w:rPr>
          <w:lang w:val="en-US"/>
        </w:rPr>
        <w:t>js</w:t>
      </w:r>
      <w:proofErr w:type="spellEnd"/>
      <w:r w:rsidRPr="00CF6F3D">
        <w:rPr>
          <w:lang w:val="en-US"/>
        </w:rPr>
        <w:t>-switch</w:t>
      </w:r>
      <w:proofErr w:type="gramStart"/>
      <w:r w:rsidRPr="00CF6F3D">
        <w:rPr>
          <w:lang w:val="en-US"/>
        </w:rPr>
        <w:t>")[</w:t>
      </w:r>
      <w:proofErr w:type="gramEnd"/>
      <w:r w:rsidRPr="00CF6F3D">
        <w:rPr>
          <w:lang w:val="en-US"/>
        </w:rPr>
        <w:t>0]) {</w:t>
      </w:r>
    </w:p>
    <w:p w14:paraId="57EA7C6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var </w:t>
      </w:r>
      <w:proofErr w:type="spellStart"/>
      <w:r w:rsidRPr="00CF6F3D">
        <w:rPr>
          <w:lang w:val="en-US"/>
        </w:rPr>
        <w:t>elems</w:t>
      </w:r>
      <w:proofErr w:type="spellEnd"/>
      <w:r w:rsidRPr="00CF6F3D">
        <w:rPr>
          <w:lang w:val="en-US"/>
        </w:rPr>
        <w:t xml:space="preserve"> = </w:t>
      </w:r>
      <w:proofErr w:type="gramStart"/>
      <w:r w:rsidRPr="00CF6F3D">
        <w:rPr>
          <w:lang w:val="en-US"/>
        </w:rPr>
        <w:t>Array.prototype.slice</w:t>
      </w:r>
      <w:proofErr w:type="gramEnd"/>
      <w:r w:rsidRPr="00CF6F3D">
        <w:rPr>
          <w:lang w:val="en-US"/>
        </w:rPr>
        <w:t>.call(</w:t>
      </w:r>
      <w:proofErr w:type="gramStart"/>
      <w:r w:rsidRPr="00CF6F3D">
        <w:rPr>
          <w:lang w:val="en-US"/>
        </w:rPr>
        <w:t>document.querySelectorAll</w:t>
      </w:r>
      <w:proofErr w:type="gramEnd"/>
      <w:r w:rsidRPr="00CF6F3D">
        <w:rPr>
          <w:lang w:val="en-US"/>
        </w:rPr>
        <w:t>('.js-switch'));</w:t>
      </w:r>
    </w:p>
    <w:p w14:paraId="59B36F5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  <w:proofErr w:type="spellStart"/>
      <w:proofErr w:type="gramStart"/>
      <w:r w:rsidRPr="00CF6F3D">
        <w:rPr>
          <w:lang w:val="en-US"/>
        </w:rPr>
        <w:t>elems.forEach</w:t>
      </w:r>
      <w:proofErr w:type="spellEnd"/>
      <w:proofErr w:type="gramEnd"/>
      <w:r w:rsidRPr="00CF6F3D">
        <w:rPr>
          <w:lang w:val="en-US"/>
        </w:rPr>
        <w:t>(function (html) {</w:t>
      </w:r>
    </w:p>
    <w:p w14:paraId="53C2E9A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var </w:t>
      </w:r>
      <w:proofErr w:type="spellStart"/>
      <w:r w:rsidRPr="00CF6F3D">
        <w:rPr>
          <w:lang w:val="en-US"/>
        </w:rPr>
        <w:t>switchery</w:t>
      </w:r>
      <w:proofErr w:type="spellEnd"/>
      <w:r w:rsidRPr="00CF6F3D">
        <w:rPr>
          <w:lang w:val="en-US"/>
        </w:rPr>
        <w:t xml:space="preserve"> = new </w:t>
      </w:r>
      <w:proofErr w:type="spellStart"/>
      <w:proofErr w:type="gramStart"/>
      <w:r w:rsidRPr="00CF6F3D">
        <w:rPr>
          <w:lang w:val="en-US"/>
        </w:rPr>
        <w:t>Switchery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html, {</w:t>
      </w:r>
    </w:p>
    <w:p w14:paraId="778A29A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    color: '#26B99A'</w:t>
      </w:r>
    </w:p>
    <w:p w14:paraId="0A6C7C7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});</w:t>
      </w:r>
    </w:p>
    <w:p w14:paraId="7EEF3BF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});</w:t>
      </w:r>
    </w:p>
    <w:p w14:paraId="3ADD4E8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</w:p>
    <w:p w14:paraId="571B319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494A5AC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/</w:t>
      </w:r>
      <w:proofErr w:type="spellStart"/>
      <w:r w:rsidRPr="00CF6F3D">
        <w:rPr>
          <w:lang w:val="en-US"/>
        </w:rPr>
        <w:t>Switchery</w:t>
      </w:r>
      <w:proofErr w:type="spellEnd"/>
    </w:p>
    <w:p w14:paraId="448A485C" w14:textId="77777777" w:rsidR="00CF6F3D" w:rsidRPr="00CF6F3D" w:rsidRDefault="00CF6F3D" w:rsidP="00CF6F3D">
      <w:pPr>
        <w:rPr>
          <w:lang w:val="en-US"/>
        </w:rPr>
      </w:pPr>
    </w:p>
    <w:p w14:paraId="0806BBC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// </w:t>
      </w:r>
      <w:proofErr w:type="spellStart"/>
      <w:r w:rsidRPr="00CF6F3D">
        <w:rPr>
          <w:lang w:val="en-US"/>
        </w:rPr>
        <w:t>iCheck</w:t>
      </w:r>
      <w:proofErr w:type="spellEnd"/>
    </w:p>
    <w:p w14:paraId="055D95C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7247FC1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if ($("</w:t>
      </w:r>
      <w:proofErr w:type="spellStart"/>
      <w:proofErr w:type="gramStart"/>
      <w:r w:rsidRPr="00CF6F3D">
        <w:rPr>
          <w:lang w:val="en-US"/>
        </w:rPr>
        <w:t>input.flat</w:t>
      </w:r>
      <w:proofErr w:type="spellEnd"/>
      <w:r w:rsidRPr="00CF6F3D">
        <w:rPr>
          <w:lang w:val="en-US"/>
        </w:rPr>
        <w:t>")[</w:t>
      </w:r>
      <w:proofErr w:type="gramEnd"/>
      <w:r w:rsidRPr="00CF6F3D">
        <w:rPr>
          <w:lang w:val="en-US"/>
        </w:rPr>
        <w:t>0]) {</w:t>
      </w:r>
    </w:p>
    <w:p w14:paraId="4E9FB1E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(function () {</w:t>
      </w:r>
    </w:p>
    <w:p w14:paraId="5F7A101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$('</w:t>
      </w:r>
      <w:proofErr w:type="spellStart"/>
      <w:proofErr w:type="gramStart"/>
      <w:r w:rsidRPr="00CF6F3D">
        <w:rPr>
          <w:lang w:val="en-US"/>
        </w:rPr>
        <w:t>input.flat</w:t>
      </w:r>
      <w:proofErr w:type="spellEnd"/>
      <w:proofErr w:type="gram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iCheck</w:t>
      </w:r>
      <w:proofErr w:type="spellEnd"/>
      <w:proofErr w:type="gramEnd"/>
      <w:r w:rsidRPr="00CF6F3D">
        <w:rPr>
          <w:lang w:val="en-US"/>
        </w:rPr>
        <w:t>({</w:t>
      </w:r>
    </w:p>
    <w:p w14:paraId="68C81C4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    </w:t>
      </w:r>
      <w:proofErr w:type="spellStart"/>
      <w:r w:rsidRPr="00CF6F3D">
        <w:rPr>
          <w:lang w:val="en-US"/>
        </w:rPr>
        <w:t>checkboxClass</w:t>
      </w:r>
      <w:proofErr w:type="spellEnd"/>
      <w:r w:rsidRPr="00CF6F3D">
        <w:rPr>
          <w:lang w:val="en-US"/>
        </w:rPr>
        <w:t>: '</w:t>
      </w:r>
      <w:proofErr w:type="spellStart"/>
      <w:r w:rsidRPr="00CF6F3D">
        <w:rPr>
          <w:lang w:val="en-US"/>
        </w:rPr>
        <w:t>icheckbox_flat</w:t>
      </w:r>
      <w:proofErr w:type="spellEnd"/>
      <w:r w:rsidRPr="00CF6F3D">
        <w:rPr>
          <w:lang w:val="en-US"/>
        </w:rPr>
        <w:t>-green',</w:t>
      </w:r>
    </w:p>
    <w:p w14:paraId="5FF15BB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        </w:t>
      </w:r>
      <w:proofErr w:type="spellStart"/>
      <w:r w:rsidRPr="00CF6F3D">
        <w:rPr>
          <w:lang w:val="en-US"/>
        </w:rPr>
        <w:t>radioClass</w:t>
      </w:r>
      <w:proofErr w:type="spellEnd"/>
      <w:r w:rsidRPr="00CF6F3D">
        <w:rPr>
          <w:lang w:val="en-US"/>
        </w:rPr>
        <w:t>: '</w:t>
      </w:r>
      <w:proofErr w:type="spellStart"/>
      <w:r w:rsidRPr="00CF6F3D">
        <w:rPr>
          <w:lang w:val="en-US"/>
        </w:rPr>
        <w:t>iradio_flat</w:t>
      </w:r>
      <w:proofErr w:type="spellEnd"/>
      <w:r w:rsidRPr="00CF6F3D">
        <w:rPr>
          <w:lang w:val="en-US"/>
        </w:rPr>
        <w:t>-green'</w:t>
      </w:r>
    </w:p>
    <w:p w14:paraId="4958040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lastRenderedPageBreak/>
        <w:t>            });</w:t>
      </w:r>
    </w:p>
    <w:p w14:paraId="509F28C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});</w:t>
      </w:r>
    </w:p>
    <w:p w14:paraId="04EC48E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</w:p>
    <w:p w14:paraId="77B50A3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7755294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/</w:t>
      </w:r>
      <w:proofErr w:type="spellStart"/>
      <w:r w:rsidRPr="00CF6F3D">
        <w:rPr>
          <w:lang w:val="en-US"/>
        </w:rPr>
        <w:t>iCheck</w:t>
      </w:r>
      <w:proofErr w:type="spellEnd"/>
    </w:p>
    <w:p w14:paraId="191D9895" w14:textId="77777777" w:rsidR="00CF6F3D" w:rsidRPr="00CF6F3D" w:rsidRDefault="00CF6F3D" w:rsidP="00CF6F3D">
      <w:pPr>
        <w:rPr>
          <w:lang w:val="en-US"/>
        </w:rPr>
      </w:pPr>
    </w:p>
    <w:p w14:paraId="1F73557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Table</w:t>
      </w:r>
    </w:p>
    <w:p w14:paraId="26A3493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$('table input'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ifChecked</w:t>
      </w:r>
      <w:proofErr w:type="spellEnd"/>
      <w:r w:rsidRPr="00CF6F3D">
        <w:rPr>
          <w:lang w:val="en-US"/>
        </w:rPr>
        <w:t>', function () {</w:t>
      </w:r>
    </w:p>
    <w:p w14:paraId="613CB4A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 '';</w:t>
      </w:r>
    </w:p>
    <w:p w14:paraId="70EB0CD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$(this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addClass</w:t>
      </w:r>
      <w:proofErr w:type="spellEnd"/>
      <w:proofErr w:type="gramEnd"/>
      <w:r w:rsidRPr="00CF6F3D">
        <w:rPr>
          <w:lang w:val="en-US"/>
        </w:rPr>
        <w:t>('selected');</w:t>
      </w:r>
    </w:p>
    <w:p w14:paraId="045840F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proofErr w:type="gramStart"/>
      <w:r w:rsidRPr="00CF6F3D">
        <w:rPr>
          <w:lang w:val="en-US"/>
        </w:rPr>
        <w:t>countChecked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48C1FC4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54F73B5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$('table input'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ifUnchecked</w:t>
      </w:r>
      <w:proofErr w:type="spellEnd"/>
      <w:r w:rsidRPr="00CF6F3D">
        <w:rPr>
          <w:lang w:val="en-US"/>
        </w:rPr>
        <w:t>', function () {</w:t>
      </w:r>
    </w:p>
    <w:p w14:paraId="2BACE18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 '';</w:t>
      </w:r>
    </w:p>
    <w:p w14:paraId="2255FA1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$(this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removeClass</w:t>
      </w:r>
      <w:proofErr w:type="spellEnd"/>
      <w:proofErr w:type="gramEnd"/>
      <w:r w:rsidRPr="00CF6F3D">
        <w:rPr>
          <w:lang w:val="en-US"/>
        </w:rPr>
        <w:t>('selected');</w:t>
      </w:r>
    </w:p>
    <w:p w14:paraId="57677D8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proofErr w:type="gramStart"/>
      <w:r w:rsidRPr="00CF6F3D">
        <w:rPr>
          <w:lang w:val="en-US"/>
        </w:rPr>
        <w:t>countChecked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38484B1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4876568D" w14:textId="77777777" w:rsidR="00CF6F3D" w:rsidRPr="00CF6F3D" w:rsidRDefault="00CF6F3D" w:rsidP="00CF6F3D">
      <w:pPr>
        <w:rPr>
          <w:lang w:val="en-US"/>
        </w:rPr>
      </w:pPr>
    </w:p>
    <w:p w14:paraId="7EE32FD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var 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 '';</w:t>
      </w:r>
    </w:p>
    <w:p w14:paraId="6CAF5C64" w14:textId="77777777" w:rsidR="00CF6F3D" w:rsidRPr="00CF6F3D" w:rsidRDefault="00CF6F3D" w:rsidP="00CF6F3D">
      <w:pPr>
        <w:rPr>
          <w:lang w:val="en-US"/>
        </w:rPr>
      </w:pPr>
    </w:p>
    <w:p w14:paraId="1E7849F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bulk</w:t>
      </w:r>
      <w:proofErr w:type="gramEnd"/>
      <w:r w:rsidRPr="00CF6F3D">
        <w:rPr>
          <w:lang w:val="en-US"/>
        </w:rPr>
        <w:t>_action</w:t>
      </w:r>
      <w:proofErr w:type="spellEnd"/>
      <w:r w:rsidRPr="00CF6F3D">
        <w:rPr>
          <w:lang w:val="en-US"/>
        </w:rPr>
        <w:t xml:space="preserve"> input'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ifChecked</w:t>
      </w:r>
      <w:proofErr w:type="spellEnd"/>
      <w:r w:rsidRPr="00CF6F3D">
        <w:rPr>
          <w:lang w:val="en-US"/>
        </w:rPr>
        <w:t>', function () {</w:t>
      </w:r>
    </w:p>
    <w:p w14:paraId="07BA2FE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 '';</w:t>
      </w:r>
    </w:p>
    <w:p w14:paraId="0CCD242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$(this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addClass</w:t>
      </w:r>
      <w:proofErr w:type="spellEnd"/>
      <w:proofErr w:type="gramEnd"/>
      <w:r w:rsidRPr="00CF6F3D">
        <w:rPr>
          <w:lang w:val="en-US"/>
        </w:rPr>
        <w:t>('selected');</w:t>
      </w:r>
    </w:p>
    <w:p w14:paraId="34F01D6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proofErr w:type="gramStart"/>
      <w:r w:rsidRPr="00CF6F3D">
        <w:rPr>
          <w:lang w:val="en-US"/>
        </w:rPr>
        <w:t>countChecked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7AA56F6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37AED07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bulk</w:t>
      </w:r>
      <w:proofErr w:type="gramEnd"/>
      <w:r w:rsidRPr="00CF6F3D">
        <w:rPr>
          <w:lang w:val="en-US"/>
        </w:rPr>
        <w:t>_action</w:t>
      </w:r>
      <w:proofErr w:type="spellEnd"/>
      <w:r w:rsidRPr="00CF6F3D">
        <w:rPr>
          <w:lang w:val="en-US"/>
        </w:rPr>
        <w:t xml:space="preserve"> input'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ifUnchecked</w:t>
      </w:r>
      <w:proofErr w:type="spellEnd"/>
      <w:r w:rsidRPr="00CF6F3D">
        <w:rPr>
          <w:lang w:val="en-US"/>
        </w:rPr>
        <w:t>', function () {</w:t>
      </w:r>
    </w:p>
    <w:p w14:paraId="487FC17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lastRenderedPageBreak/>
        <w:t xml:space="preserve">    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 '';</w:t>
      </w:r>
    </w:p>
    <w:p w14:paraId="682EBFF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$(this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).parent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removeClass</w:t>
      </w:r>
      <w:proofErr w:type="spellEnd"/>
      <w:proofErr w:type="gramEnd"/>
      <w:r w:rsidRPr="00CF6F3D">
        <w:rPr>
          <w:lang w:val="en-US"/>
        </w:rPr>
        <w:t>('selected');</w:t>
      </w:r>
    </w:p>
    <w:p w14:paraId="64871B41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proofErr w:type="gramStart"/>
      <w:r w:rsidRPr="00CF6F3D">
        <w:rPr>
          <w:lang w:val="en-US"/>
        </w:rPr>
        <w:t>countChecked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2E2D731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20A60BF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bulk</w:t>
      </w:r>
      <w:proofErr w:type="gramEnd"/>
      <w:r w:rsidRPr="00CF6F3D">
        <w:rPr>
          <w:lang w:val="en-US"/>
        </w:rPr>
        <w:t>_action</w:t>
      </w:r>
      <w:proofErr w:type="spellEnd"/>
      <w:r w:rsidRPr="00CF6F3D">
        <w:rPr>
          <w:lang w:val="en-US"/>
        </w:rPr>
        <w:t xml:space="preserve"> </w:t>
      </w:r>
      <w:proofErr w:type="spellStart"/>
      <w:r w:rsidRPr="00CF6F3D">
        <w:rPr>
          <w:lang w:val="en-US"/>
        </w:rPr>
        <w:t>input#check-all</w:t>
      </w:r>
      <w:proofErr w:type="spell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ifChecked</w:t>
      </w:r>
      <w:proofErr w:type="spellEnd"/>
      <w:r w:rsidRPr="00CF6F3D">
        <w:rPr>
          <w:lang w:val="en-US"/>
        </w:rPr>
        <w:t>', function () {</w:t>
      </w:r>
    </w:p>
    <w:p w14:paraId="1D25897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 'all';</w:t>
      </w:r>
    </w:p>
    <w:p w14:paraId="4417CE2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proofErr w:type="gramStart"/>
      <w:r w:rsidRPr="00CF6F3D">
        <w:rPr>
          <w:lang w:val="en-US"/>
        </w:rPr>
        <w:t>countChecked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604BCCC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56FB299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</w:t>
      </w:r>
      <w:proofErr w:type="gramStart"/>
      <w:r w:rsidRPr="00CF6F3D">
        <w:rPr>
          <w:lang w:val="en-US"/>
        </w:rPr>
        <w:t>'.</w:t>
      </w:r>
      <w:proofErr w:type="spellStart"/>
      <w:r w:rsidRPr="00CF6F3D">
        <w:rPr>
          <w:lang w:val="en-US"/>
        </w:rPr>
        <w:t>bulk</w:t>
      </w:r>
      <w:proofErr w:type="gramEnd"/>
      <w:r w:rsidRPr="00CF6F3D">
        <w:rPr>
          <w:lang w:val="en-US"/>
        </w:rPr>
        <w:t>_action</w:t>
      </w:r>
      <w:proofErr w:type="spellEnd"/>
      <w:r w:rsidRPr="00CF6F3D">
        <w:rPr>
          <w:lang w:val="en-US"/>
        </w:rPr>
        <w:t xml:space="preserve"> </w:t>
      </w:r>
      <w:proofErr w:type="spellStart"/>
      <w:r w:rsidRPr="00CF6F3D">
        <w:rPr>
          <w:lang w:val="en-US"/>
        </w:rPr>
        <w:t>input#check-all</w:t>
      </w:r>
      <w:proofErr w:type="spell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('</w:t>
      </w:r>
      <w:proofErr w:type="spellStart"/>
      <w:r w:rsidRPr="00CF6F3D">
        <w:rPr>
          <w:lang w:val="en-US"/>
        </w:rPr>
        <w:t>ifUnchecked</w:t>
      </w:r>
      <w:proofErr w:type="spellEnd"/>
      <w:r w:rsidRPr="00CF6F3D">
        <w:rPr>
          <w:lang w:val="en-US"/>
        </w:rPr>
        <w:t>', function () {</w:t>
      </w:r>
    </w:p>
    <w:p w14:paraId="7C7723A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 'none';</w:t>
      </w:r>
    </w:p>
    <w:p w14:paraId="01A088E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</w:t>
      </w:r>
      <w:proofErr w:type="spellStart"/>
      <w:proofErr w:type="gramStart"/>
      <w:r w:rsidRPr="00CF6F3D">
        <w:rPr>
          <w:lang w:val="en-US"/>
        </w:rPr>
        <w:t>countChecked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);</w:t>
      </w:r>
    </w:p>
    <w:p w14:paraId="06B1C74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6D371788" w14:textId="77777777" w:rsidR="00CF6F3D" w:rsidRPr="00CF6F3D" w:rsidRDefault="00CF6F3D" w:rsidP="00CF6F3D">
      <w:pPr>
        <w:rPr>
          <w:lang w:val="en-US"/>
        </w:rPr>
      </w:pPr>
    </w:p>
    <w:p w14:paraId="758EA3D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function </w:t>
      </w:r>
      <w:proofErr w:type="spellStart"/>
      <w:proofErr w:type="gramStart"/>
      <w:r w:rsidRPr="00CF6F3D">
        <w:rPr>
          <w:lang w:val="en-US"/>
        </w:rPr>
        <w:t>countChecked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 {</w:t>
      </w:r>
    </w:p>
    <w:p w14:paraId="7C30793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if (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=== 'all') {</w:t>
      </w:r>
    </w:p>
    <w:p w14:paraId="6AA66A5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".</w:t>
      </w:r>
      <w:proofErr w:type="spellStart"/>
      <w:r w:rsidRPr="00CF6F3D">
        <w:rPr>
          <w:lang w:val="en-US"/>
        </w:rPr>
        <w:t>bulk</w:t>
      </w:r>
      <w:proofErr w:type="gramEnd"/>
      <w:r w:rsidRPr="00CF6F3D">
        <w:rPr>
          <w:lang w:val="en-US"/>
        </w:rPr>
        <w:t>_action</w:t>
      </w:r>
      <w:proofErr w:type="spellEnd"/>
      <w:r w:rsidRPr="00CF6F3D">
        <w:rPr>
          <w:lang w:val="en-US"/>
        </w:rPr>
        <w:t xml:space="preserve"> input[name='</w:t>
      </w:r>
      <w:proofErr w:type="spellStart"/>
      <w:r w:rsidRPr="00CF6F3D">
        <w:rPr>
          <w:lang w:val="en-US"/>
        </w:rPr>
        <w:t>table_records</w:t>
      </w:r>
      <w:proofErr w:type="spellEnd"/>
      <w:r w:rsidRPr="00CF6F3D">
        <w:rPr>
          <w:lang w:val="en-US"/>
        </w:rPr>
        <w:t>']"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iCheck</w:t>
      </w:r>
      <w:proofErr w:type="spellEnd"/>
      <w:proofErr w:type="gramEnd"/>
      <w:r w:rsidRPr="00CF6F3D">
        <w:rPr>
          <w:lang w:val="en-US"/>
        </w:rPr>
        <w:t>('check');</w:t>
      </w:r>
    </w:p>
    <w:p w14:paraId="0D4BBE6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</w:p>
    <w:p w14:paraId="2DD4C4A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if (</w:t>
      </w:r>
      <w:proofErr w:type="spellStart"/>
      <w:r w:rsidRPr="00CF6F3D">
        <w:rPr>
          <w:lang w:val="en-US"/>
        </w:rPr>
        <w:t>checkState</w:t>
      </w:r>
      <w:proofErr w:type="spellEnd"/>
      <w:r w:rsidRPr="00CF6F3D">
        <w:rPr>
          <w:lang w:val="en-US"/>
        </w:rPr>
        <w:t xml:space="preserve"> === 'none') {</w:t>
      </w:r>
    </w:p>
    <w:p w14:paraId="5689BDF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".</w:t>
      </w:r>
      <w:proofErr w:type="spellStart"/>
      <w:r w:rsidRPr="00CF6F3D">
        <w:rPr>
          <w:lang w:val="en-US"/>
        </w:rPr>
        <w:t>bulk</w:t>
      </w:r>
      <w:proofErr w:type="gramEnd"/>
      <w:r w:rsidRPr="00CF6F3D">
        <w:rPr>
          <w:lang w:val="en-US"/>
        </w:rPr>
        <w:t>_action</w:t>
      </w:r>
      <w:proofErr w:type="spellEnd"/>
      <w:r w:rsidRPr="00CF6F3D">
        <w:rPr>
          <w:lang w:val="en-US"/>
        </w:rPr>
        <w:t xml:space="preserve"> input[name='</w:t>
      </w:r>
      <w:proofErr w:type="spellStart"/>
      <w:r w:rsidRPr="00CF6F3D">
        <w:rPr>
          <w:lang w:val="en-US"/>
        </w:rPr>
        <w:t>table_records</w:t>
      </w:r>
      <w:proofErr w:type="spellEnd"/>
      <w:r w:rsidRPr="00CF6F3D">
        <w:rPr>
          <w:lang w:val="en-US"/>
        </w:rPr>
        <w:t>']"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iCheck</w:t>
      </w:r>
      <w:proofErr w:type="spellEnd"/>
      <w:proofErr w:type="gramEnd"/>
      <w:r w:rsidRPr="00CF6F3D">
        <w:rPr>
          <w:lang w:val="en-US"/>
        </w:rPr>
        <w:t>('uncheck');</w:t>
      </w:r>
    </w:p>
    <w:p w14:paraId="7D4AAC5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</w:p>
    <w:p w14:paraId="34C345A0" w14:textId="77777777" w:rsidR="00CF6F3D" w:rsidRPr="00CF6F3D" w:rsidRDefault="00CF6F3D" w:rsidP="00CF6F3D">
      <w:pPr>
        <w:rPr>
          <w:lang w:val="en-US"/>
        </w:rPr>
      </w:pPr>
    </w:p>
    <w:p w14:paraId="4252DCD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var </w:t>
      </w:r>
      <w:proofErr w:type="spellStart"/>
      <w:r w:rsidRPr="00CF6F3D">
        <w:rPr>
          <w:lang w:val="en-US"/>
        </w:rPr>
        <w:t>checkCount</w:t>
      </w:r>
      <w:proofErr w:type="spellEnd"/>
      <w:r w:rsidRPr="00CF6F3D">
        <w:rPr>
          <w:lang w:val="en-US"/>
        </w:rPr>
        <w:t xml:space="preserve"> = $(</w:t>
      </w:r>
      <w:proofErr w:type="gramStart"/>
      <w:r w:rsidRPr="00CF6F3D">
        <w:rPr>
          <w:lang w:val="en-US"/>
        </w:rPr>
        <w:t>".</w:t>
      </w:r>
      <w:proofErr w:type="spellStart"/>
      <w:r w:rsidRPr="00CF6F3D">
        <w:rPr>
          <w:lang w:val="en-US"/>
        </w:rPr>
        <w:t>bulk</w:t>
      </w:r>
      <w:proofErr w:type="gramEnd"/>
      <w:r w:rsidRPr="00CF6F3D">
        <w:rPr>
          <w:lang w:val="en-US"/>
        </w:rPr>
        <w:t>_action</w:t>
      </w:r>
      <w:proofErr w:type="spellEnd"/>
      <w:r w:rsidRPr="00CF6F3D">
        <w:rPr>
          <w:lang w:val="en-US"/>
        </w:rPr>
        <w:t xml:space="preserve"> input[name='</w:t>
      </w:r>
      <w:proofErr w:type="spellStart"/>
      <w:r w:rsidRPr="00CF6F3D">
        <w:rPr>
          <w:lang w:val="en-US"/>
        </w:rPr>
        <w:t>table_records</w:t>
      </w:r>
      <w:proofErr w:type="spellEnd"/>
      <w:r w:rsidRPr="00CF6F3D">
        <w:rPr>
          <w:lang w:val="en-US"/>
        </w:rPr>
        <w:t>'</w:t>
      </w:r>
      <w:proofErr w:type="gramStart"/>
      <w:r w:rsidRPr="00CF6F3D">
        <w:rPr>
          <w:lang w:val="en-US"/>
        </w:rPr>
        <w:t>]:checked</w:t>
      </w:r>
      <w:proofErr w:type="gramEnd"/>
      <w:r w:rsidRPr="00CF6F3D">
        <w:rPr>
          <w:lang w:val="en-US"/>
        </w:rPr>
        <w:t>"</w:t>
      </w:r>
      <w:proofErr w:type="gramStart"/>
      <w:r w:rsidRPr="00CF6F3D">
        <w:rPr>
          <w:lang w:val="en-US"/>
        </w:rPr>
        <w:t>).length</w:t>
      </w:r>
      <w:proofErr w:type="gramEnd"/>
      <w:r w:rsidRPr="00CF6F3D">
        <w:rPr>
          <w:lang w:val="en-US"/>
        </w:rPr>
        <w:t>;</w:t>
      </w:r>
    </w:p>
    <w:p w14:paraId="7FF0375E" w14:textId="77777777" w:rsidR="00CF6F3D" w:rsidRPr="00CF6F3D" w:rsidRDefault="00CF6F3D" w:rsidP="00CF6F3D">
      <w:pPr>
        <w:rPr>
          <w:lang w:val="en-US"/>
        </w:rPr>
      </w:pPr>
    </w:p>
    <w:p w14:paraId="3D89019E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if (</w:t>
      </w:r>
      <w:proofErr w:type="spellStart"/>
      <w:r w:rsidRPr="00CF6F3D">
        <w:rPr>
          <w:lang w:val="en-US"/>
        </w:rPr>
        <w:t>checkCount</w:t>
      </w:r>
      <w:proofErr w:type="spellEnd"/>
      <w:r w:rsidRPr="00CF6F3D">
        <w:rPr>
          <w:lang w:val="en-US"/>
        </w:rPr>
        <w:t>) {</w:t>
      </w:r>
    </w:p>
    <w:p w14:paraId="4C0FD69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'.column</w:t>
      </w:r>
      <w:proofErr w:type="gramEnd"/>
      <w:r w:rsidRPr="00CF6F3D">
        <w:rPr>
          <w:lang w:val="en-US"/>
        </w:rPr>
        <w:t>-title'</w:t>
      </w:r>
      <w:proofErr w:type="gramStart"/>
      <w:r w:rsidRPr="00CF6F3D">
        <w:rPr>
          <w:lang w:val="en-US"/>
        </w:rPr>
        <w:t>).hide</w:t>
      </w:r>
      <w:proofErr w:type="gramEnd"/>
      <w:r w:rsidRPr="00CF6F3D">
        <w:rPr>
          <w:lang w:val="en-US"/>
        </w:rPr>
        <w:t>();</w:t>
      </w:r>
    </w:p>
    <w:p w14:paraId="16A8A15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'.bulk</w:t>
      </w:r>
      <w:proofErr w:type="gramEnd"/>
      <w:r w:rsidRPr="00CF6F3D">
        <w:rPr>
          <w:lang w:val="en-US"/>
        </w:rPr>
        <w:t>-actions'</w:t>
      </w:r>
      <w:proofErr w:type="gramStart"/>
      <w:r w:rsidRPr="00CF6F3D">
        <w:rPr>
          <w:lang w:val="en-US"/>
        </w:rPr>
        <w:t>).show</w:t>
      </w:r>
      <w:proofErr w:type="gramEnd"/>
      <w:r w:rsidRPr="00CF6F3D">
        <w:rPr>
          <w:lang w:val="en-US"/>
        </w:rPr>
        <w:t>();</w:t>
      </w:r>
    </w:p>
    <w:p w14:paraId="5E4381A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lastRenderedPageBreak/>
        <w:t>        $(</w:t>
      </w:r>
      <w:proofErr w:type="gramStart"/>
      <w:r w:rsidRPr="00CF6F3D">
        <w:rPr>
          <w:lang w:val="en-US"/>
        </w:rPr>
        <w:t>'.action</w:t>
      </w:r>
      <w:proofErr w:type="gramEnd"/>
      <w:r w:rsidRPr="00CF6F3D">
        <w:rPr>
          <w:lang w:val="en-US"/>
        </w:rPr>
        <w:t>-</w:t>
      </w:r>
      <w:proofErr w:type="spellStart"/>
      <w:r w:rsidRPr="00CF6F3D">
        <w:rPr>
          <w:lang w:val="en-US"/>
        </w:rPr>
        <w:t>cnt</w:t>
      </w:r>
      <w:proofErr w:type="spellEnd"/>
      <w:r w:rsidRPr="00CF6F3D">
        <w:rPr>
          <w:lang w:val="en-US"/>
        </w:rPr>
        <w:t>').</w:t>
      </w:r>
      <w:proofErr w:type="gramStart"/>
      <w:r w:rsidRPr="00CF6F3D">
        <w:rPr>
          <w:lang w:val="en-US"/>
        </w:rPr>
        <w:t>html(</w:t>
      </w:r>
      <w:proofErr w:type="spellStart"/>
      <w:proofErr w:type="gramEnd"/>
      <w:r w:rsidRPr="00CF6F3D">
        <w:rPr>
          <w:lang w:val="en-US"/>
        </w:rPr>
        <w:t>checkCount</w:t>
      </w:r>
      <w:proofErr w:type="spellEnd"/>
      <w:r w:rsidRPr="00CF6F3D">
        <w:rPr>
          <w:lang w:val="en-US"/>
        </w:rPr>
        <w:t xml:space="preserve"> + ' Records Selected');</w:t>
      </w:r>
    </w:p>
    <w:p w14:paraId="5ED253E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 else {</w:t>
      </w:r>
    </w:p>
    <w:p w14:paraId="45E9125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'.column</w:t>
      </w:r>
      <w:proofErr w:type="gramEnd"/>
      <w:r w:rsidRPr="00CF6F3D">
        <w:rPr>
          <w:lang w:val="en-US"/>
        </w:rPr>
        <w:t>-title'</w:t>
      </w:r>
      <w:proofErr w:type="gramStart"/>
      <w:r w:rsidRPr="00CF6F3D">
        <w:rPr>
          <w:lang w:val="en-US"/>
        </w:rPr>
        <w:t>).show</w:t>
      </w:r>
      <w:proofErr w:type="gramEnd"/>
      <w:r w:rsidRPr="00CF6F3D">
        <w:rPr>
          <w:lang w:val="en-US"/>
        </w:rPr>
        <w:t>();</w:t>
      </w:r>
    </w:p>
    <w:p w14:paraId="19717C8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</w:t>
      </w:r>
      <w:proofErr w:type="gramStart"/>
      <w:r w:rsidRPr="00CF6F3D">
        <w:rPr>
          <w:lang w:val="en-US"/>
        </w:rPr>
        <w:t>'.bulk</w:t>
      </w:r>
      <w:proofErr w:type="gramEnd"/>
      <w:r w:rsidRPr="00CF6F3D">
        <w:rPr>
          <w:lang w:val="en-US"/>
        </w:rPr>
        <w:t>-actions'</w:t>
      </w:r>
      <w:proofErr w:type="gramStart"/>
      <w:r w:rsidRPr="00CF6F3D">
        <w:rPr>
          <w:lang w:val="en-US"/>
        </w:rPr>
        <w:t>).hide</w:t>
      </w:r>
      <w:proofErr w:type="gramEnd"/>
      <w:r w:rsidRPr="00CF6F3D">
        <w:rPr>
          <w:lang w:val="en-US"/>
        </w:rPr>
        <w:t>();</w:t>
      </w:r>
    </w:p>
    <w:p w14:paraId="31C2461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</w:t>
      </w:r>
    </w:p>
    <w:p w14:paraId="0507C969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</w:t>
      </w:r>
    </w:p>
    <w:p w14:paraId="16C66796" w14:textId="77777777" w:rsidR="00CF6F3D" w:rsidRPr="00CF6F3D" w:rsidRDefault="00CF6F3D" w:rsidP="00CF6F3D">
      <w:pPr>
        <w:rPr>
          <w:lang w:val="en-US"/>
        </w:rPr>
      </w:pPr>
    </w:p>
    <w:p w14:paraId="54809FEF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// Accordion</w:t>
      </w:r>
    </w:p>
    <w:p w14:paraId="658487B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2858376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</w:t>
      </w:r>
      <w:proofErr w:type="gramStart"/>
      <w:r w:rsidRPr="00CF6F3D">
        <w:rPr>
          <w:lang w:val="en-US"/>
        </w:rPr>
        <w:t>".expand</w:t>
      </w:r>
      <w:proofErr w:type="gramEnd"/>
      <w:r w:rsidRPr="00CF6F3D">
        <w:rPr>
          <w:lang w:val="en-US"/>
        </w:rPr>
        <w:t>"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>("click", function () {</w:t>
      </w:r>
    </w:p>
    <w:p w14:paraId="5B531B4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$(this</w:t>
      </w:r>
      <w:proofErr w:type="gramStart"/>
      <w:r w:rsidRPr="00CF6F3D">
        <w:rPr>
          <w:lang w:val="en-US"/>
        </w:rPr>
        <w:t>).next</w:t>
      </w:r>
      <w:proofErr w:type="gramEnd"/>
      <w:r w:rsidRPr="00CF6F3D">
        <w:rPr>
          <w:lang w:val="en-US"/>
        </w:rPr>
        <w:t>(</w:t>
      </w:r>
      <w:proofErr w:type="gramStart"/>
      <w:r w:rsidRPr="00CF6F3D">
        <w:rPr>
          <w:lang w:val="en-US"/>
        </w:rPr>
        <w:t>).</w:t>
      </w:r>
      <w:proofErr w:type="spellStart"/>
      <w:r w:rsidRPr="00CF6F3D">
        <w:rPr>
          <w:lang w:val="en-US"/>
        </w:rPr>
        <w:t>slideToggle</w:t>
      </w:r>
      <w:proofErr w:type="spellEnd"/>
      <w:proofErr w:type="gramEnd"/>
      <w:r w:rsidRPr="00CF6F3D">
        <w:rPr>
          <w:lang w:val="en-US"/>
        </w:rPr>
        <w:t>(200);</w:t>
      </w:r>
    </w:p>
    <w:p w14:paraId="1E4B367C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$expand = $(this</w:t>
      </w:r>
      <w:proofErr w:type="gramStart"/>
      <w:r w:rsidRPr="00CF6F3D">
        <w:rPr>
          <w:lang w:val="en-US"/>
        </w:rPr>
        <w:t>).find</w:t>
      </w:r>
      <w:proofErr w:type="gramEnd"/>
      <w:r w:rsidRPr="00CF6F3D">
        <w:rPr>
          <w:lang w:val="en-US"/>
        </w:rPr>
        <w:t>("</w:t>
      </w:r>
      <w:proofErr w:type="gramStart"/>
      <w:r w:rsidRPr="00CF6F3D">
        <w:rPr>
          <w:lang w:val="en-US"/>
        </w:rPr>
        <w:t>&gt;:first</w:t>
      </w:r>
      <w:proofErr w:type="gramEnd"/>
      <w:r w:rsidRPr="00CF6F3D">
        <w:rPr>
          <w:lang w:val="en-US"/>
        </w:rPr>
        <w:t>-child");</w:t>
      </w:r>
    </w:p>
    <w:p w14:paraId="467600E6" w14:textId="77777777" w:rsidR="00CF6F3D" w:rsidRPr="00CF6F3D" w:rsidRDefault="00CF6F3D" w:rsidP="00CF6F3D">
      <w:pPr>
        <w:rPr>
          <w:lang w:val="en-US"/>
        </w:rPr>
      </w:pPr>
    </w:p>
    <w:p w14:paraId="380D46D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if ($</w:t>
      </w:r>
      <w:proofErr w:type="spellStart"/>
      <w:r w:rsidRPr="00CF6F3D">
        <w:rPr>
          <w:lang w:val="en-US"/>
        </w:rPr>
        <w:t>expand.</w:t>
      </w:r>
      <w:proofErr w:type="gramStart"/>
      <w:r w:rsidRPr="00CF6F3D">
        <w:rPr>
          <w:lang w:val="en-US"/>
        </w:rPr>
        <w:t>text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) == "+") {</w:t>
      </w:r>
    </w:p>
    <w:p w14:paraId="7063139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r w:rsidRPr="00CF6F3D">
        <w:rPr>
          <w:lang w:val="en-US"/>
        </w:rPr>
        <w:t>expand.</w:t>
      </w:r>
      <w:proofErr w:type="gramStart"/>
      <w:r w:rsidRPr="00CF6F3D">
        <w:rPr>
          <w:lang w:val="en-US"/>
        </w:rPr>
        <w:t>text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"-");</w:t>
      </w:r>
    </w:p>
    <w:p w14:paraId="23F3B398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 else {</w:t>
      </w:r>
    </w:p>
    <w:p w14:paraId="573D8DFB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    $</w:t>
      </w:r>
      <w:proofErr w:type="spellStart"/>
      <w:r w:rsidRPr="00CF6F3D">
        <w:rPr>
          <w:lang w:val="en-US"/>
        </w:rPr>
        <w:t>expand.</w:t>
      </w:r>
      <w:proofErr w:type="gramStart"/>
      <w:r w:rsidRPr="00CF6F3D">
        <w:rPr>
          <w:lang w:val="en-US"/>
        </w:rPr>
        <w:t>text</w:t>
      </w:r>
      <w:proofErr w:type="spellEnd"/>
      <w:r w:rsidRPr="00CF6F3D">
        <w:rPr>
          <w:lang w:val="en-US"/>
        </w:rPr>
        <w:t>(</w:t>
      </w:r>
      <w:proofErr w:type="gramEnd"/>
      <w:r w:rsidRPr="00CF6F3D">
        <w:rPr>
          <w:lang w:val="en-US"/>
        </w:rPr>
        <w:t>"+");</w:t>
      </w:r>
    </w:p>
    <w:p w14:paraId="6F7CC620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    }</w:t>
      </w:r>
    </w:p>
    <w:p w14:paraId="20C9A1B4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724D3567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});</w:t>
      </w:r>
    </w:p>
    <w:p w14:paraId="1706A768" w14:textId="77777777" w:rsidR="00CF6F3D" w:rsidRPr="00CF6F3D" w:rsidRDefault="00CF6F3D" w:rsidP="00CF6F3D">
      <w:pPr>
        <w:rPr>
          <w:lang w:val="en-US"/>
        </w:rPr>
      </w:pPr>
    </w:p>
    <w:p w14:paraId="7551055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// </w:t>
      </w:r>
      <w:proofErr w:type="spellStart"/>
      <w:r w:rsidRPr="00CF6F3D">
        <w:rPr>
          <w:lang w:val="en-US"/>
        </w:rPr>
        <w:t>NProgress</w:t>
      </w:r>
      <w:proofErr w:type="spellEnd"/>
    </w:p>
    <w:p w14:paraId="4046BC2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if (</w:t>
      </w:r>
      <w:proofErr w:type="spellStart"/>
      <w:r w:rsidRPr="00CF6F3D">
        <w:rPr>
          <w:lang w:val="en-US"/>
        </w:rPr>
        <w:t>typeof</w:t>
      </w:r>
      <w:proofErr w:type="spellEnd"/>
      <w:r w:rsidRPr="00CF6F3D">
        <w:rPr>
          <w:lang w:val="en-US"/>
        </w:rPr>
        <w:t xml:space="preserve"> </w:t>
      </w:r>
      <w:proofErr w:type="spellStart"/>
      <w:proofErr w:type="gramStart"/>
      <w:r w:rsidRPr="00CF6F3D">
        <w:rPr>
          <w:lang w:val="en-US"/>
        </w:rPr>
        <w:t>NProgress</w:t>
      </w:r>
      <w:proofErr w:type="spellEnd"/>
      <w:r w:rsidRPr="00CF6F3D">
        <w:rPr>
          <w:lang w:val="en-US"/>
        </w:rPr>
        <w:t xml:space="preserve"> !</w:t>
      </w:r>
      <w:proofErr w:type="gramEnd"/>
      <w:r w:rsidRPr="00CF6F3D">
        <w:rPr>
          <w:lang w:val="en-US"/>
        </w:rPr>
        <w:t>= 'undefined') {</w:t>
      </w:r>
    </w:p>
    <w:p w14:paraId="74AD5DEA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$(document</w:t>
      </w:r>
      <w:proofErr w:type="gramStart"/>
      <w:r w:rsidRPr="00CF6F3D">
        <w:rPr>
          <w:lang w:val="en-US"/>
        </w:rPr>
        <w:t>).ready</w:t>
      </w:r>
      <w:proofErr w:type="gramEnd"/>
      <w:r w:rsidRPr="00CF6F3D">
        <w:rPr>
          <w:lang w:val="en-US"/>
        </w:rPr>
        <w:t>(function () {</w:t>
      </w:r>
    </w:p>
    <w:p w14:paraId="39F8BED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  <w:proofErr w:type="spellStart"/>
      <w:r w:rsidRPr="00CF6F3D">
        <w:rPr>
          <w:lang w:val="en-US"/>
        </w:rPr>
        <w:t>NProgress.start</w:t>
      </w:r>
      <w:proofErr w:type="spellEnd"/>
      <w:r w:rsidRPr="00CF6F3D">
        <w:rPr>
          <w:lang w:val="en-US"/>
        </w:rPr>
        <w:t>();</w:t>
      </w:r>
    </w:p>
    <w:p w14:paraId="16BEEAA5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353C84EC" w14:textId="77777777" w:rsidR="00CF6F3D" w:rsidRPr="00CF6F3D" w:rsidRDefault="00CF6F3D" w:rsidP="00CF6F3D">
      <w:pPr>
        <w:rPr>
          <w:lang w:val="en-US"/>
        </w:rPr>
      </w:pPr>
    </w:p>
    <w:p w14:paraId="6DC4286D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$(window</w:t>
      </w:r>
      <w:proofErr w:type="gramStart"/>
      <w:r w:rsidRPr="00CF6F3D">
        <w:rPr>
          <w:lang w:val="en-US"/>
        </w:rPr>
        <w:t>).on</w:t>
      </w:r>
      <w:proofErr w:type="gramEnd"/>
      <w:r w:rsidRPr="00CF6F3D">
        <w:rPr>
          <w:lang w:val="en-US"/>
        </w:rPr>
        <w:t xml:space="preserve">('load', </w:t>
      </w:r>
      <w:proofErr w:type="gramStart"/>
      <w:r w:rsidRPr="00CF6F3D">
        <w:rPr>
          <w:lang w:val="en-US"/>
        </w:rPr>
        <w:t>function(</w:t>
      </w:r>
      <w:proofErr w:type="gramEnd"/>
      <w:r w:rsidRPr="00CF6F3D">
        <w:rPr>
          <w:lang w:val="en-US"/>
        </w:rPr>
        <w:t>) {</w:t>
      </w:r>
    </w:p>
    <w:p w14:paraId="194FBD82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 xml:space="preserve">        </w:t>
      </w:r>
      <w:proofErr w:type="spellStart"/>
      <w:r w:rsidRPr="00CF6F3D">
        <w:rPr>
          <w:lang w:val="en-US"/>
        </w:rPr>
        <w:t>NProgress.done</w:t>
      </w:r>
      <w:proofErr w:type="spellEnd"/>
      <w:r w:rsidRPr="00CF6F3D">
        <w:rPr>
          <w:lang w:val="en-US"/>
        </w:rPr>
        <w:t>();</w:t>
      </w:r>
    </w:p>
    <w:p w14:paraId="2325EAE3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    });</w:t>
      </w:r>
    </w:p>
    <w:p w14:paraId="00B0C4F6" w14:textId="77777777" w:rsidR="00CF6F3D" w:rsidRPr="00CF6F3D" w:rsidRDefault="00CF6F3D" w:rsidP="00CF6F3D">
      <w:pPr>
        <w:rPr>
          <w:lang w:val="en-US"/>
        </w:rPr>
      </w:pPr>
      <w:r w:rsidRPr="00CF6F3D">
        <w:rPr>
          <w:lang w:val="en-US"/>
        </w:rPr>
        <w:t>}</w:t>
      </w:r>
    </w:p>
    <w:p w14:paraId="1880B137" w14:textId="77777777" w:rsidR="00CF6F3D" w:rsidRPr="00CF6F3D" w:rsidRDefault="00CF6F3D" w:rsidP="00CF6F3D">
      <w:pPr>
        <w:rPr>
          <w:lang w:val="en-US"/>
        </w:rPr>
      </w:pPr>
    </w:p>
    <w:p w14:paraId="4E4C2A26" w14:textId="7EC1A600" w:rsidR="00122449" w:rsidRDefault="009A78A4" w:rsidP="009A78A4">
      <w:pPr>
        <w:pStyle w:val="Ttulo4"/>
      </w:pPr>
      <w:r>
        <w:t>2.</w:t>
      </w:r>
      <w:r w:rsidR="00A45CD0">
        <w:t>2</w:t>
      </w:r>
      <w:r>
        <w:t xml:space="preserve">.7.2 </w:t>
      </w:r>
      <w:proofErr w:type="spellStart"/>
      <w:r>
        <w:t>scss</w:t>
      </w:r>
      <w:proofErr w:type="spellEnd"/>
    </w:p>
    <w:p w14:paraId="556F90AE" w14:textId="3D268F00" w:rsidR="00D11297" w:rsidRPr="00D11297" w:rsidRDefault="00D11297" w:rsidP="00D11297">
      <w:r>
        <w:t xml:space="preserve">Son los estilos guardados dentro del </w:t>
      </w:r>
      <w:proofErr w:type="spellStart"/>
      <w:r>
        <w:t>js</w:t>
      </w:r>
      <w:proofErr w:type="spellEnd"/>
      <w:r>
        <w:t xml:space="preserve"> anterior</w:t>
      </w:r>
    </w:p>
    <w:p w14:paraId="5A124DC5" w14:textId="34139677" w:rsidR="0047109A" w:rsidRPr="00D11297" w:rsidRDefault="009D5201" w:rsidP="009D5201">
      <w:pPr>
        <w:pStyle w:val="Ttulo3"/>
      </w:pPr>
      <w:bookmarkStart w:id="25" w:name="_Toc227837301"/>
      <w:r w:rsidRPr="00D11297">
        <w:t>2.</w:t>
      </w:r>
      <w:r w:rsidR="00A45CD0">
        <w:t>2</w:t>
      </w:r>
      <w:r w:rsidRPr="00D11297">
        <w:t xml:space="preserve">.8 </w:t>
      </w:r>
      <w:proofErr w:type="spellStart"/>
      <w:r w:rsidRPr="00D11297">
        <w:t>Vendors</w:t>
      </w:r>
      <w:bookmarkEnd w:id="25"/>
      <w:proofErr w:type="spellEnd"/>
    </w:p>
    <w:p w14:paraId="5BD652A3" w14:textId="7691E575" w:rsidR="009D5201" w:rsidRDefault="009D5201" w:rsidP="009D5201">
      <w:r w:rsidRPr="009D5201">
        <w:t>Es un conjunto de l</w:t>
      </w:r>
      <w:r>
        <w:t xml:space="preserve">as librerías que se descargaron durante el </w:t>
      </w:r>
      <w:proofErr w:type="spellStart"/>
      <w:proofErr w:type="gramStart"/>
      <w:r>
        <w:t>proyecto</w:t>
      </w:r>
      <w:r w:rsidR="00FA1099">
        <w:t>,las</w:t>
      </w:r>
      <w:proofErr w:type="spellEnd"/>
      <w:proofErr w:type="gramEnd"/>
      <w:r w:rsidR="00FA1099">
        <w:t xml:space="preserve"> cuales se </w:t>
      </w:r>
      <w:proofErr w:type="spellStart"/>
      <w:r w:rsidR="00FA1099">
        <w:t>mostrran</w:t>
      </w:r>
      <w:proofErr w:type="spellEnd"/>
      <w:r w:rsidR="00FA1099">
        <w:t xml:space="preserve"> en un listado a continuación.</w:t>
      </w:r>
    </w:p>
    <w:tbl>
      <w:tblPr>
        <w:tblW w:w="8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5040"/>
      </w:tblGrid>
      <w:tr w:rsidR="00FA1099" w:rsidRPr="00FA1099" w14:paraId="7EE0A243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F10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animate.css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8CF7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Animaciones</w:t>
            </w:r>
            <w:proofErr w:type="spellEnd"/>
            <w:r w:rsidRPr="00FA1099">
              <w:rPr>
                <w:lang w:val="en-US"/>
              </w:rPr>
              <w:t xml:space="preserve"> CSS </w:t>
            </w:r>
            <w:proofErr w:type="spellStart"/>
            <w:r w:rsidRPr="00FA1099">
              <w:rPr>
                <w:lang w:val="en-US"/>
              </w:rPr>
              <w:t>prefabricadas</w:t>
            </w:r>
            <w:proofErr w:type="spellEnd"/>
          </w:p>
        </w:tc>
      </w:tr>
      <w:tr w:rsidR="00FA1099" w:rsidRPr="00FA1099" w14:paraId="2B2E5C43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DEFE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autosize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A669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Textareas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que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crecen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automáticamente</w:t>
            </w:r>
            <w:proofErr w:type="spellEnd"/>
          </w:p>
        </w:tc>
      </w:tr>
      <w:tr w:rsidR="00FA1099" w:rsidRPr="00FA1099" w14:paraId="67D12ED6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65307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bootstrap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C0179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>Framework CSS (</w:t>
            </w:r>
            <w:proofErr w:type="spellStart"/>
            <w:r w:rsidRPr="00FA1099">
              <w:rPr>
                <w:lang w:val="en-US"/>
              </w:rPr>
              <w:t>grillas</w:t>
            </w:r>
            <w:proofErr w:type="spellEnd"/>
            <w:r w:rsidRPr="00FA1099">
              <w:rPr>
                <w:lang w:val="en-US"/>
              </w:rPr>
              <w:t xml:space="preserve">, </w:t>
            </w:r>
            <w:proofErr w:type="spellStart"/>
            <w:r w:rsidRPr="00FA1099">
              <w:rPr>
                <w:lang w:val="en-US"/>
              </w:rPr>
              <w:t>botones</w:t>
            </w:r>
            <w:proofErr w:type="spellEnd"/>
            <w:r w:rsidRPr="00FA1099">
              <w:rPr>
                <w:lang w:val="en-US"/>
              </w:rPr>
              <w:t xml:space="preserve">, </w:t>
            </w:r>
            <w:proofErr w:type="spellStart"/>
            <w:r w:rsidRPr="00FA1099">
              <w:rPr>
                <w:lang w:val="en-US"/>
              </w:rPr>
              <w:t>modales</w:t>
            </w:r>
            <w:proofErr w:type="spellEnd"/>
            <w:r w:rsidRPr="00FA1099">
              <w:rPr>
                <w:lang w:val="en-US"/>
              </w:rPr>
              <w:t>)</w:t>
            </w:r>
          </w:p>
        </w:tc>
      </w:tr>
      <w:tr w:rsidR="00FA1099" w:rsidRPr="00FA1099" w14:paraId="73D7E608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EA43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bootstrap-</w:t>
            </w:r>
            <w:proofErr w:type="spellStart"/>
            <w:r w:rsidRPr="00FA1099">
              <w:rPr>
                <w:b/>
                <w:bCs/>
                <w:lang w:val="en-US"/>
              </w:rPr>
              <w:t>daterangepicker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E3E46" w14:textId="77777777" w:rsidR="00FA1099" w:rsidRPr="00FA1099" w:rsidRDefault="00FA1099" w:rsidP="00FA1099">
            <w:pPr>
              <w:spacing w:after="0"/>
            </w:pPr>
            <w:r w:rsidRPr="00FA1099">
              <w:t>Selector de rangos de fechas</w:t>
            </w:r>
          </w:p>
        </w:tc>
      </w:tr>
      <w:tr w:rsidR="00FA1099" w:rsidRPr="00FA1099" w14:paraId="5C04FD8A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0C29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bootstrap-</w:t>
            </w:r>
            <w:proofErr w:type="spellStart"/>
            <w:r w:rsidRPr="00FA1099">
              <w:rPr>
                <w:b/>
                <w:bCs/>
                <w:lang w:val="en-US"/>
              </w:rPr>
              <w:t>datetimepicker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69E5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Selector de </w:t>
            </w:r>
            <w:proofErr w:type="spellStart"/>
            <w:r w:rsidRPr="00FA1099">
              <w:rPr>
                <w:lang w:val="en-US"/>
              </w:rPr>
              <w:t>fecha</w:t>
            </w:r>
            <w:proofErr w:type="spellEnd"/>
            <w:r w:rsidRPr="00FA1099">
              <w:rPr>
                <w:lang w:val="en-US"/>
              </w:rPr>
              <w:t xml:space="preserve"> + hora</w:t>
            </w:r>
          </w:p>
        </w:tc>
      </w:tr>
      <w:tr w:rsidR="00FA1099" w:rsidRPr="00FA1099" w14:paraId="74323134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F8F3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bootstrap-</w:t>
            </w:r>
            <w:proofErr w:type="spellStart"/>
            <w:r w:rsidRPr="00FA1099">
              <w:rPr>
                <w:b/>
                <w:bCs/>
                <w:lang w:val="en-US"/>
              </w:rPr>
              <w:t>progressbar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71DE2" w14:textId="77777777" w:rsidR="00FA1099" w:rsidRPr="00FA1099" w:rsidRDefault="00FA1099" w:rsidP="00FA1099">
            <w:pPr>
              <w:spacing w:after="0"/>
            </w:pPr>
            <w:r w:rsidRPr="00FA1099">
              <w:t>Barras de progreso con animación</w:t>
            </w:r>
          </w:p>
        </w:tc>
      </w:tr>
      <w:tr w:rsidR="00FA1099" w:rsidRPr="00FA1099" w14:paraId="7BEDFDB9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68A6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bootstrap-</w:t>
            </w:r>
            <w:proofErr w:type="spellStart"/>
            <w:r w:rsidRPr="00FA1099">
              <w:rPr>
                <w:b/>
                <w:bCs/>
                <w:lang w:val="en-US"/>
              </w:rPr>
              <w:t>wysiwyg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79A0E" w14:textId="77777777" w:rsidR="00FA1099" w:rsidRPr="00FA1099" w:rsidRDefault="00FA1099" w:rsidP="00FA1099">
            <w:pPr>
              <w:spacing w:after="0"/>
            </w:pPr>
            <w:r w:rsidRPr="00FA1099">
              <w:t>Editor de texto WYSIWYG simple</w:t>
            </w:r>
          </w:p>
        </w:tc>
      </w:tr>
      <w:tr w:rsidR="00FA1099" w:rsidRPr="00FA1099" w14:paraId="2BB16F4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B9EF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Chart.js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E2DD7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Gráficos</w:t>
            </w:r>
            <w:proofErr w:type="spellEnd"/>
            <w:r w:rsidRPr="00FA1099">
              <w:rPr>
                <w:lang w:val="en-US"/>
              </w:rPr>
              <w:t xml:space="preserve"> (barras, </w:t>
            </w:r>
            <w:proofErr w:type="spellStart"/>
            <w:r w:rsidRPr="00FA1099">
              <w:rPr>
                <w:lang w:val="en-US"/>
              </w:rPr>
              <w:t>líneas</w:t>
            </w:r>
            <w:proofErr w:type="spellEnd"/>
            <w:r w:rsidRPr="00FA1099">
              <w:rPr>
                <w:lang w:val="en-US"/>
              </w:rPr>
              <w:t>, circular)</w:t>
            </w:r>
          </w:p>
        </w:tc>
      </w:tr>
      <w:tr w:rsidR="00FA1099" w:rsidRPr="00FA1099" w14:paraId="08F18E17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501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ckeditor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2C8B" w14:textId="77777777" w:rsidR="00FA1099" w:rsidRPr="00FA1099" w:rsidRDefault="00FA1099" w:rsidP="00FA1099">
            <w:pPr>
              <w:spacing w:after="0"/>
            </w:pPr>
            <w:r w:rsidRPr="00FA1099">
              <w:t>Editor de texto rico (como Word)</w:t>
            </w:r>
          </w:p>
        </w:tc>
      </w:tr>
      <w:tr w:rsidR="00FA1099" w:rsidRPr="00FA1099" w14:paraId="6178A2D6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4C7A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cropper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CD79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Recortar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imágenes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en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navegador</w:t>
            </w:r>
            <w:proofErr w:type="spellEnd"/>
          </w:p>
        </w:tc>
      </w:tr>
      <w:tr w:rsidR="00FA1099" w:rsidRPr="00FA1099" w14:paraId="2AF1907D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BCEC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17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946E5" w14:textId="77777777" w:rsidR="00FA1099" w:rsidRPr="00FA1099" w:rsidRDefault="00FA1099" w:rsidP="00FA1099">
            <w:pPr>
              <w:spacing w:after="0"/>
            </w:pPr>
            <w:r w:rsidRPr="00FA1099">
              <w:t>Tablas con búsqueda y ordenamiento</w:t>
            </w:r>
          </w:p>
        </w:tc>
      </w:tr>
      <w:tr w:rsidR="00FA1099" w:rsidRPr="00FA1099" w14:paraId="760FC1A3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0E85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18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-bs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D749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Integración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DataTables</w:t>
            </w:r>
            <w:proofErr w:type="spellEnd"/>
            <w:r w:rsidRPr="00FA1099">
              <w:rPr>
                <w:lang w:val="en-US"/>
              </w:rPr>
              <w:t xml:space="preserve"> + Bootstrap</w:t>
            </w:r>
          </w:p>
        </w:tc>
      </w:tr>
      <w:tr w:rsidR="00FA1099" w:rsidRPr="00FA1099" w14:paraId="3BAEC84A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8E2A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19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-buttons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B626" w14:textId="77777777" w:rsidR="00FA1099" w:rsidRPr="00FA1099" w:rsidRDefault="00FA1099" w:rsidP="00FA1099">
            <w:pPr>
              <w:spacing w:after="0"/>
            </w:pPr>
            <w:r w:rsidRPr="00FA1099">
              <w:t>Botones para exportar (Excel, PDF)</w:t>
            </w:r>
          </w:p>
        </w:tc>
      </w:tr>
      <w:tr w:rsidR="00FA1099" w:rsidRPr="00FA1099" w14:paraId="490A96C1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69BB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0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-buttons-bs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0BDB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Botones</w:t>
            </w:r>
            <w:proofErr w:type="spellEnd"/>
            <w:r w:rsidRPr="00FA1099">
              <w:rPr>
                <w:lang w:val="en-US"/>
              </w:rPr>
              <w:t xml:space="preserve"> + Bootstrap</w:t>
            </w:r>
          </w:p>
        </w:tc>
      </w:tr>
      <w:tr w:rsidR="00FA1099" w:rsidRPr="00FA1099" w14:paraId="2C97A889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475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1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</w:t>
            </w:r>
            <w:proofErr w:type="spellStart"/>
            <w:r w:rsidRPr="00FA1099">
              <w:rPr>
                <w:b/>
                <w:bCs/>
                <w:lang w:val="en-US"/>
              </w:rPr>
              <w:t>fixedheader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B137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Encabezado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fijo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en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tablas</w:t>
            </w:r>
            <w:proofErr w:type="spellEnd"/>
          </w:p>
        </w:tc>
      </w:tr>
      <w:tr w:rsidR="00FA1099" w:rsidRPr="00FA1099" w14:paraId="1421D0B0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9487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2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</w:t>
            </w:r>
            <w:proofErr w:type="spellStart"/>
            <w:r w:rsidRPr="00FA1099">
              <w:rPr>
                <w:b/>
                <w:bCs/>
                <w:lang w:val="en-US"/>
              </w:rPr>
              <w:t>fixedheader</w:t>
            </w:r>
            <w:proofErr w:type="spellEnd"/>
            <w:r w:rsidRPr="00FA1099">
              <w:rPr>
                <w:b/>
                <w:bCs/>
                <w:lang w:val="en-US"/>
              </w:rPr>
              <w:t>-bs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ED08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Encabezado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fijo</w:t>
            </w:r>
            <w:proofErr w:type="spellEnd"/>
            <w:r w:rsidRPr="00FA1099">
              <w:rPr>
                <w:lang w:val="en-US"/>
              </w:rPr>
              <w:t xml:space="preserve"> + Bootstrap</w:t>
            </w:r>
          </w:p>
        </w:tc>
      </w:tr>
      <w:tr w:rsidR="00FA1099" w:rsidRPr="00FA1099" w14:paraId="4DB9C5D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B20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3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</w:t>
            </w:r>
            <w:proofErr w:type="spellStart"/>
            <w:r w:rsidRPr="00FA1099">
              <w:rPr>
                <w:b/>
                <w:bCs/>
                <w:lang w:val="en-US"/>
              </w:rPr>
              <w:t>keytable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71F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Navegar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tablas</w:t>
            </w:r>
            <w:proofErr w:type="spellEnd"/>
            <w:r w:rsidRPr="00FA1099">
              <w:rPr>
                <w:lang w:val="en-US"/>
              </w:rPr>
              <w:t xml:space="preserve"> con </w:t>
            </w:r>
            <w:proofErr w:type="spellStart"/>
            <w:r w:rsidRPr="00FA1099">
              <w:rPr>
                <w:lang w:val="en-US"/>
              </w:rPr>
              <w:t>teclado</w:t>
            </w:r>
            <w:proofErr w:type="spellEnd"/>
          </w:p>
        </w:tc>
      </w:tr>
      <w:tr w:rsidR="00FA1099" w:rsidRPr="00FA1099" w14:paraId="78555D2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8341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4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-responsive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2D514" w14:textId="77777777" w:rsidR="00FA1099" w:rsidRPr="00FA1099" w:rsidRDefault="00FA1099" w:rsidP="00FA1099">
            <w:pPr>
              <w:spacing w:after="0"/>
            </w:pPr>
            <w:r w:rsidRPr="00FA1099">
              <w:t>Tablas responsive (se adaptan a móvil)</w:t>
            </w:r>
          </w:p>
        </w:tc>
      </w:tr>
      <w:tr w:rsidR="00FA1099" w:rsidRPr="00FA1099" w14:paraId="7505D4D6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432F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5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-responsive-bs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3B00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Tablas</w:t>
            </w:r>
            <w:proofErr w:type="spellEnd"/>
            <w:r w:rsidRPr="00FA1099">
              <w:rPr>
                <w:lang w:val="en-US"/>
              </w:rPr>
              <w:t xml:space="preserve"> responsive + Bootstrap</w:t>
            </w:r>
          </w:p>
        </w:tc>
      </w:tr>
      <w:tr w:rsidR="00FA1099" w:rsidRPr="00FA1099" w14:paraId="71E5ABEC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3081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6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-scroller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EEAA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Scroll </w:t>
            </w:r>
            <w:proofErr w:type="spellStart"/>
            <w:r w:rsidRPr="00FA1099">
              <w:rPr>
                <w:lang w:val="en-US"/>
              </w:rPr>
              <w:t>infinito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en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tablas</w:t>
            </w:r>
            <w:proofErr w:type="spellEnd"/>
          </w:p>
        </w:tc>
      </w:tr>
      <w:tr w:rsidR="00FA1099" w:rsidRPr="00FA1099" w14:paraId="503E6309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777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hyperlink r:id="rId27" w:tgtFrame="_blank" w:history="1">
              <w:r w:rsidRPr="00FA1099">
                <w:rPr>
                  <w:rStyle w:val="Hipervnculo"/>
                  <w:b/>
                  <w:bCs/>
                  <w:lang w:val="en-US"/>
                </w:rPr>
                <w:t>datatables.net</w:t>
              </w:r>
            </w:hyperlink>
            <w:r w:rsidRPr="00FA1099">
              <w:rPr>
                <w:b/>
                <w:bCs/>
                <w:lang w:val="en-US"/>
              </w:rPr>
              <w:t>-scroller-bs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0FE7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Scroll </w:t>
            </w:r>
            <w:proofErr w:type="spellStart"/>
            <w:r w:rsidRPr="00FA1099">
              <w:rPr>
                <w:lang w:val="en-US"/>
              </w:rPr>
              <w:t>infinito</w:t>
            </w:r>
            <w:proofErr w:type="spellEnd"/>
            <w:r w:rsidRPr="00FA1099">
              <w:rPr>
                <w:lang w:val="en-US"/>
              </w:rPr>
              <w:t xml:space="preserve"> + Bootstrap</w:t>
            </w:r>
          </w:p>
        </w:tc>
      </w:tr>
      <w:tr w:rsidR="00FA1099" w:rsidRPr="00FA1099" w14:paraId="50B579C2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214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DateJS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151A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Manipulación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avanzada</w:t>
            </w:r>
            <w:proofErr w:type="spellEnd"/>
            <w:r w:rsidRPr="00FA1099">
              <w:rPr>
                <w:lang w:val="en-US"/>
              </w:rPr>
              <w:t xml:space="preserve"> de </w:t>
            </w:r>
            <w:proofErr w:type="spellStart"/>
            <w:r w:rsidRPr="00FA1099">
              <w:rPr>
                <w:lang w:val="en-US"/>
              </w:rPr>
              <w:t>fechas</w:t>
            </w:r>
            <w:proofErr w:type="spellEnd"/>
          </w:p>
        </w:tc>
      </w:tr>
      <w:tr w:rsidR="00FA1099" w:rsidRPr="00FA1099" w14:paraId="34BD13DC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F64B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devbridge</w:t>
            </w:r>
            <w:proofErr w:type="spellEnd"/>
            <w:r w:rsidRPr="00FA1099">
              <w:rPr>
                <w:b/>
                <w:bCs/>
                <w:lang w:val="en-US"/>
              </w:rPr>
              <w:t>-autocomplete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8DE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Autocompletado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en</w:t>
            </w:r>
            <w:proofErr w:type="spellEnd"/>
            <w:r w:rsidRPr="00FA1099">
              <w:rPr>
                <w:lang w:val="en-US"/>
              </w:rPr>
              <w:t xml:space="preserve"> inputs</w:t>
            </w:r>
          </w:p>
        </w:tc>
      </w:tr>
      <w:tr w:rsidR="00FA1099" w:rsidRPr="00FA1099" w14:paraId="5DA736C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FA2F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dropzone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B6825" w14:textId="77777777" w:rsidR="00FA1099" w:rsidRPr="00FA1099" w:rsidRDefault="00FA1099" w:rsidP="00FA1099">
            <w:pPr>
              <w:spacing w:after="0"/>
            </w:pPr>
            <w:r w:rsidRPr="00FA1099">
              <w:t xml:space="preserve">Subir archivos con drag &amp; </w:t>
            </w:r>
            <w:proofErr w:type="spellStart"/>
            <w:r w:rsidRPr="00FA1099">
              <w:t>drop</w:t>
            </w:r>
            <w:proofErr w:type="spellEnd"/>
          </w:p>
        </w:tc>
      </w:tr>
      <w:tr w:rsidR="00FA1099" w:rsidRPr="00FA1099" w14:paraId="7791FBB0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E048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echarts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18A4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Gráficos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interactivos</w:t>
            </w:r>
            <w:proofErr w:type="spellEnd"/>
            <w:r w:rsidRPr="00FA1099">
              <w:rPr>
                <w:lang w:val="en-US"/>
              </w:rPr>
              <w:t xml:space="preserve"> (Baidu)</w:t>
            </w:r>
          </w:p>
        </w:tc>
      </w:tr>
      <w:tr w:rsidR="00FA1099" w:rsidRPr="00FA1099" w14:paraId="330F2DD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767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eve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B7473" w14:textId="77777777" w:rsidR="00FA1099" w:rsidRPr="00FA1099" w:rsidRDefault="00FA1099" w:rsidP="00FA1099">
            <w:pPr>
              <w:spacing w:after="0"/>
            </w:pPr>
            <w:r w:rsidRPr="00FA1099">
              <w:t>Librería interna para Raphael.js</w:t>
            </w:r>
          </w:p>
        </w:tc>
      </w:tr>
      <w:tr w:rsidR="00FA1099" w:rsidRPr="00FA1099" w14:paraId="19E99BD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E85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fancybox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57F19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Lightbox para </w:t>
            </w:r>
            <w:proofErr w:type="spellStart"/>
            <w:r w:rsidRPr="00FA1099">
              <w:rPr>
                <w:lang w:val="en-US"/>
              </w:rPr>
              <w:t>imágenes</w:t>
            </w:r>
            <w:proofErr w:type="spellEnd"/>
            <w:r w:rsidRPr="00FA1099">
              <w:rPr>
                <w:lang w:val="en-US"/>
              </w:rPr>
              <w:t>/videos</w:t>
            </w:r>
          </w:p>
        </w:tc>
      </w:tr>
      <w:tr w:rsidR="00FA1099" w:rsidRPr="00FA1099" w14:paraId="627C306C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D5C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fastclick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4BF8" w14:textId="77777777" w:rsidR="00FA1099" w:rsidRPr="00FA1099" w:rsidRDefault="00FA1099" w:rsidP="00FA1099">
            <w:pPr>
              <w:spacing w:after="0"/>
            </w:pPr>
            <w:r w:rsidRPr="00FA1099">
              <w:t xml:space="preserve">Elimina el </w:t>
            </w:r>
            <w:proofErr w:type="spellStart"/>
            <w:r w:rsidRPr="00FA1099">
              <w:t>delay</w:t>
            </w:r>
            <w:proofErr w:type="spellEnd"/>
            <w:r w:rsidRPr="00FA1099">
              <w:t xml:space="preserve"> de 300ms en móviles</w:t>
            </w:r>
          </w:p>
        </w:tc>
      </w:tr>
      <w:tr w:rsidR="00FA1099" w:rsidRPr="00FA1099" w14:paraId="0740E030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9C70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Flot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06289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Gráficos</w:t>
            </w:r>
            <w:proofErr w:type="spellEnd"/>
            <w:r w:rsidRPr="00FA1099">
              <w:rPr>
                <w:lang w:val="en-US"/>
              </w:rPr>
              <w:t xml:space="preserve"> con jQuery</w:t>
            </w:r>
          </w:p>
        </w:tc>
      </w:tr>
      <w:tr w:rsidR="00FA1099" w:rsidRPr="00FA1099" w14:paraId="397D5B6F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550A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flot</w:t>
            </w:r>
            <w:proofErr w:type="spellEnd"/>
            <w:r w:rsidRPr="00FA1099">
              <w:rPr>
                <w:b/>
                <w:bCs/>
                <w:lang w:val="en-US"/>
              </w:rPr>
              <w:t>-spline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4E261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Líneas</w:t>
            </w:r>
            <w:proofErr w:type="spellEnd"/>
            <w:r w:rsidRPr="00FA1099">
              <w:rPr>
                <w:lang w:val="en-US"/>
              </w:rPr>
              <w:t xml:space="preserve"> curvas </w:t>
            </w:r>
            <w:proofErr w:type="spellStart"/>
            <w:r w:rsidRPr="00FA1099">
              <w:rPr>
                <w:lang w:val="en-US"/>
              </w:rPr>
              <w:t>en</w:t>
            </w:r>
            <w:proofErr w:type="spellEnd"/>
            <w:r w:rsidRPr="00FA1099">
              <w:rPr>
                <w:lang w:val="en-US"/>
              </w:rPr>
              <w:t xml:space="preserve"> Flot</w:t>
            </w:r>
          </w:p>
        </w:tc>
      </w:tr>
      <w:tr w:rsidR="00FA1099" w:rsidRPr="00FA1099" w14:paraId="3DFBA1F3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940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lastRenderedPageBreak/>
              <w:t>flot.curvedlines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FCCAB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Líneas</w:t>
            </w:r>
            <w:proofErr w:type="spellEnd"/>
            <w:r w:rsidRPr="00FA1099">
              <w:rPr>
                <w:lang w:val="en-US"/>
              </w:rPr>
              <w:t xml:space="preserve"> curvas (alternativo)</w:t>
            </w:r>
          </w:p>
        </w:tc>
      </w:tr>
      <w:tr w:rsidR="00FA1099" w:rsidRPr="00FA1099" w14:paraId="38F9E3E4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BB6B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t>flot.orderbars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F76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Barras </w:t>
            </w:r>
            <w:proofErr w:type="spellStart"/>
            <w:r w:rsidRPr="00FA1099">
              <w:rPr>
                <w:lang w:val="en-US"/>
              </w:rPr>
              <w:t>ordenadas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en</w:t>
            </w:r>
            <w:proofErr w:type="spellEnd"/>
            <w:r w:rsidRPr="00FA1099">
              <w:rPr>
                <w:lang w:val="en-US"/>
              </w:rPr>
              <w:t xml:space="preserve"> Flot</w:t>
            </w:r>
          </w:p>
        </w:tc>
      </w:tr>
      <w:tr w:rsidR="00FA1099" w:rsidRPr="00FA1099" w14:paraId="5001894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8618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font-awesome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EDE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Íconos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vectoriales</w:t>
            </w:r>
            <w:proofErr w:type="spellEnd"/>
            <w:r w:rsidRPr="00FA1099">
              <w:rPr>
                <w:lang w:val="en-US"/>
              </w:rPr>
              <w:t xml:space="preserve"> (</w:t>
            </w:r>
            <w:proofErr w:type="spellStart"/>
            <w:r w:rsidRPr="00FA1099">
              <w:rPr>
                <w:lang w:val="en-US"/>
              </w:rPr>
              <w:t>fuentes</w:t>
            </w:r>
            <w:proofErr w:type="spellEnd"/>
            <w:r w:rsidRPr="00FA1099">
              <w:rPr>
                <w:lang w:val="en-US"/>
              </w:rPr>
              <w:t>)</w:t>
            </w:r>
          </w:p>
        </w:tc>
      </w:tr>
      <w:tr w:rsidR="00FA1099" w:rsidRPr="00FA1099" w14:paraId="7AF8CFF6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CE72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formatCurrency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768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Formatear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monedas</w:t>
            </w:r>
            <w:proofErr w:type="spellEnd"/>
          </w:p>
        </w:tc>
      </w:tr>
      <w:tr w:rsidR="00FA1099" w:rsidRPr="00FA1099" w14:paraId="02268B87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F160A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fullcalendar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D594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Calendario </w:t>
            </w:r>
            <w:proofErr w:type="spellStart"/>
            <w:r w:rsidRPr="00FA1099">
              <w:rPr>
                <w:lang w:val="en-US"/>
              </w:rPr>
              <w:t>interactivo</w:t>
            </w:r>
            <w:proofErr w:type="spellEnd"/>
          </w:p>
        </w:tc>
      </w:tr>
      <w:tr w:rsidR="00FA1099" w:rsidRPr="00FA1099" w14:paraId="2F1EAF58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37D4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fullcalendarX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8FDD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Versión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extendida</w:t>
            </w:r>
            <w:proofErr w:type="spellEnd"/>
            <w:r w:rsidRPr="00FA1099">
              <w:rPr>
                <w:lang w:val="en-US"/>
              </w:rPr>
              <w:t xml:space="preserve"> de </w:t>
            </w:r>
            <w:proofErr w:type="spellStart"/>
            <w:r w:rsidRPr="00FA1099">
              <w:rPr>
                <w:lang w:val="en-US"/>
              </w:rPr>
              <w:t>fullcalendar</w:t>
            </w:r>
            <w:proofErr w:type="spellEnd"/>
          </w:p>
        </w:tc>
      </w:tr>
      <w:tr w:rsidR="00FA1099" w:rsidRPr="00FA1099" w14:paraId="238315BD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8A1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gauge.js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2E33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Medidores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tipo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velocímetro</w:t>
            </w:r>
            <w:proofErr w:type="spellEnd"/>
          </w:p>
        </w:tc>
      </w:tr>
      <w:tr w:rsidR="00FA1099" w:rsidRPr="00FA1099" w14:paraId="0CAECE1C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5B0F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google-code-prettify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24A71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Resaltar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código</w:t>
            </w:r>
            <w:proofErr w:type="spellEnd"/>
            <w:r w:rsidRPr="00FA1099">
              <w:rPr>
                <w:lang w:val="en-US"/>
              </w:rPr>
              <w:t xml:space="preserve"> (</w:t>
            </w:r>
            <w:proofErr w:type="spellStart"/>
            <w:r w:rsidRPr="00FA1099">
              <w:rPr>
                <w:lang w:val="en-US"/>
              </w:rPr>
              <w:t>sintaxis</w:t>
            </w:r>
            <w:proofErr w:type="spellEnd"/>
            <w:r w:rsidRPr="00FA1099">
              <w:rPr>
                <w:lang w:val="en-US"/>
              </w:rPr>
              <w:t>)</w:t>
            </w:r>
          </w:p>
        </w:tc>
      </w:tr>
      <w:tr w:rsidR="00FA1099" w:rsidRPr="00FA1099" w14:paraId="231FF15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5C1B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iCheck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57681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Checkboxes/radios </w:t>
            </w:r>
            <w:proofErr w:type="spellStart"/>
            <w:r w:rsidRPr="00FA1099">
              <w:rPr>
                <w:lang w:val="en-US"/>
              </w:rPr>
              <w:t>personalizados</w:t>
            </w:r>
            <w:proofErr w:type="spellEnd"/>
          </w:p>
        </w:tc>
      </w:tr>
      <w:tr w:rsidR="00FA1099" w:rsidRPr="00FA1099" w14:paraId="4447C11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AF64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t>ion.rangeSlider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6701C" w14:textId="77777777" w:rsidR="00FA1099" w:rsidRPr="00FA1099" w:rsidRDefault="00FA1099" w:rsidP="00FA1099">
            <w:pPr>
              <w:spacing w:after="0"/>
            </w:pPr>
            <w:r w:rsidRPr="00FA1099">
              <w:t>Slider de rango (precios, años)</w:t>
            </w:r>
          </w:p>
        </w:tc>
      </w:tr>
      <w:tr w:rsidR="00FA1099" w:rsidRPr="00FA1099" w14:paraId="31348D73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07F9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jquery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82CC" w14:textId="77777777" w:rsidR="00FA1099" w:rsidRPr="00FA1099" w:rsidRDefault="00FA1099" w:rsidP="00FA1099">
            <w:pPr>
              <w:spacing w:after="0"/>
            </w:pPr>
            <w:r w:rsidRPr="00FA1099">
              <w:t>Manipulación del DOM (base de todo)</w:t>
            </w:r>
          </w:p>
        </w:tc>
      </w:tr>
      <w:tr w:rsidR="00FA1099" w:rsidRPr="00FA1099" w14:paraId="62A8DF0A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3373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jquery</w:t>
            </w:r>
            <w:proofErr w:type="spellEnd"/>
            <w:r w:rsidRPr="00FA1099">
              <w:rPr>
                <w:b/>
                <w:bCs/>
                <w:lang w:val="en-US"/>
              </w:rPr>
              <w:t>-knob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AFD6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Dial </w:t>
            </w:r>
            <w:proofErr w:type="spellStart"/>
            <w:r w:rsidRPr="00FA1099">
              <w:rPr>
                <w:lang w:val="en-US"/>
              </w:rPr>
              <w:t>giratorio</w:t>
            </w:r>
            <w:proofErr w:type="spellEnd"/>
            <w:r w:rsidRPr="00FA1099">
              <w:rPr>
                <w:lang w:val="en-US"/>
              </w:rPr>
              <w:t xml:space="preserve"> (input visual)</w:t>
            </w:r>
          </w:p>
        </w:tc>
      </w:tr>
      <w:tr w:rsidR="00FA1099" w:rsidRPr="00FA1099" w14:paraId="648A3A77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1756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jquery-mousewheel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29491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Detectar</w:t>
            </w:r>
            <w:proofErr w:type="spellEnd"/>
            <w:r w:rsidRPr="00FA1099">
              <w:rPr>
                <w:lang w:val="en-US"/>
              </w:rPr>
              <w:t xml:space="preserve"> scroll del mouse</w:t>
            </w:r>
          </w:p>
        </w:tc>
      </w:tr>
      <w:tr w:rsidR="00FA1099" w:rsidRPr="00FA1099" w14:paraId="5C4A74DE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E57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jQuery-Smart-Wizard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DA25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Asistente</w:t>
            </w:r>
            <w:proofErr w:type="spellEnd"/>
            <w:r w:rsidRPr="00FA1099">
              <w:rPr>
                <w:lang w:val="en-US"/>
              </w:rPr>
              <w:t xml:space="preserve"> / Wizard </w:t>
            </w:r>
            <w:proofErr w:type="spellStart"/>
            <w:r w:rsidRPr="00FA1099">
              <w:rPr>
                <w:lang w:val="en-US"/>
              </w:rPr>
              <w:t>por</w:t>
            </w:r>
            <w:proofErr w:type="spellEnd"/>
            <w:r w:rsidRPr="00FA1099">
              <w:rPr>
                <w:lang w:val="en-US"/>
              </w:rPr>
              <w:t xml:space="preserve"> pasos</w:t>
            </w:r>
          </w:p>
        </w:tc>
      </w:tr>
      <w:tr w:rsidR="00FA1099" w:rsidRPr="00FA1099" w14:paraId="4653EF33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537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jquery</w:t>
            </w:r>
            <w:proofErr w:type="spellEnd"/>
            <w:r w:rsidRPr="00FA1099">
              <w:rPr>
                <w:b/>
                <w:bCs/>
                <w:lang w:val="en-US"/>
              </w:rPr>
              <w:t>-sparkline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A09B9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Gráficos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pequeños</w:t>
            </w:r>
            <w:proofErr w:type="spellEnd"/>
            <w:r w:rsidRPr="00FA1099">
              <w:rPr>
                <w:lang w:val="en-US"/>
              </w:rPr>
              <w:t xml:space="preserve"> inline</w:t>
            </w:r>
          </w:p>
        </w:tc>
      </w:tr>
      <w:tr w:rsidR="00FA1099" w:rsidRPr="00FA1099" w14:paraId="539AA27D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C4E1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t>jquery.easy</w:t>
            </w:r>
            <w:proofErr w:type="spellEnd"/>
            <w:proofErr w:type="gramEnd"/>
            <w:r w:rsidRPr="00FA1099">
              <w:rPr>
                <w:b/>
                <w:bCs/>
                <w:lang w:val="en-US"/>
              </w:rPr>
              <w:t>-pie-chart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BDA8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Gráfico</w:t>
            </w:r>
            <w:proofErr w:type="spellEnd"/>
            <w:r w:rsidRPr="00FA1099">
              <w:rPr>
                <w:lang w:val="en-US"/>
              </w:rPr>
              <w:t xml:space="preserve"> circular de </w:t>
            </w:r>
            <w:proofErr w:type="spellStart"/>
            <w:r w:rsidRPr="00FA1099">
              <w:rPr>
                <w:lang w:val="en-US"/>
              </w:rPr>
              <w:t>porcentaje</w:t>
            </w:r>
            <w:proofErr w:type="spellEnd"/>
          </w:p>
        </w:tc>
      </w:tr>
      <w:tr w:rsidR="00FA1099" w:rsidRPr="00FA1099" w14:paraId="761B3B08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8799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t>jquery.hotkeys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D6A1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Atajos de </w:t>
            </w:r>
            <w:proofErr w:type="spellStart"/>
            <w:r w:rsidRPr="00FA1099">
              <w:rPr>
                <w:lang w:val="en-US"/>
              </w:rPr>
              <w:t>teclado</w:t>
            </w:r>
            <w:proofErr w:type="spellEnd"/>
          </w:p>
        </w:tc>
      </w:tr>
      <w:tr w:rsidR="00FA1099" w:rsidRPr="00FA1099" w14:paraId="5B93C415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4A3D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t>jquery.inputmask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DFB04" w14:textId="77777777" w:rsidR="00FA1099" w:rsidRPr="00FA1099" w:rsidRDefault="00FA1099" w:rsidP="00FA1099">
            <w:pPr>
              <w:spacing w:after="0"/>
            </w:pPr>
            <w:r w:rsidRPr="00FA1099">
              <w:t>Máscaras para inputs (teléfono, fecha)</w:t>
            </w:r>
          </w:p>
        </w:tc>
      </w:tr>
      <w:tr w:rsidR="00FA1099" w:rsidRPr="00FA1099" w14:paraId="0E1C4A84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64E97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t>jquery.redirect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1E57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Redirecciones</w:t>
            </w:r>
            <w:proofErr w:type="spellEnd"/>
            <w:r w:rsidRPr="00FA1099">
              <w:rPr>
                <w:lang w:val="en-US"/>
              </w:rPr>
              <w:t xml:space="preserve"> POST/GET via jQuery</w:t>
            </w:r>
          </w:p>
        </w:tc>
      </w:tr>
      <w:tr w:rsidR="00FA1099" w:rsidRPr="00FA1099" w14:paraId="7BA0574D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3665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proofErr w:type="gramStart"/>
            <w:r w:rsidRPr="00FA1099">
              <w:rPr>
                <w:b/>
                <w:bCs/>
                <w:lang w:val="en-US"/>
              </w:rPr>
              <w:lastRenderedPageBreak/>
              <w:t>jquery.tagsinput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A273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Input de </w:t>
            </w:r>
            <w:proofErr w:type="spellStart"/>
            <w:r w:rsidRPr="00FA1099">
              <w:rPr>
                <w:lang w:val="en-US"/>
              </w:rPr>
              <w:t>etiquetas</w:t>
            </w:r>
            <w:proofErr w:type="spellEnd"/>
            <w:r w:rsidRPr="00FA1099">
              <w:rPr>
                <w:lang w:val="en-US"/>
              </w:rPr>
              <w:t xml:space="preserve"> (tags)</w:t>
            </w:r>
          </w:p>
        </w:tc>
      </w:tr>
      <w:tr w:rsidR="00FA1099" w:rsidRPr="00FA1099" w14:paraId="0FD8EFAD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26D3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jqvmap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83E3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Mapas </w:t>
            </w:r>
            <w:proofErr w:type="spellStart"/>
            <w:r w:rsidRPr="00FA1099">
              <w:rPr>
                <w:lang w:val="en-US"/>
              </w:rPr>
              <w:t>mundiales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interactivos</w:t>
            </w:r>
            <w:proofErr w:type="spellEnd"/>
          </w:p>
        </w:tc>
      </w:tr>
      <w:tr w:rsidR="00FA1099" w:rsidRPr="00FA1099" w14:paraId="1BE602FA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6BD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jszip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95C2" w14:textId="77777777" w:rsidR="00FA1099" w:rsidRPr="00FA1099" w:rsidRDefault="00FA1099" w:rsidP="00FA1099">
            <w:pPr>
              <w:spacing w:after="0"/>
            </w:pPr>
            <w:r w:rsidRPr="00FA1099">
              <w:t>Crear archivos ZIP en JavaScript</w:t>
            </w:r>
          </w:p>
        </w:tc>
      </w:tr>
      <w:tr w:rsidR="00FA1099" w:rsidRPr="00FA1099" w14:paraId="1AB28A34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CFFF1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malihu</w:t>
            </w:r>
            <w:proofErr w:type="spellEnd"/>
            <w:r w:rsidRPr="00FA1099">
              <w:rPr>
                <w:b/>
                <w:bCs/>
                <w:lang w:val="en-US"/>
              </w:rPr>
              <w:t>-custom-scrollbar-plugin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B990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Barras de scroll </w:t>
            </w:r>
            <w:proofErr w:type="spellStart"/>
            <w:r w:rsidRPr="00FA1099">
              <w:rPr>
                <w:lang w:val="en-US"/>
              </w:rPr>
              <w:t>personalizadas</w:t>
            </w:r>
            <w:proofErr w:type="spellEnd"/>
          </w:p>
        </w:tc>
      </w:tr>
      <w:tr w:rsidR="00FA1099" w:rsidRPr="00FA1099" w14:paraId="6E018FD7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CABE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mjolnic</w:t>
            </w:r>
            <w:proofErr w:type="spellEnd"/>
            <w:r w:rsidRPr="00FA1099">
              <w:rPr>
                <w:b/>
                <w:bCs/>
                <w:lang w:val="en-US"/>
              </w:rPr>
              <w:t>-bootstrap-</w:t>
            </w:r>
            <w:proofErr w:type="spellStart"/>
            <w:r w:rsidRPr="00FA1099">
              <w:rPr>
                <w:b/>
                <w:bCs/>
                <w:lang w:val="en-US"/>
              </w:rPr>
              <w:t>colorpicker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BB3E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>Selector de color (</w:t>
            </w:r>
            <w:proofErr w:type="spellStart"/>
            <w:r w:rsidRPr="00FA1099">
              <w:rPr>
                <w:lang w:val="en-US"/>
              </w:rPr>
              <w:t>colores</w:t>
            </w:r>
            <w:proofErr w:type="spellEnd"/>
            <w:r w:rsidRPr="00FA1099">
              <w:rPr>
                <w:lang w:val="en-US"/>
              </w:rPr>
              <w:t>)</w:t>
            </w:r>
          </w:p>
        </w:tc>
      </w:tr>
      <w:tr w:rsidR="00FA1099" w:rsidRPr="00FA1099" w14:paraId="291F735D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80CA9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mocha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A9C6A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Framework para tests </w:t>
            </w:r>
            <w:proofErr w:type="spellStart"/>
            <w:r w:rsidRPr="00FA1099">
              <w:rPr>
                <w:lang w:val="en-US"/>
              </w:rPr>
              <w:t>en</w:t>
            </w:r>
            <w:proofErr w:type="spellEnd"/>
            <w:r w:rsidRPr="00FA1099">
              <w:rPr>
                <w:lang w:val="en-US"/>
              </w:rPr>
              <w:t xml:space="preserve"> JS</w:t>
            </w:r>
          </w:p>
        </w:tc>
      </w:tr>
      <w:tr w:rsidR="00FA1099" w:rsidRPr="00FA1099" w14:paraId="3F7CDB25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97CF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moment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CFDA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Manipular y </w:t>
            </w:r>
            <w:proofErr w:type="spellStart"/>
            <w:r w:rsidRPr="00FA1099">
              <w:rPr>
                <w:lang w:val="en-US"/>
              </w:rPr>
              <w:t>formatear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fechas</w:t>
            </w:r>
            <w:proofErr w:type="spellEnd"/>
          </w:p>
        </w:tc>
      </w:tr>
      <w:tr w:rsidR="00FA1099" w:rsidRPr="00FA1099" w14:paraId="03D3DFA5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F99A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morris.js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56A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Gráficos</w:t>
            </w:r>
            <w:proofErr w:type="spellEnd"/>
            <w:r w:rsidRPr="00FA1099">
              <w:rPr>
                <w:lang w:val="en-US"/>
              </w:rPr>
              <w:t xml:space="preserve"> simples y bonitos</w:t>
            </w:r>
          </w:p>
        </w:tc>
      </w:tr>
      <w:tr w:rsidR="00FA1099" w:rsidRPr="00FA1099" w14:paraId="0F328A2C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77F6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normalize-</w:t>
            </w:r>
            <w:proofErr w:type="spellStart"/>
            <w:r w:rsidRPr="00FA1099">
              <w:rPr>
                <w:b/>
                <w:bCs/>
                <w:lang w:val="en-US"/>
              </w:rPr>
              <w:t>css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F70A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Normaliza</w:t>
            </w:r>
            <w:proofErr w:type="spellEnd"/>
            <w:r w:rsidRPr="00FA1099">
              <w:rPr>
                <w:lang w:val="en-US"/>
              </w:rPr>
              <w:t xml:space="preserve"> CSS entre </w:t>
            </w:r>
            <w:proofErr w:type="spellStart"/>
            <w:r w:rsidRPr="00FA1099">
              <w:rPr>
                <w:lang w:val="en-US"/>
              </w:rPr>
              <w:t>navegadores</w:t>
            </w:r>
            <w:proofErr w:type="spellEnd"/>
          </w:p>
        </w:tc>
      </w:tr>
      <w:tr w:rsidR="00FA1099" w:rsidRPr="00FA1099" w14:paraId="7B7481C1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B6DF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nprogress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738A3" w14:textId="77777777" w:rsidR="00FA1099" w:rsidRPr="00FA1099" w:rsidRDefault="00FA1099" w:rsidP="00FA1099">
            <w:pPr>
              <w:spacing w:after="0"/>
            </w:pPr>
            <w:r w:rsidRPr="00FA1099">
              <w:t>Barra de progreso en la parte superior</w:t>
            </w:r>
          </w:p>
        </w:tc>
      </w:tr>
      <w:tr w:rsidR="00FA1099" w:rsidRPr="00FA1099" w14:paraId="16253FE4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C054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parsleyjs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9209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Validación</w:t>
            </w:r>
            <w:proofErr w:type="spellEnd"/>
            <w:r w:rsidRPr="00FA1099">
              <w:rPr>
                <w:lang w:val="en-US"/>
              </w:rPr>
              <w:t xml:space="preserve"> de </w:t>
            </w:r>
            <w:proofErr w:type="spellStart"/>
            <w:r w:rsidRPr="00FA1099">
              <w:rPr>
                <w:lang w:val="en-US"/>
              </w:rPr>
              <w:t>formularios</w:t>
            </w:r>
            <w:proofErr w:type="spellEnd"/>
          </w:p>
        </w:tc>
      </w:tr>
      <w:tr w:rsidR="00FA1099" w:rsidRPr="00FA1099" w14:paraId="3BE8BA81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0D649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pdfmake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97AC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Generar</w:t>
            </w:r>
            <w:proofErr w:type="spellEnd"/>
            <w:r w:rsidRPr="00FA1099">
              <w:rPr>
                <w:lang w:val="en-US"/>
              </w:rPr>
              <w:t xml:space="preserve"> PDFs </w:t>
            </w:r>
            <w:proofErr w:type="spellStart"/>
            <w:r w:rsidRPr="00FA1099">
              <w:rPr>
                <w:lang w:val="en-US"/>
              </w:rPr>
              <w:t>desde</w:t>
            </w:r>
            <w:proofErr w:type="spellEnd"/>
            <w:r w:rsidRPr="00FA1099">
              <w:rPr>
                <w:lang w:val="en-US"/>
              </w:rPr>
              <w:t xml:space="preserve"> JavaScript</w:t>
            </w:r>
          </w:p>
        </w:tc>
      </w:tr>
      <w:tr w:rsidR="00FA1099" w:rsidRPr="00FA1099" w14:paraId="31B16005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AAE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pnotify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410B2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Notificaciones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emergentes</w:t>
            </w:r>
            <w:proofErr w:type="spellEnd"/>
          </w:p>
        </w:tc>
      </w:tr>
      <w:tr w:rsidR="00FA1099" w:rsidRPr="00FA1099" w14:paraId="55677DDF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D741B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qrcode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3D47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Generar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códigos</w:t>
            </w:r>
            <w:proofErr w:type="spellEnd"/>
            <w:r w:rsidRPr="00FA1099">
              <w:rPr>
                <w:lang w:val="en-US"/>
              </w:rPr>
              <w:t xml:space="preserve"> QR</w:t>
            </w:r>
          </w:p>
        </w:tc>
      </w:tr>
      <w:tr w:rsidR="00FA1099" w:rsidRPr="00FA1099" w14:paraId="68BD9E88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4ACE0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raphael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8F78D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Gráficos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vectoriales</w:t>
            </w:r>
            <w:proofErr w:type="spellEnd"/>
            <w:r w:rsidRPr="00FA1099">
              <w:rPr>
                <w:lang w:val="en-US"/>
              </w:rPr>
              <w:t xml:space="preserve"> (SVG/VML)</w:t>
            </w:r>
          </w:p>
        </w:tc>
      </w:tr>
      <w:tr w:rsidR="00FA1099" w:rsidRPr="00FA1099" w14:paraId="5BB3EA3E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7BE1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requirejs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46DC6" w14:textId="77777777" w:rsidR="00FA1099" w:rsidRPr="00FA1099" w:rsidRDefault="00FA1099" w:rsidP="00FA1099">
            <w:pPr>
              <w:spacing w:after="0"/>
            </w:pPr>
            <w:r w:rsidRPr="00FA1099">
              <w:t>Carga de módulos JS bajo demanda</w:t>
            </w:r>
          </w:p>
        </w:tc>
      </w:tr>
      <w:tr w:rsidR="00FA1099" w:rsidRPr="00FA1099" w14:paraId="69231F4E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E37E6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say-cheese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33132" w14:textId="77777777" w:rsidR="00FA1099" w:rsidRPr="00FA1099" w:rsidRDefault="00FA1099" w:rsidP="00FA1099">
            <w:pPr>
              <w:spacing w:after="0"/>
            </w:pPr>
            <w:r w:rsidRPr="00FA1099">
              <w:t>Tomar fotos con la cámara web</w:t>
            </w:r>
          </w:p>
        </w:tc>
      </w:tr>
      <w:tr w:rsidR="00FA1099" w:rsidRPr="00FA1099" w14:paraId="69F0ED35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4F2DE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select2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5E7F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 xml:space="preserve">Selects </w:t>
            </w:r>
            <w:proofErr w:type="spellStart"/>
            <w:r w:rsidRPr="00FA1099">
              <w:rPr>
                <w:lang w:val="en-US"/>
              </w:rPr>
              <w:t>mejorados</w:t>
            </w:r>
            <w:proofErr w:type="spellEnd"/>
            <w:r w:rsidRPr="00FA1099">
              <w:rPr>
                <w:lang w:val="en-US"/>
              </w:rPr>
              <w:t xml:space="preserve"> con </w:t>
            </w:r>
            <w:proofErr w:type="spellStart"/>
            <w:r w:rsidRPr="00FA1099">
              <w:rPr>
                <w:lang w:val="en-US"/>
              </w:rPr>
              <w:t>búsqueda</w:t>
            </w:r>
            <w:proofErr w:type="spellEnd"/>
          </w:p>
        </w:tc>
      </w:tr>
      <w:tr w:rsidR="00FA1099" w:rsidRPr="00FA1099" w14:paraId="79AE699A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8FB7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skycons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4160A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Iconos</w:t>
            </w:r>
            <w:proofErr w:type="spellEnd"/>
            <w:r w:rsidRPr="00FA1099">
              <w:rPr>
                <w:lang w:val="en-US"/>
              </w:rPr>
              <w:t xml:space="preserve"> del </w:t>
            </w:r>
            <w:proofErr w:type="spellStart"/>
            <w:r w:rsidRPr="00FA1099">
              <w:rPr>
                <w:lang w:val="en-US"/>
              </w:rPr>
              <w:t>clima</w:t>
            </w:r>
            <w:proofErr w:type="spellEnd"/>
            <w:r w:rsidRPr="00FA1099">
              <w:rPr>
                <w:lang w:val="en-US"/>
              </w:rPr>
              <w:t xml:space="preserve"> </w:t>
            </w:r>
            <w:proofErr w:type="spellStart"/>
            <w:r w:rsidRPr="00FA1099">
              <w:rPr>
                <w:lang w:val="en-US"/>
              </w:rPr>
              <w:t>animados</w:t>
            </w:r>
            <w:proofErr w:type="spellEnd"/>
          </w:p>
        </w:tc>
      </w:tr>
      <w:tr w:rsidR="00FA1099" w:rsidRPr="00FA1099" w14:paraId="3C1393C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2F6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lastRenderedPageBreak/>
              <w:t>starrr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5895C" w14:textId="77777777" w:rsidR="00FA1099" w:rsidRPr="00FA1099" w:rsidRDefault="00FA1099" w:rsidP="00FA1099">
            <w:pPr>
              <w:spacing w:after="0"/>
            </w:pPr>
            <w:r w:rsidRPr="00FA1099">
              <w:t>Sistema de calificación por estrellas</w:t>
            </w:r>
          </w:p>
        </w:tc>
      </w:tr>
      <w:tr w:rsidR="00FA1099" w:rsidRPr="00FA1099" w14:paraId="3B6DA2B7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9B8DF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switchery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632F5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lang w:val="en-US"/>
              </w:rPr>
              <w:t>Toggles (</w:t>
            </w:r>
            <w:proofErr w:type="spellStart"/>
            <w:r w:rsidRPr="00FA1099">
              <w:rPr>
                <w:lang w:val="en-US"/>
              </w:rPr>
              <w:t>interruptores</w:t>
            </w:r>
            <w:proofErr w:type="spellEnd"/>
            <w:r w:rsidRPr="00FA1099">
              <w:rPr>
                <w:lang w:val="en-US"/>
              </w:rPr>
              <w:t>) iOS-style</w:t>
            </w:r>
          </w:p>
        </w:tc>
      </w:tr>
      <w:tr w:rsidR="00FA1099" w:rsidRPr="00FA1099" w14:paraId="3355C09B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82BC8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b/>
                <w:bCs/>
                <w:lang w:val="en-US"/>
              </w:rPr>
              <w:t>transitionize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487AC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proofErr w:type="spellStart"/>
            <w:r w:rsidRPr="00FA1099">
              <w:rPr>
                <w:lang w:val="en-US"/>
              </w:rPr>
              <w:t>Animaciones</w:t>
            </w:r>
            <w:proofErr w:type="spellEnd"/>
            <w:r w:rsidRPr="00FA1099">
              <w:rPr>
                <w:lang w:val="en-US"/>
              </w:rPr>
              <w:t xml:space="preserve"> CSS </w:t>
            </w:r>
            <w:proofErr w:type="spellStart"/>
            <w:r w:rsidRPr="00FA1099">
              <w:rPr>
                <w:lang w:val="en-US"/>
              </w:rPr>
              <w:t>simplificadas</w:t>
            </w:r>
            <w:proofErr w:type="spellEnd"/>
          </w:p>
        </w:tc>
      </w:tr>
      <w:tr w:rsidR="00FA1099" w:rsidRPr="00FA1099" w14:paraId="750ACFD8" w14:textId="77777777" w:rsidTr="00FA1099">
        <w:trPr>
          <w:trHeight w:val="20"/>
        </w:trPr>
        <w:tc>
          <w:tcPr>
            <w:tcW w:w="332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ABC2B" w14:textId="77777777" w:rsidR="00FA1099" w:rsidRPr="00FA1099" w:rsidRDefault="00FA1099" w:rsidP="00FA1099">
            <w:pPr>
              <w:spacing w:after="0"/>
              <w:rPr>
                <w:lang w:val="en-US"/>
              </w:rPr>
            </w:pPr>
            <w:r w:rsidRPr="00FA1099">
              <w:rPr>
                <w:b/>
                <w:bCs/>
                <w:lang w:val="en-US"/>
              </w:rPr>
              <w:t>validator</w:t>
            </w:r>
          </w:p>
        </w:tc>
        <w:tc>
          <w:tcPr>
            <w:tcW w:w="504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1B0DD" w14:textId="77777777" w:rsidR="00FA1099" w:rsidRPr="00FA1099" w:rsidRDefault="00FA1099" w:rsidP="00FA1099">
            <w:pPr>
              <w:spacing w:after="0"/>
            </w:pPr>
            <w:r w:rsidRPr="00FA1099">
              <w:t>Validación de datos (email, URL, etc.)</w:t>
            </w:r>
          </w:p>
        </w:tc>
      </w:tr>
    </w:tbl>
    <w:p w14:paraId="17D3197A" w14:textId="52C8C417" w:rsidR="00FA1099" w:rsidRDefault="00FA1099" w:rsidP="009D5201"/>
    <w:p w14:paraId="31337180" w14:textId="77777777" w:rsidR="00AF3032" w:rsidRDefault="00AF3032" w:rsidP="009D5201"/>
    <w:p w14:paraId="1F75F688" w14:textId="77777777" w:rsidR="00AF3032" w:rsidRDefault="00AF3032" w:rsidP="009D5201"/>
    <w:p w14:paraId="37F90523" w14:textId="77777777" w:rsidR="00AF3032" w:rsidRDefault="00AF3032" w:rsidP="009D5201"/>
    <w:p w14:paraId="28048C8B" w14:textId="7AAFC19B" w:rsidR="00AF3032" w:rsidRDefault="00FF410F" w:rsidP="00FF410F">
      <w:pPr>
        <w:pStyle w:val="Ttulo3"/>
      </w:pPr>
      <w:bookmarkStart w:id="26" w:name="_Toc227837302"/>
      <w:r>
        <w:t>2.</w:t>
      </w:r>
      <w:r w:rsidR="00BF6993">
        <w:t>2</w:t>
      </w:r>
      <w:r>
        <w:t>.</w:t>
      </w:r>
      <w:proofErr w:type="gramStart"/>
      <w:r>
        <w:t xml:space="preserve">9 </w:t>
      </w:r>
      <w:r w:rsidR="000B41F3">
        <w:t>.</w:t>
      </w:r>
      <w:proofErr w:type="spellStart"/>
      <w:r w:rsidR="000B41F3">
        <w:t>htacces</w:t>
      </w:r>
      <w:bookmarkEnd w:id="26"/>
      <w:proofErr w:type="spellEnd"/>
      <w:proofErr w:type="gramEnd"/>
    </w:p>
    <w:p w14:paraId="12E4FB78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&lt;</w:t>
      </w:r>
      <w:proofErr w:type="spellStart"/>
      <w:r w:rsidRPr="000B41F3">
        <w:rPr>
          <w:lang w:val="en-US"/>
        </w:rPr>
        <w:t>IfModule</w:t>
      </w:r>
      <w:proofErr w:type="spellEnd"/>
      <w:r w:rsidRPr="000B41F3">
        <w:rPr>
          <w:lang w:val="en-US"/>
        </w:rPr>
        <w:t xml:space="preserve"> </w:t>
      </w:r>
      <w:proofErr w:type="spellStart"/>
      <w:r w:rsidRPr="000B41F3">
        <w:rPr>
          <w:lang w:val="en-US"/>
        </w:rPr>
        <w:t>mod_rewrite.c</w:t>
      </w:r>
      <w:proofErr w:type="spellEnd"/>
      <w:r w:rsidRPr="000B41F3">
        <w:rPr>
          <w:lang w:val="en-US"/>
        </w:rPr>
        <w:t>&gt;</w:t>
      </w:r>
    </w:p>
    <w:p w14:paraId="758FEE1A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   Options +</w:t>
      </w:r>
      <w:proofErr w:type="spellStart"/>
      <w:r w:rsidRPr="000B41F3">
        <w:rPr>
          <w:lang w:val="en-US"/>
        </w:rPr>
        <w:t>FollowSymlinks</w:t>
      </w:r>
      <w:proofErr w:type="spellEnd"/>
    </w:p>
    <w:p w14:paraId="2DAE4E89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    </w:t>
      </w:r>
      <w:proofErr w:type="spellStart"/>
      <w:r w:rsidRPr="000B41F3">
        <w:rPr>
          <w:lang w:val="en-US"/>
        </w:rPr>
        <w:t>RewriteEngine</w:t>
      </w:r>
      <w:proofErr w:type="spellEnd"/>
      <w:r w:rsidRPr="000B41F3">
        <w:rPr>
          <w:lang w:val="en-US"/>
        </w:rPr>
        <w:t xml:space="preserve"> On</w:t>
      </w:r>
    </w:p>
    <w:p w14:paraId="1307B79D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    </w:t>
      </w:r>
      <w:proofErr w:type="spellStart"/>
      <w:r w:rsidRPr="000B41F3">
        <w:rPr>
          <w:lang w:val="en-US"/>
        </w:rPr>
        <w:t>RewriteCond</w:t>
      </w:r>
      <w:proofErr w:type="spellEnd"/>
      <w:r w:rsidRPr="000B41F3">
        <w:rPr>
          <w:lang w:val="en-US"/>
        </w:rPr>
        <w:t xml:space="preserve"> %{REQUEST_FILENAME</w:t>
      </w:r>
      <w:proofErr w:type="gramStart"/>
      <w:r w:rsidRPr="000B41F3">
        <w:rPr>
          <w:lang w:val="en-US"/>
        </w:rPr>
        <w:t>} !</w:t>
      </w:r>
      <w:proofErr w:type="gramEnd"/>
      <w:r w:rsidRPr="000B41F3">
        <w:rPr>
          <w:lang w:val="en-US"/>
        </w:rPr>
        <w:t>-f</w:t>
      </w:r>
    </w:p>
    <w:p w14:paraId="2A1BAD58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    </w:t>
      </w:r>
      <w:proofErr w:type="spellStart"/>
      <w:r w:rsidRPr="000B41F3">
        <w:rPr>
          <w:lang w:val="en-US"/>
        </w:rPr>
        <w:t>RewriteCond</w:t>
      </w:r>
      <w:proofErr w:type="spellEnd"/>
      <w:r w:rsidRPr="000B41F3">
        <w:rPr>
          <w:lang w:val="en-US"/>
        </w:rPr>
        <w:t xml:space="preserve"> %{REQUEST_FILENAME</w:t>
      </w:r>
      <w:proofErr w:type="gramStart"/>
      <w:r w:rsidRPr="000B41F3">
        <w:rPr>
          <w:lang w:val="en-US"/>
        </w:rPr>
        <w:t>} !</w:t>
      </w:r>
      <w:proofErr w:type="gramEnd"/>
      <w:r w:rsidRPr="000B41F3">
        <w:rPr>
          <w:lang w:val="en-US"/>
        </w:rPr>
        <w:t>-d</w:t>
      </w:r>
    </w:p>
    <w:p w14:paraId="02D5E25D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    </w:t>
      </w:r>
      <w:proofErr w:type="spellStart"/>
      <w:r w:rsidRPr="000B41F3">
        <w:rPr>
          <w:lang w:val="en-US"/>
        </w:rPr>
        <w:t>RewriteRule</w:t>
      </w:r>
      <w:proofErr w:type="spellEnd"/>
      <w:r w:rsidRPr="000B41F3">
        <w:rPr>
          <w:lang w:val="en-US"/>
        </w:rPr>
        <w:t xml:space="preserve"> </w:t>
      </w:r>
      <w:proofErr w:type="gramStart"/>
      <w:r w:rsidRPr="000B41F3">
        <w:rPr>
          <w:lang w:val="en-US"/>
        </w:rPr>
        <w:t>^(</w:t>
      </w:r>
      <w:proofErr w:type="gramEnd"/>
      <w:r w:rsidRPr="000B41F3">
        <w:rPr>
          <w:lang w:val="en-US"/>
        </w:rPr>
        <w:t>.</w:t>
      </w:r>
      <w:proofErr w:type="gramStart"/>
      <w:r w:rsidRPr="000B41F3">
        <w:rPr>
          <w:lang w:val="en-US"/>
        </w:rPr>
        <w:t>*)$</w:t>
      </w:r>
      <w:proofErr w:type="gramEnd"/>
      <w:r w:rsidRPr="000B41F3">
        <w:rPr>
          <w:lang w:val="en-US"/>
        </w:rPr>
        <w:t xml:space="preserve"> </w:t>
      </w:r>
      <w:proofErr w:type="spellStart"/>
      <w:proofErr w:type="gramStart"/>
      <w:r w:rsidRPr="000B41F3">
        <w:rPr>
          <w:lang w:val="en-US"/>
        </w:rPr>
        <w:t>index.php</w:t>
      </w:r>
      <w:proofErr w:type="spellEnd"/>
      <w:r w:rsidRPr="000B41F3">
        <w:rPr>
          <w:lang w:val="en-US"/>
        </w:rPr>
        <w:t>?/</w:t>
      </w:r>
      <w:proofErr w:type="gramEnd"/>
      <w:r w:rsidRPr="000B41F3">
        <w:rPr>
          <w:lang w:val="en-US"/>
        </w:rPr>
        <w:t>$1 [</w:t>
      </w:r>
      <w:proofErr w:type="gramStart"/>
      <w:r w:rsidRPr="000B41F3">
        <w:rPr>
          <w:lang w:val="en-US"/>
        </w:rPr>
        <w:t>L,QSA</w:t>
      </w:r>
      <w:proofErr w:type="gramEnd"/>
      <w:r w:rsidRPr="000B41F3">
        <w:rPr>
          <w:lang w:val="en-US"/>
        </w:rPr>
        <w:t>]</w:t>
      </w:r>
    </w:p>
    <w:p w14:paraId="6259B1A5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&lt;/</w:t>
      </w:r>
      <w:proofErr w:type="spellStart"/>
      <w:r w:rsidRPr="000B41F3">
        <w:rPr>
          <w:lang w:val="en-US"/>
        </w:rPr>
        <w:t>IfModule</w:t>
      </w:r>
      <w:proofErr w:type="spellEnd"/>
      <w:r w:rsidRPr="000B41F3">
        <w:rPr>
          <w:lang w:val="en-US"/>
        </w:rPr>
        <w:t>&gt;</w:t>
      </w:r>
    </w:p>
    <w:p w14:paraId="7D69C901" w14:textId="6E15FAAD" w:rsidR="000B41F3" w:rsidRDefault="000B41F3" w:rsidP="000B41F3">
      <w:pPr>
        <w:pStyle w:val="Ttulo3"/>
        <w:rPr>
          <w:lang w:val="en-US"/>
        </w:rPr>
      </w:pPr>
      <w:r w:rsidRPr="000B41F3">
        <w:rPr>
          <w:lang w:val="en-US"/>
        </w:rPr>
        <w:br/>
      </w:r>
      <w:bookmarkStart w:id="27" w:name="_Toc227837303"/>
      <w:r>
        <w:rPr>
          <w:lang w:val="en-US"/>
        </w:rPr>
        <w:t>2.</w:t>
      </w:r>
      <w:r w:rsidR="00904593">
        <w:rPr>
          <w:lang w:val="en-US"/>
        </w:rPr>
        <w:t>2</w:t>
      </w:r>
      <w:r>
        <w:rPr>
          <w:lang w:val="en-US"/>
        </w:rPr>
        <w:t xml:space="preserve">.10 </w:t>
      </w:r>
      <w:proofErr w:type="spellStart"/>
      <w:r>
        <w:rPr>
          <w:lang w:val="en-US"/>
        </w:rPr>
        <w:t>index.php</w:t>
      </w:r>
      <w:bookmarkEnd w:id="27"/>
      <w:proofErr w:type="spellEnd"/>
    </w:p>
    <w:p w14:paraId="60F43BE8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&lt;?</w:t>
      </w:r>
      <w:proofErr w:type="spellStart"/>
      <w:r w:rsidRPr="000B41F3">
        <w:rPr>
          <w:lang w:val="en-US"/>
        </w:rPr>
        <w:t>php</w:t>
      </w:r>
      <w:proofErr w:type="spellEnd"/>
    </w:p>
    <w:p w14:paraId="14AB30B7" w14:textId="77777777" w:rsidR="000B41F3" w:rsidRPr="000B41F3" w:rsidRDefault="000B41F3" w:rsidP="000B41F3">
      <w:pPr>
        <w:rPr>
          <w:lang w:val="en-US"/>
        </w:rPr>
      </w:pPr>
    </w:p>
    <w:p w14:paraId="06789282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Valid PHP Version?</w:t>
      </w:r>
    </w:p>
    <w:p w14:paraId="5A993747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$</w:t>
      </w:r>
      <w:proofErr w:type="spellStart"/>
      <w:r w:rsidRPr="000B41F3">
        <w:rPr>
          <w:lang w:val="en-US"/>
        </w:rPr>
        <w:t>minPHPVersion</w:t>
      </w:r>
      <w:proofErr w:type="spellEnd"/>
      <w:r w:rsidRPr="000B41F3">
        <w:rPr>
          <w:lang w:val="en-US"/>
        </w:rPr>
        <w:t xml:space="preserve"> = '7.2';</w:t>
      </w:r>
    </w:p>
    <w:p w14:paraId="42EA8585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if (</w:t>
      </w:r>
      <w:proofErr w:type="spellStart"/>
      <w:proofErr w:type="gramStart"/>
      <w:r w:rsidRPr="000B41F3">
        <w:rPr>
          <w:lang w:val="en-US"/>
        </w:rPr>
        <w:t>phpversion</w:t>
      </w:r>
      <w:proofErr w:type="spellEnd"/>
      <w:r w:rsidRPr="000B41F3">
        <w:rPr>
          <w:lang w:val="en-US"/>
        </w:rPr>
        <w:t>(</w:t>
      </w:r>
      <w:proofErr w:type="gramEnd"/>
      <w:r w:rsidRPr="000B41F3">
        <w:rPr>
          <w:lang w:val="en-US"/>
        </w:rPr>
        <w:t>) &lt; $</w:t>
      </w:r>
      <w:proofErr w:type="spellStart"/>
      <w:r w:rsidRPr="000B41F3">
        <w:rPr>
          <w:lang w:val="en-US"/>
        </w:rPr>
        <w:t>minPHPVersion</w:t>
      </w:r>
      <w:proofErr w:type="spellEnd"/>
      <w:r w:rsidRPr="000B41F3">
        <w:rPr>
          <w:lang w:val="en-US"/>
        </w:rPr>
        <w:t>)</w:t>
      </w:r>
    </w:p>
    <w:p w14:paraId="3A111A48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{</w:t>
      </w:r>
    </w:p>
    <w:p w14:paraId="3D2A0344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lastRenderedPageBreak/>
        <w:t xml:space="preserve">    </w:t>
      </w:r>
      <w:proofErr w:type="gramStart"/>
      <w:r w:rsidRPr="000B41F3">
        <w:rPr>
          <w:lang w:val="en-US"/>
        </w:rPr>
        <w:t>die(</w:t>
      </w:r>
      <w:proofErr w:type="gramEnd"/>
      <w:r w:rsidRPr="000B41F3">
        <w:rPr>
          <w:lang w:val="en-US"/>
        </w:rPr>
        <w:t>"Your PHP version must be {$</w:t>
      </w:r>
      <w:proofErr w:type="spellStart"/>
      <w:r w:rsidRPr="000B41F3">
        <w:rPr>
          <w:lang w:val="en-US"/>
        </w:rPr>
        <w:t>minPHPVersion</w:t>
      </w:r>
      <w:proofErr w:type="spellEnd"/>
      <w:r w:rsidRPr="000B41F3">
        <w:rPr>
          <w:lang w:val="en-US"/>
        </w:rPr>
        <w:t xml:space="preserve">} or higher to run CodeIgniter. Current version: </w:t>
      </w:r>
      <w:proofErr w:type="gramStart"/>
      <w:r w:rsidRPr="000B41F3">
        <w:rPr>
          <w:lang w:val="en-US"/>
        </w:rPr>
        <w:t>" .</w:t>
      </w:r>
      <w:proofErr w:type="gramEnd"/>
      <w:r w:rsidRPr="000B41F3">
        <w:rPr>
          <w:lang w:val="en-US"/>
        </w:rPr>
        <w:t xml:space="preserve"> </w:t>
      </w:r>
      <w:proofErr w:type="spellStart"/>
      <w:proofErr w:type="gramStart"/>
      <w:r w:rsidRPr="000B41F3">
        <w:rPr>
          <w:lang w:val="en-US"/>
        </w:rPr>
        <w:t>phpversion</w:t>
      </w:r>
      <w:proofErr w:type="spellEnd"/>
      <w:r w:rsidRPr="000B41F3">
        <w:rPr>
          <w:lang w:val="en-US"/>
        </w:rPr>
        <w:t>(</w:t>
      </w:r>
      <w:proofErr w:type="gramEnd"/>
      <w:r w:rsidRPr="000B41F3">
        <w:rPr>
          <w:lang w:val="en-US"/>
        </w:rPr>
        <w:t>));</w:t>
      </w:r>
    </w:p>
    <w:p w14:paraId="0FCC09A5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}</w:t>
      </w:r>
    </w:p>
    <w:p w14:paraId="219AAC6D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unset($</w:t>
      </w:r>
      <w:proofErr w:type="spellStart"/>
      <w:r w:rsidRPr="000B41F3">
        <w:rPr>
          <w:lang w:val="en-US"/>
        </w:rPr>
        <w:t>minPHPVersion</w:t>
      </w:r>
      <w:proofErr w:type="spellEnd"/>
      <w:r w:rsidRPr="000B41F3">
        <w:rPr>
          <w:lang w:val="en-US"/>
        </w:rPr>
        <w:t>);</w:t>
      </w:r>
    </w:p>
    <w:p w14:paraId="45D58EE4" w14:textId="77777777" w:rsidR="000B41F3" w:rsidRPr="000B41F3" w:rsidRDefault="000B41F3" w:rsidP="000B41F3">
      <w:pPr>
        <w:rPr>
          <w:lang w:val="en-US"/>
        </w:rPr>
      </w:pPr>
    </w:p>
    <w:p w14:paraId="2CD78AA2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Path to the front controller (this file)</w:t>
      </w:r>
    </w:p>
    <w:p w14:paraId="63EE3F78" w14:textId="77777777" w:rsidR="000B41F3" w:rsidRPr="000B41F3" w:rsidRDefault="000B41F3" w:rsidP="000B41F3">
      <w:pPr>
        <w:rPr>
          <w:lang w:val="en-US"/>
        </w:rPr>
      </w:pPr>
      <w:proofErr w:type="gramStart"/>
      <w:r w:rsidRPr="000B41F3">
        <w:rPr>
          <w:lang w:val="en-US"/>
        </w:rPr>
        <w:t>define(</w:t>
      </w:r>
      <w:proofErr w:type="gramEnd"/>
      <w:r w:rsidRPr="000B41F3">
        <w:rPr>
          <w:lang w:val="en-US"/>
        </w:rPr>
        <w:t>'FCPATH', __DIR_</w:t>
      </w:r>
      <w:proofErr w:type="gramStart"/>
      <w:r w:rsidRPr="000B41F3">
        <w:rPr>
          <w:lang w:val="en-US"/>
        </w:rPr>
        <w:t>_ .</w:t>
      </w:r>
      <w:proofErr w:type="gramEnd"/>
      <w:r w:rsidRPr="000B41F3">
        <w:rPr>
          <w:lang w:val="en-US"/>
        </w:rPr>
        <w:t xml:space="preserve"> DIRECTORY_SEPARATOR);</w:t>
      </w:r>
    </w:p>
    <w:p w14:paraId="4605B789" w14:textId="77777777" w:rsidR="000B41F3" w:rsidRPr="000B41F3" w:rsidRDefault="000B41F3" w:rsidP="000B41F3">
      <w:pPr>
        <w:rPr>
          <w:lang w:val="en-US"/>
        </w:rPr>
      </w:pPr>
    </w:p>
    <w:p w14:paraId="645ECD8C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Location of the Paths config file.</w:t>
      </w:r>
    </w:p>
    <w:p w14:paraId="24005857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This is the line that might need to be changed, depending on your folder structure.</w:t>
      </w:r>
    </w:p>
    <w:p w14:paraId="3C49CB56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$</w:t>
      </w:r>
      <w:proofErr w:type="spellStart"/>
      <w:r w:rsidRPr="000B41F3">
        <w:rPr>
          <w:lang w:val="en-US"/>
        </w:rPr>
        <w:t>pathsPath</w:t>
      </w:r>
      <w:proofErr w:type="spellEnd"/>
      <w:r w:rsidRPr="000B41F3">
        <w:rPr>
          <w:lang w:val="en-US"/>
        </w:rPr>
        <w:t xml:space="preserve"> = </w:t>
      </w:r>
      <w:proofErr w:type="spellStart"/>
      <w:proofErr w:type="gramStart"/>
      <w:r w:rsidRPr="000B41F3">
        <w:rPr>
          <w:lang w:val="en-US"/>
        </w:rPr>
        <w:t>realpath</w:t>
      </w:r>
      <w:proofErr w:type="spellEnd"/>
      <w:r w:rsidRPr="000B41F3">
        <w:rPr>
          <w:lang w:val="en-US"/>
        </w:rPr>
        <w:t>(FCPATH .</w:t>
      </w:r>
      <w:proofErr w:type="gramEnd"/>
      <w:r w:rsidRPr="000B41F3">
        <w:rPr>
          <w:lang w:val="en-US"/>
        </w:rPr>
        <w:t xml:space="preserve"> '../app/Config/</w:t>
      </w:r>
      <w:proofErr w:type="spellStart"/>
      <w:r w:rsidRPr="000B41F3">
        <w:rPr>
          <w:lang w:val="en-US"/>
        </w:rPr>
        <w:t>Paths.php</w:t>
      </w:r>
      <w:proofErr w:type="spellEnd"/>
      <w:r w:rsidRPr="000B41F3">
        <w:rPr>
          <w:lang w:val="en-US"/>
        </w:rPr>
        <w:t>');</w:t>
      </w:r>
    </w:p>
    <w:p w14:paraId="760A71E3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^^^ Change this if you move your application folder</w:t>
      </w:r>
    </w:p>
    <w:p w14:paraId="09C014E5" w14:textId="77777777" w:rsidR="000B41F3" w:rsidRPr="000B41F3" w:rsidRDefault="000B41F3" w:rsidP="000B41F3">
      <w:pPr>
        <w:rPr>
          <w:lang w:val="en-US"/>
        </w:rPr>
      </w:pPr>
    </w:p>
    <w:p w14:paraId="28EE3962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/*</w:t>
      </w:r>
    </w:p>
    <w:p w14:paraId="561C342D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*---------------------------------------------------------------</w:t>
      </w:r>
    </w:p>
    <w:p w14:paraId="130A7871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 BOOTSTRAP THE APPLICATION</w:t>
      </w:r>
    </w:p>
    <w:p w14:paraId="13BB5594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*---------------------------------------------------------------</w:t>
      </w:r>
    </w:p>
    <w:p w14:paraId="14CED008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 This process sets up the path constants, loads and registers</w:t>
      </w:r>
    </w:p>
    <w:p w14:paraId="5D0F7E66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 * </w:t>
      </w:r>
      <w:proofErr w:type="gramStart"/>
      <w:r w:rsidRPr="000B41F3">
        <w:rPr>
          <w:lang w:val="en-US"/>
        </w:rPr>
        <w:t>our</w:t>
      </w:r>
      <w:proofErr w:type="gramEnd"/>
      <w:r w:rsidRPr="000B41F3">
        <w:rPr>
          <w:lang w:val="en-US"/>
        </w:rPr>
        <w:t xml:space="preserve"> autoloader, along with Composer's, loads our constants</w:t>
      </w:r>
    </w:p>
    <w:p w14:paraId="3670F170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 * </w:t>
      </w:r>
      <w:proofErr w:type="gramStart"/>
      <w:r w:rsidRPr="000B41F3">
        <w:rPr>
          <w:lang w:val="en-US"/>
        </w:rPr>
        <w:t>and</w:t>
      </w:r>
      <w:proofErr w:type="gramEnd"/>
      <w:r w:rsidRPr="000B41F3">
        <w:rPr>
          <w:lang w:val="en-US"/>
        </w:rPr>
        <w:t xml:space="preserve"> fires up an environment-specific bootstrapping.</w:t>
      </w:r>
    </w:p>
    <w:p w14:paraId="25EB1C1F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*/</w:t>
      </w:r>
    </w:p>
    <w:p w14:paraId="47A2A136" w14:textId="77777777" w:rsidR="000B41F3" w:rsidRPr="000B41F3" w:rsidRDefault="000B41F3" w:rsidP="000B41F3">
      <w:pPr>
        <w:rPr>
          <w:lang w:val="en-US"/>
        </w:rPr>
      </w:pPr>
    </w:p>
    <w:p w14:paraId="450F6730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Ensure the current directory is pointing to the front controller's directory</w:t>
      </w:r>
    </w:p>
    <w:p w14:paraId="7AF67CB8" w14:textId="77777777" w:rsidR="000B41F3" w:rsidRPr="000B41F3" w:rsidRDefault="000B41F3" w:rsidP="000B41F3">
      <w:pPr>
        <w:rPr>
          <w:lang w:val="en-US"/>
        </w:rPr>
      </w:pPr>
      <w:proofErr w:type="spellStart"/>
      <w:r w:rsidRPr="000B41F3">
        <w:rPr>
          <w:lang w:val="en-US"/>
        </w:rPr>
        <w:t>chdir</w:t>
      </w:r>
      <w:proofErr w:type="spellEnd"/>
      <w:r w:rsidRPr="000B41F3">
        <w:rPr>
          <w:lang w:val="en-US"/>
        </w:rPr>
        <w:t>(__DIR__);</w:t>
      </w:r>
    </w:p>
    <w:p w14:paraId="5D1B8857" w14:textId="77777777" w:rsidR="000B41F3" w:rsidRPr="000B41F3" w:rsidRDefault="000B41F3" w:rsidP="000B41F3">
      <w:pPr>
        <w:rPr>
          <w:lang w:val="en-US"/>
        </w:rPr>
      </w:pPr>
    </w:p>
    <w:p w14:paraId="044A6839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Load our paths config file</w:t>
      </w:r>
    </w:p>
    <w:p w14:paraId="358CF46D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lastRenderedPageBreak/>
        <w:t>require $</w:t>
      </w:r>
      <w:proofErr w:type="spellStart"/>
      <w:r w:rsidRPr="000B41F3">
        <w:rPr>
          <w:lang w:val="en-US"/>
        </w:rPr>
        <w:t>pathsPath</w:t>
      </w:r>
      <w:proofErr w:type="spellEnd"/>
      <w:r w:rsidRPr="000B41F3">
        <w:rPr>
          <w:lang w:val="en-US"/>
        </w:rPr>
        <w:t>;</w:t>
      </w:r>
    </w:p>
    <w:p w14:paraId="7B89C965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$paths = new Config\</w:t>
      </w:r>
      <w:proofErr w:type="gramStart"/>
      <w:r w:rsidRPr="000B41F3">
        <w:rPr>
          <w:lang w:val="en-US"/>
        </w:rPr>
        <w:t>Paths(</w:t>
      </w:r>
      <w:proofErr w:type="gramEnd"/>
      <w:r w:rsidRPr="000B41F3">
        <w:rPr>
          <w:lang w:val="en-US"/>
        </w:rPr>
        <w:t>);</w:t>
      </w:r>
    </w:p>
    <w:p w14:paraId="700012B0" w14:textId="77777777" w:rsidR="000B41F3" w:rsidRPr="000B41F3" w:rsidRDefault="000B41F3" w:rsidP="000B41F3">
      <w:pPr>
        <w:rPr>
          <w:lang w:val="en-US"/>
        </w:rPr>
      </w:pPr>
    </w:p>
    <w:p w14:paraId="4DD9D276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// Location of the framework bootstrap file.</w:t>
      </w:r>
    </w:p>
    <w:p w14:paraId="386BE1B1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$app = require </w:t>
      </w:r>
      <w:proofErr w:type="spellStart"/>
      <w:r w:rsidRPr="000B41F3">
        <w:rPr>
          <w:lang w:val="en-US"/>
        </w:rPr>
        <w:t>rtrim</w:t>
      </w:r>
      <w:proofErr w:type="spellEnd"/>
      <w:r w:rsidRPr="000B41F3">
        <w:rPr>
          <w:lang w:val="en-US"/>
        </w:rPr>
        <w:t>($paths-&gt;</w:t>
      </w:r>
      <w:proofErr w:type="spellStart"/>
      <w:r w:rsidRPr="000B41F3">
        <w:rPr>
          <w:lang w:val="en-US"/>
        </w:rPr>
        <w:t>systemDirectory</w:t>
      </w:r>
      <w:proofErr w:type="spellEnd"/>
      <w:r w:rsidRPr="000B41F3">
        <w:rPr>
          <w:lang w:val="en-US"/>
        </w:rPr>
        <w:t>, '/ '</w:t>
      </w:r>
      <w:proofErr w:type="gramStart"/>
      <w:r w:rsidRPr="000B41F3">
        <w:rPr>
          <w:lang w:val="en-US"/>
        </w:rPr>
        <w:t>) .</w:t>
      </w:r>
      <w:proofErr w:type="gramEnd"/>
      <w:r w:rsidRPr="000B41F3">
        <w:rPr>
          <w:lang w:val="en-US"/>
        </w:rPr>
        <w:t xml:space="preserve"> '/</w:t>
      </w:r>
      <w:proofErr w:type="spellStart"/>
      <w:r w:rsidRPr="000B41F3">
        <w:rPr>
          <w:lang w:val="en-US"/>
        </w:rPr>
        <w:t>bootstrap.php</w:t>
      </w:r>
      <w:proofErr w:type="spellEnd"/>
      <w:r w:rsidRPr="000B41F3">
        <w:rPr>
          <w:lang w:val="en-US"/>
        </w:rPr>
        <w:t>';</w:t>
      </w:r>
    </w:p>
    <w:p w14:paraId="1DBE2190" w14:textId="77777777" w:rsidR="000B41F3" w:rsidRPr="000B41F3" w:rsidRDefault="000B41F3" w:rsidP="000B41F3">
      <w:pPr>
        <w:rPr>
          <w:lang w:val="en-US"/>
        </w:rPr>
      </w:pPr>
    </w:p>
    <w:p w14:paraId="221A581F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/*</w:t>
      </w:r>
    </w:p>
    <w:p w14:paraId="67B369B0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*---------------------------------------------------------------</w:t>
      </w:r>
    </w:p>
    <w:p w14:paraId="68EA6944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 LAUNCH THE APPLICATION</w:t>
      </w:r>
    </w:p>
    <w:p w14:paraId="03D537DD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*---------------------------------------------------------------</w:t>
      </w:r>
    </w:p>
    <w:p w14:paraId="25CCCAD1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 Now that everything is setup, it's time to actually fire</w:t>
      </w:r>
    </w:p>
    <w:p w14:paraId="3C8D69E0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 xml:space="preserve"> * </w:t>
      </w:r>
      <w:proofErr w:type="gramStart"/>
      <w:r w:rsidRPr="000B41F3">
        <w:rPr>
          <w:lang w:val="en-US"/>
        </w:rPr>
        <w:t>up</w:t>
      </w:r>
      <w:proofErr w:type="gramEnd"/>
      <w:r w:rsidRPr="000B41F3">
        <w:rPr>
          <w:lang w:val="en-US"/>
        </w:rPr>
        <w:t xml:space="preserve"> the engines and make this app do its thang.</w:t>
      </w:r>
    </w:p>
    <w:p w14:paraId="182387D3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 */</w:t>
      </w:r>
    </w:p>
    <w:p w14:paraId="261E6E24" w14:textId="77777777" w:rsidR="000B41F3" w:rsidRPr="000B41F3" w:rsidRDefault="000B41F3" w:rsidP="000B41F3">
      <w:pPr>
        <w:rPr>
          <w:lang w:val="en-US"/>
        </w:rPr>
      </w:pPr>
      <w:r w:rsidRPr="000B41F3">
        <w:rPr>
          <w:lang w:val="en-US"/>
        </w:rPr>
        <w:t>$app-&gt;</w:t>
      </w:r>
      <w:proofErr w:type="gramStart"/>
      <w:r w:rsidRPr="000B41F3">
        <w:rPr>
          <w:lang w:val="en-US"/>
        </w:rPr>
        <w:t>run(</w:t>
      </w:r>
      <w:proofErr w:type="gramEnd"/>
      <w:r w:rsidRPr="000B41F3">
        <w:rPr>
          <w:lang w:val="en-US"/>
        </w:rPr>
        <w:t>);</w:t>
      </w:r>
    </w:p>
    <w:p w14:paraId="4B60EDBA" w14:textId="1AE82F63" w:rsidR="008B421E" w:rsidRDefault="000B41F3" w:rsidP="00BF6993">
      <w:pPr>
        <w:pStyle w:val="Ttulo2"/>
        <w:rPr>
          <w:lang w:val="en-US"/>
        </w:rPr>
      </w:pPr>
      <w:bookmarkStart w:id="28" w:name="_Toc227837304"/>
      <w:r>
        <w:rPr>
          <w:lang w:val="en-US"/>
        </w:rPr>
        <w:t>2.</w:t>
      </w:r>
      <w:r w:rsidR="00904593">
        <w:rPr>
          <w:lang w:val="en-US"/>
        </w:rPr>
        <w:t>3</w:t>
      </w:r>
      <w:r w:rsidR="0007125D">
        <w:rPr>
          <w:lang w:val="en-US"/>
        </w:rPr>
        <w:t xml:space="preserve"> System</w:t>
      </w:r>
      <w:bookmarkEnd w:id="28"/>
    </w:p>
    <w:p w14:paraId="281539F9" w14:textId="1A09C554" w:rsidR="0007125D" w:rsidRPr="001B1C8F" w:rsidRDefault="001B1C8F" w:rsidP="0007125D">
      <w:r w:rsidRPr="001B1C8F">
        <w:t xml:space="preserve">Son archivos directos de </w:t>
      </w:r>
      <w:proofErr w:type="spellStart"/>
      <w:r w:rsidRPr="001B1C8F">
        <w:t>c</w:t>
      </w:r>
      <w:r>
        <w:t>odeigniter</w:t>
      </w:r>
      <w:proofErr w:type="spellEnd"/>
      <w:r>
        <w:t xml:space="preserve"> el cual solo se mostrará sus funciones a continuación:</w:t>
      </w:r>
    </w:p>
    <w:p w14:paraId="56B90280" w14:textId="77777777" w:rsidR="008810FC" w:rsidRDefault="008810FC" w:rsidP="00BF6993">
      <w:pPr>
        <w:pStyle w:val="Ttulo3"/>
      </w:pPr>
      <w:bookmarkStart w:id="29" w:name="_Toc227837305"/>
      <w:r>
        <w:t>2.3.1 Carpetas</w:t>
      </w:r>
      <w:bookmarkEnd w:id="29"/>
    </w:p>
    <w:tbl>
      <w:tblPr>
        <w:tblW w:w="57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181"/>
      </w:tblGrid>
      <w:tr w:rsidR="008810FC" w:rsidRPr="008810FC" w14:paraId="18916BB6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8023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API/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B00FA" w14:textId="77777777" w:rsidR="008810FC" w:rsidRPr="008810FC" w:rsidRDefault="008810FC" w:rsidP="008810FC">
            <w:pPr>
              <w:spacing w:after="0"/>
            </w:pPr>
            <w:r w:rsidRPr="008810FC">
              <w:t xml:space="preserve">Respuestas para </w:t>
            </w:r>
            <w:proofErr w:type="spellStart"/>
            <w:r w:rsidRPr="008810FC">
              <w:t>APIs</w:t>
            </w:r>
            <w:proofErr w:type="spellEnd"/>
            <w:r w:rsidRPr="008810FC">
              <w:t xml:space="preserve"> (JSON, XML)</w:t>
            </w:r>
          </w:p>
        </w:tc>
      </w:tr>
      <w:tr w:rsidR="008810FC" w:rsidRPr="008810FC" w14:paraId="65EFF019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DE662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Autoloader/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BF918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lang w:val="en-US"/>
              </w:rPr>
              <w:t xml:space="preserve">Carga </w:t>
            </w:r>
            <w:proofErr w:type="spellStart"/>
            <w:r w:rsidRPr="008810FC">
              <w:rPr>
                <w:lang w:val="en-US"/>
              </w:rPr>
              <w:t>automática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clases</w:t>
            </w:r>
            <w:proofErr w:type="spellEnd"/>
          </w:p>
        </w:tc>
      </w:tr>
      <w:tr w:rsidR="008810FC" w:rsidRPr="008810FC" w14:paraId="479D3082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ADBE1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Cache/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216B0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lang w:val="en-US"/>
              </w:rPr>
              <w:t xml:space="preserve">Sistema de </w:t>
            </w:r>
            <w:proofErr w:type="spellStart"/>
            <w:r w:rsidRPr="008810FC">
              <w:rPr>
                <w:lang w:val="en-US"/>
              </w:rPr>
              <w:t>caché</w:t>
            </w:r>
            <w:proofErr w:type="spellEnd"/>
          </w:p>
        </w:tc>
      </w:tr>
      <w:tr w:rsidR="008810FC" w:rsidRPr="008810FC" w14:paraId="1CED66D2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ACB82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CLI/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E23B9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Comandos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desde</w:t>
            </w:r>
            <w:proofErr w:type="spellEnd"/>
            <w:r w:rsidRPr="008810FC">
              <w:rPr>
                <w:lang w:val="en-US"/>
              </w:rPr>
              <w:t xml:space="preserve"> terminal</w:t>
            </w:r>
          </w:p>
        </w:tc>
      </w:tr>
      <w:tr w:rsidR="008810FC" w:rsidRPr="008810FC" w14:paraId="53055BB2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4E5E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Commands/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6250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Comandos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personalizables</w:t>
            </w:r>
            <w:proofErr w:type="spellEnd"/>
            <w:r w:rsidRPr="008810FC">
              <w:rPr>
                <w:lang w:val="en-US"/>
              </w:rPr>
              <w:t xml:space="preserve"> (</w:t>
            </w:r>
            <w:proofErr w:type="spellStart"/>
            <w:r w:rsidRPr="008810FC">
              <w:rPr>
                <w:lang w:val="en-US"/>
              </w:rPr>
              <w:t>php</w:t>
            </w:r>
            <w:proofErr w:type="spellEnd"/>
            <w:r w:rsidRPr="008810FC">
              <w:rPr>
                <w:lang w:val="en-US"/>
              </w:rPr>
              <w:t xml:space="preserve"> spark)</w:t>
            </w:r>
          </w:p>
        </w:tc>
      </w:tr>
      <w:tr w:rsidR="008810FC" w:rsidRPr="008810FC" w14:paraId="72853EBA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BA431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Config/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AE30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Manejo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configuración</w:t>
            </w:r>
            <w:proofErr w:type="spellEnd"/>
          </w:p>
        </w:tc>
      </w:tr>
      <w:tr w:rsidR="008810FC" w:rsidRPr="008810FC" w14:paraId="5F29532B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456DC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lastRenderedPageBreak/>
              <w:t>Database/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52857" w14:textId="77777777" w:rsidR="008810FC" w:rsidRPr="008810FC" w:rsidRDefault="008810FC" w:rsidP="008810FC">
            <w:pPr>
              <w:spacing w:after="0"/>
            </w:pPr>
            <w:r w:rsidRPr="008810FC">
              <w:t>Conexión y consultas a BD</w:t>
            </w:r>
          </w:p>
        </w:tc>
      </w:tr>
      <w:tr w:rsidR="008810FC" w:rsidRPr="008810FC" w14:paraId="484DE321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86FF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Debug/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D0ECE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Herramientas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depuración</w:t>
            </w:r>
            <w:proofErr w:type="spellEnd"/>
          </w:p>
        </w:tc>
      </w:tr>
      <w:tr w:rsidR="008810FC" w:rsidRPr="008810FC" w14:paraId="0221F47D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F5136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Email/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B77DC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Envío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correos</w:t>
            </w:r>
            <w:proofErr w:type="spellEnd"/>
          </w:p>
        </w:tc>
      </w:tr>
      <w:tr w:rsidR="008810FC" w:rsidRPr="008810FC" w14:paraId="76F368B6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D1069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Encryption/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B8468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Cifrado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datos</w:t>
            </w:r>
            <w:proofErr w:type="spellEnd"/>
          </w:p>
        </w:tc>
      </w:tr>
      <w:tr w:rsidR="008810FC" w:rsidRPr="008810FC" w14:paraId="3F1A734F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513A3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Events/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F486E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lang w:val="en-US"/>
              </w:rPr>
              <w:t xml:space="preserve">Sistema de </w:t>
            </w:r>
            <w:proofErr w:type="spellStart"/>
            <w:r w:rsidRPr="008810FC">
              <w:rPr>
                <w:lang w:val="en-US"/>
              </w:rPr>
              <w:t>eventos</w:t>
            </w:r>
            <w:proofErr w:type="spellEnd"/>
          </w:p>
        </w:tc>
      </w:tr>
      <w:tr w:rsidR="008810FC" w:rsidRPr="008810FC" w14:paraId="4234FC4B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6853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Exceptions/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2C322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Manejo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errores</w:t>
            </w:r>
            <w:proofErr w:type="spellEnd"/>
          </w:p>
        </w:tc>
      </w:tr>
      <w:tr w:rsidR="008810FC" w:rsidRPr="008810FC" w14:paraId="355A85BC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F965A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Files/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7AAA7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Manipulación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archivos</w:t>
            </w:r>
            <w:proofErr w:type="spellEnd"/>
          </w:p>
        </w:tc>
      </w:tr>
      <w:tr w:rsidR="008810FC" w:rsidRPr="008810FC" w14:paraId="4695AA5A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588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Filters/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748E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Filtros</w:t>
            </w:r>
            <w:proofErr w:type="spellEnd"/>
            <w:r w:rsidRPr="008810FC">
              <w:rPr>
                <w:lang w:val="en-US"/>
              </w:rPr>
              <w:t xml:space="preserve"> (</w:t>
            </w:r>
            <w:proofErr w:type="spellStart"/>
            <w:r w:rsidRPr="008810FC">
              <w:rPr>
                <w:lang w:val="en-US"/>
              </w:rPr>
              <w:t>ej</w:t>
            </w:r>
            <w:proofErr w:type="spellEnd"/>
            <w:r w:rsidRPr="008810FC">
              <w:rPr>
                <w:lang w:val="en-US"/>
              </w:rPr>
              <w:t xml:space="preserve">: </w:t>
            </w:r>
            <w:proofErr w:type="spellStart"/>
            <w:r w:rsidRPr="008810FC">
              <w:rPr>
                <w:lang w:val="en-US"/>
              </w:rPr>
              <w:t>verificar</w:t>
            </w:r>
            <w:proofErr w:type="spellEnd"/>
            <w:r w:rsidRPr="008810FC">
              <w:rPr>
                <w:lang w:val="en-US"/>
              </w:rPr>
              <w:t xml:space="preserve"> login)</w:t>
            </w:r>
          </w:p>
        </w:tc>
      </w:tr>
      <w:tr w:rsidR="008810FC" w:rsidRPr="008810FC" w14:paraId="6F6C9BE8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51B01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Format/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ED2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Formatear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datos</w:t>
            </w:r>
            <w:proofErr w:type="spellEnd"/>
            <w:r w:rsidRPr="008810FC">
              <w:rPr>
                <w:lang w:val="en-US"/>
              </w:rPr>
              <w:t xml:space="preserve"> (JSON, CSV)</w:t>
            </w:r>
          </w:p>
        </w:tc>
      </w:tr>
      <w:tr w:rsidR="008810FC" w:rsidRPr="008810FC" w14:paraId="0FA6F7B2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5F4D7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Helpers/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A2C3" w14:textId="77777777" w:rsidR="008810FC" w:rsidRPr="008810FC" w:rsidRDefault="008810FC" w:rsidP="008810FC">
            <w:pPr>
              <w:spacing w:after="0"/>
            </w:pPr>
            <w:r w:rsidRPr="008810FC">
              <w:t>Funciones de ayuda (</w:t>
            </w:r>
            <w:proofErr w:type="spellStart"/>
            <w:r w:rsidRPr="008810FC">
              <w:t>url</w:t>
            </w:r>
            <w:proofErr w:type="spellEnd"/>
            <w:r w:rsidRPr="008810FC">
              <w:t xml:space="preserve">, </w:t>
            </w:r>
            <w:proofErr w:type="spellStart"/>
            <w:r w:rsidRPr="008810FC">
              <w:t>form</w:t>
            </w:r>
            <w:proofErr w:type="spellEnd"/>
            <w:r w:rsidRPr="008810FC">
              <w:t>)</w:t>
            </w:r>
          </w:p>
        </w:tc>
      </w:tr>
      <w:tr w:rsidR="008810FC" w:rsidRPr="008810FC" w14:paraId="2D93D8CF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2DE0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Honeypot/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1A56C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Protección</w:t>
            </w:r>
            <w:proofErr w:type="spellEnd"/>
            <w:r w:rsidRPr="008810FC">
              <w:rPr>
                <w:lang w:val="en-US"/>
              </w:rPr>
              <w:t xml:space="preserve"> anti-spam</w:t>
            </w:r>
          </w:p>
        </w:tc>
      </w:tr>
      <w:tr w:rsidR="008810FC" w:rsidRPr="008810FC" w14:paraId="1EBDDBF2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135F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HTTP/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14557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Peticiones</w:t>
            </w:r>
            <w:proofErr w:type="spellEnd"/>
            <w:r w:rsidRPr="008810FC">
              <w:rPr>
                <w:lang w:val="en-US"/>
              </w:rPr>
              <w:t xml:space="preserve"> (request, response)</w:t>
            </w:r>
          </w:p>
        </w:tc>
      </w:tr>
      <w:tr w:rsidR="008810FC" w:rsidRPr="008810FC" w14:paraId="72579FAB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B955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I18n/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E6222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Múltiples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idiomas</w:t>
            </w:r>
            <w:proofErr w:type="spellEnd"/>
          </w:p>
        </w:tc>
      </w:tr>
      <w:tr w:rsidR="008810FC" w:rsidRPr="008810FC" w14:paraId="1796FF0A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63E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Images/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737D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lang w:val="en-US"/>
              </w:rPr>
              <w:t xml:space="preserve">Manipular </w:t>
            </w:r>
            <w:proofErr w:type="spellStart"/>
            <w:r w:rsidRPr="008810FC">
              <w:rPr>
                <w:lang w:val="en-US"/>
              </w:rPr>
              <w:t>imágenes</w:t>
            </w:r>
            <w:proofErr w:type="spellEnd"/>
          </w:p>
        </w:tc>
      </w:tr>
      <w:tr w:rsidR="008810FC" w:rsidRPr="008810FC" w14:paraId="29D6CB77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2EFB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Language/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3D59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Cargar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archivos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idioma</w:t>
            </w:r>
            <w:proofErr w:type="spellEnd"/>
          </w:p>
        </w:tc>
      </w:tr>
      <w:tr w:rsidR="008810FC" w:rsidRPr="008810FC" w14:paraId="609E1EED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86F7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Log/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A17C0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lang w:val="en-US"/>
              </w:rPr>
              <w:t xml:space="preserve">Registro de </w:t>
            </w:r>
            <w:proofErr w:type="spellStart"/>
            <w:r w:rsidRPr="008810FC">
              <w:rPr>
                <w:lang w:val="en-US"/>
              </w:rPr>
              <w:t>errores</w:t>
            </w:r>
            <w:proofErr w:type="spellEnd"/>
            <w:r w:rsidRPr="008810FC">
              <w:rPr>
                <w:lang w:val="en-US"/>
              </w:rPr>
              <w:t xml:space="preserve"> (logs)</w:t>
            </w:r>
          </w:p>
        </w:tc>
      </w:tr>
      <w:tr w:rsidR="008810FC" w:rsidRPr="008810FC" w14:paraId="03120AE5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565CE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Modules/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F6568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Soporte</w:t>
            </w:r>
            <w:proofErr w:type="spellEnd"/>
            <w:r w:rsidRPr="008810FC">
              <w:rPr>
                <w:lang w:val="en-US"/>
              </w:rPr>
              <w:t xml:space="preserve"> para </w:t>
            </w:r>
            <w:proofErr w:type="spellStart"/>
            <w:r w:rsidRPr="008810FC">
              <w:rPr>
                <w:lang w:val="en-US"/>
              </w:rPr>
              <w:t>módulos</w:t>
            </w:r>
            <w:proofErr w:type="spellEnd"/>
          </w:p>
        </w:tc>
      </w:tr>
      <w:tr w:rsidR="008810FC" w:rsidRPr="008810FC" w14:paraId="299E52E8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8AAF0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Pager/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2986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Paginación</w:t>
            </w:r>
            <w:proofErr w:type="spellEnd"/>
          </w:p>
        </w:tc>
      </w:tr>
      <w:tr w:rsidR="008810FC" w:rsidRPr="008810FC" w14:paraId="60B6E93A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F68CC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RESTful/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41DC5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lang w:val="en-US"/>
              </w:rPr>
              <w:t>Crear APIs RESTful</w:t>
            </w:r>
          </w:p>
        </w:tc>
      </w:tr>
      <w:tr w:rsidR="008810FC" w:rsidRPr="008810FC" w14:paraId="315077DD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E4E07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Router/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45B53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Asigna</w:t>
            </w:r>
            <w:proofErr w:type="spellEnd"/>
            <w:r w:rsidRPr="008810FC">
              <w:rPr>
                <w:lang w:val="en-US"/>
              </w:rPr>
              <w:t xml:space="preserve"> URLs a </w:t>
            </w:r>
            <w:proofErr w:type="spellStart"/>
            <w:r w:rsidRPr="008810FC">
              <w:rPr>
                <w:lang w:val="en-US"/>
              </w:rPr>
              <w:t>controladores</w:t>
            </w:r>
            <w:proofErr w:type="spellEnd"/>
          </w:p>
        </w:tc>
      </w:tr>
      <w:tr w:rsidR="008810FC" w:rsidRPr="008810FC" w14:paraId="10B6E625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324BC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lastRenderedPageBreak/>
              <w:t>Security/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53D21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Seguridad</w:t>
            </w:r>
            <w:proofErr w:type="spellEnd"/>
            <w:r w:rsidRPr="008810FC">
              <w:rPr>
                <w:lang w:val="en-US"/>
              </w:rPr>
              <w:t xml:space="preserve"> (XSS, CSRF)</w:t>
            </w:r>
          </w:p>
        </w:tc>
      </w:tr>
      <w:tr w:rsidR="008810FC" w:rsidRPr="008810FC" w14:paraId="4D543C00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7D409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Session/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E38C1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Manejo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sesiones</w:t>
            </w:r>
            <w:proofErr w:type="spellEnd"/>
          </w:p>
        </w:tc>
      </w:tr>
      <w:tr w:rsidR="008810FC" w:rsidRPr="008810FC" w14:paraId="5ADE12AC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E9774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Test/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5139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Pruebas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unitarias</w:t>
            </w:r>
            <w:proofErr w:type="spellEnd"/>
          </w:p>
        </w:tc>
      </w:tr>
      <w:tr w:rsidR="008810FC" w:rsidRPr="008810FC" w14:paraId="5ECD1A2E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F49D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b/>
                <w:bCs/>
                <w:lang w:val="en-US"/>
              </w:rPr>
              <w:t>ThirdParty</w:t>
            </w:r>
            <w:proofErr w:type="spellEnd"/>
            <w:r w:rsidRPr="008810FC">
              <w:rPr>
                <w:b/>
                <w:bCs/>
                <w:lang w:val="en-US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BBC3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Librerías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internas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terceros</w:t>
            </w:r>
            <w:proofErr w:type="spellEnd"/>
          </w:p>
        </w:tc>
      </w:tr>
      <w:tr w:rsidR="008810FC" w:rsidRPr="008810FC" w14:paraId="76EF7A3B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37BD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Throttle/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1567B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Limitar</w:t>
            </w:r>
            <w:proofErr w:type="spellEnd"/>
            <w:r w:rsidRPr="008810FC">
              <w:rPr>
                <w:lang w:val="en-US"/>
              </w:rPr>
              <w:t xml:space="preserve"> </w:t>
            </w:r>
            <w:proofErr w:type="spellStart"/>
            <w:r w:rsidRPr="008810FC">
              <w:rPr>
                <w:lang w:val="en-US"/>
              </w:rPr>
              <w:t>peticiones</w:t>
            </w:r>
            <w:proofErr w:type="spellEnd"/>
          </w:p>
        </w:tc>
      </w:tr>
      <w:tr w:rsidR="008810FC" w:rsidRPr="008810FC" w14:paraId="5587EAB4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298F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Typography/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4442A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Formateo</w:t>
            </w:r>
            <w:proofErr w:type="spellEnd"/>
            <w:r w:rsidRPr="008810FC">
              <w:rPr>
                <w:lang w:val="en-US"/>
              </w:rPr>
              <w:t xml:space="preserve"> de </w:t>
            </w:r>
            <w:proofErr w:type="spellStart"/>
            <w:r w:rsidRPr="008810FC">
              <w:rPr>
                <w:lang w:val="en-US"/>
              </w:rPr>
              <w:t>texto</w:t>
            </w:r>
            <w:proofErr w:type="spellEnd"/>
          </w:p>
        </w:tc>
      </w:tr>
      <w:tr w:rsidR="008810FC" w:rsidRPr="008810FC" w14:paraId="4618A0BD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3E75C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Validation/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FAACE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lang w:val="en-US"/>
              </w:rPr>
              <w:t xml:space="preserve">Validar </w:t>
            </w:r>
            <w:proofErr w:type="spellStart"/>
            <w:r w:rsidRPr="008810FC">
              <w:rPr>
                <w:lang w:val="en-US"/>
              </w:rPr>
              <w:t>formularios</w:t>
            </w:r>
            <w:proofErr w:type="spellEnd"/>
          </w:p>
        </w:tc>
      </w:tr>
      <w:tr w:rsidR="008810FC" w:rsidRPr="008810FC" w14:paraId="06CB59E1" w14:textId="77777777" w:rsidTr="008810F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B4EE6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r w:rsidRPr="008810FC">
              <w:rPr>
                <w:b/>
                <w:bCs/>
                <w:lang w:val="en-US"/>
              </w:rPr>
              <w:t>View/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E9809" w14:textId="77777777" w:rsidR="008810FC" w:rsidRPr="008810FC" w:rsidRDefault="008810FC" w:rsidP="008810FC">
            <w:pPr>
              <w:spacing w:after="0"/>
              <w:rPr>
                <w:lang w:val="en-US"/>
              </w:rPr>
            </w:pPr>
            <w:proofErr w:type="spellStart"/>
            <w:r w:rsidRPr="008810FC">
              <w:rPr>
                <w:lang w:val="en-US"/>
              </w:rPr>
              <w:t>Cargar</w:t>
            </w:r>
            <w:proofErr w:type="spellEnd"/>
            <w:r w:rsidRPr="008810FC">
              <w:rPr>
                <w:lang w:val="en-US"/>
              </w:rPr>
              <w:t xml:space="preserve"> vistas</w:t>
            </w:r>
          </w:p>
        </w:tc>
      </w:tr>
    </w:tbl>
    <w:p w14:paraId="2600F910" w14:textId="0E546525" w:rsidR="000B41F3" w:rsidRPr="000B41F3" w:rsidRDefault="000B41F3" w:rsidP="008810FC">
      <w:r w:rsidRPr="000B41F3">
        <w:br/>
      </w:r>
      <w:r w:rsidRPr="000B41F3">
        <w:br/>
      </w:r>
      <w:r w:rsidRPr="000B41F3">
        <w:br/>
      </w:r>
      <w:r w:rsidRPr="000B41F3">
        <w:br/>
      </w:r>
      <w:r w:rsidRPr="000B41F3">
        <w:br/>
      </w:r>
    </w:p>
    <w:p w14:paraId="024432FD" w14:textId="74895FB5" w:rsidR="000B41F3" w:rsidRDefault="008810FC" w:rsidP="00BF6993">
      <w:pPr>
        <w:pStyle w:val="Ttulo3"/>
      </w:pPr>
      <w:bookmarkStart w:id="30" w:name="_Toc227837306"/>
      <w:r>
        <w:t>2.3.2 Archivos de raíz</w:t>
      </w:r>
      <w:bookmarkEnd w:id="30"/>
    </w:p>
    <w:tbl>
      <w:tblPr>
        <w:tblW w:w="57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292"/>
      </w:tblGrid>
      <w:tr w:rsidR="00DF1F9B" w:rsidRPr="00DF1F9B" w14:paraId="562CA332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4786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b/>
                <w:bCs/>
                <w:lang w:val="en-US"/>
              </w:rPr>
              <w:t>.</w:t>
            </w:r>
            <w:proofErr w:type="spellStart"/>
            <w:r w:rsidRPr="00DF1F9B">
              <w:rPr>
                <w:b/>
                <w:bCs/>
                <w:lang w:val="en-US"/>
              </w:rPr>
              <w:t>htaccess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0D65D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lang w:val="en-US"/>
              </w:rPr>
              <w:t xml:space="preserve">Protege la </w:t>
            </w:r>
            <w:proofErr w:type="spellStart"/>
            <w:r w:rsidRPr="00DF1F9B">
              <w:rPr>
                <w:lang w:val="en-US"/>
              </w:rPr>
              <w:t>carpeta</w:t>
            </w:r>
            <w:proofErr w:type="spellEnd"/>
          </w:p>
        </w:tc>
      </w:tr>
      <w:tr w:rsidR="00DF1F9B" w:rsidRPr="00DF1F9B" w14:paraId="55942C58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DA735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b/>
                <w:bCs/>
                <w:lang w:val="en-US"/>
              </w:rPr>
              <w:t>bootstrap.php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46144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lang w:val="en-US"/>
              </w:rPr>
              <w:t>Inicializa</w:t>
            </w:r>
            <w:proofErr w:type="spellEnd"/>
            <w:r w:rsidRPr="00DF1F9B">
              <w:rPr>
                <w:lang w:val="en-US"/>
              </w:rPr>
              <w:t xml:space="preserve"> </w:t>
            </w:r>
            <w:proofErr w:type="spellStart"/>
            <w:r w:rsidRPr="00DF1F9B">
              <w:rPr>
                <w:lang w:val="en-US"/>
              </w:rPr>
              <w:t>el</w:t>
            </w:r>
            <w:proofErr w:type="spellEnd"/>
            <w:r w:rsidRPr="00DF1F9B">
              <w:rPr>
                <w:lang w:val="en-US"/>
              </w:rPr>
              <w:t xml:space="preserve"> framework</w:t>
            </w:r>
          </w:p>
        </w:tc>
      </w:tr>
      <w:tr w:rsidR="00DF1F9B" w:rsidRPr="00DF1F9B" w14:paraId="28527FB6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001D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b/>
                <w:bCs/>
                <w:lang w:val="en-US"/>
              </w:rPr>
              <w:t>CodeIgniter.php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F31B3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lang w:val="en-US"/>
              </w:rPr>
              <w:t>Núcleo</w:t>
            </w:r>
            <w:proofErr w:type="spellEnd"/>
            <w:r w:rsidRPr="00DF1F9B">
              <w:rPr>
                <w:lang w:val="en-US"/>
              </w:rPr>
              <w:t xml:space="preserve"> principal</w:t>
            </w:r>
          </w:p>
        </w:tc>
      </w:tr>
      <w:tr w:rsidR="00DF1F9B" w:rsidRPr="00DF1F9B" w14:paraId="6A397CD3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A413B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b/>
                <w:bCs/>
                <w:lang w:val="en-US"/>
              </w:rPr>
              <w:t>Common.php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565A7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lang w:val="en-US"/>
              </w:rPr>
              <w:t>Funciones</w:t>
            </w:r>
            <w:proofErr w:type="spellEnd"/>
            <w:r w:rsidRPr="00DF1F9B">
              <w:rPr>
                <w:lang w:val="en-US"/>
              </w:rPr>
              <w:t xml:space="preserve"> </w:t>
            </w:r>
            <w:proofErr w:type="spellStart"/>
            <w:r w:rsidRPr="00DF1F9B">
              <w:rPr>
                <w:lang w:val="en-US"/>
              </w:rPr>
              <w:t>globales</w:t>
            </w:r>
            <w:proofErr w:type="spellEnd"/>
          </w:p>
        </w:tc>
      </w:tr>
      <w:tr w:rsidR="00DF1F9B" w:rsidRPr="00DF1F9B" w14:paraId="5ADA2B2D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69D98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b/>
                <w:bCs/>
                <w:lang w:val="en-US"/>
              </w:rPr>
              <w:t>ComposerScripts.php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89C1E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lang w:val="en-US"/>
              </w:rPr>
              <w:t xml:space="preserve">Scripts </w:t>
            </w:r>
            <w:proofErr w:type="gramStart"/>
            <w:r w:rsidRPr="00DF1F9B">
              <w:rPr>
                <w:lang w:val="en-US"/>
              </w:rPr>
              <w:t>para Composer</w:t>
            </w:r>
            <w:proofErr w:type="gramEnd"/>
          </w:p>
        </w:tc>
      </w:tr>
      <w:tr w:rsidR="00DF1F9B" w:rsidRPr="00DF1F9B" w14:paraId="4FD6B376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735FC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b/>
                <w:bCs/>
                <w:lang w:val="en-US"/>
              </w:rPr>
              <w:t>Controller.php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F002D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lang w:val="en-US"/>
              </w:rPr>
              <w:t xml:space="preserve">Clase base para </w:t>
            </w:r>
            <w:proofErr w:type="spellStart"/>
            <w:r w:rsidRPr="00DF1F9B">
              <w:rPr>
                <w:lang w:val="en-US"/>
              </w:rPr>
              <w:t>controladores</w:t>
            </w:r>
            <w:proofErr w:type="spellEnd"/>
          </w:p>
        </w:tc>
      </w:tr>
      <w:tr w:rsidR="00DF1F9B" w:rsidRPr="00DF1F9B" w14:paraId="6C55BE6B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8C08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b/>
                <w:bCs/>
                <w:lang w:val="en-US"/>
              </w:rPr>
              <w:t>Entity.php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C0AC3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lang w:val="en-US"/>
              </w:rPr>
              <w:t xml:space="preserve">Clase base para </w:t>
            </w:r>
            <w:proofErr w:type="spellStart"/>
            <w:r w:rsidRPr="00DF1F9B">
              <w:rPr>
                <w:lang w:val="en-US"/>
              </w:rPr>
              <w:t>entidades</w:t>
            </w:r>
            <w:proofErr w:type="spellEnd"/>
          </w:p>
        </w:tc>
      </w:tr>
      <w:tr w:rsidR="00DF1F9B" w:rsidRPr="00DF1F9B" w14:paraId="292C6D5C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F812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proofErr w:type="spellStart"/>
            <w:r w:rsidRPr="00DF1F9B">
              <w:rPr>
                <w:b/>
                <w:bCs/>
                <w:lang w:val="en-US"/>
              </w:rPr>
              <w:lastRenderedPageBreak/>
              <w:t>Model.php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7A547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lang w:val="en-US"/>
              </w:rPr>
              <w:t xml:space="preserve">Clase base para </w:t>
            </w:r>
            <w:proofErr w:type="spellStart"/>
            <w:r w:rsidRPr="00DF1F9B">
              <w:rPr>
                <w:lang w:val="en-US"/>
              </w:rPr>
              <w:t>modelos</w:t>
            </w:r>
            <w:proofErr w:type="spellEnd"/>
          </w:p>
        </w:tc>
      </w:tr>
      <w:tr w:rsidR="00DF1F9B" w:rsidRPr="00DF1F9B" w14:paraId="69EEA151" w14:textId="77777777" w:rsidTr="00DF1F9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30B9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b/>
                <w:bCs/>
                <w:lang w:val="en-US"/>
              </w:rPr>
              <w:t>index.html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FBED" w14:textId="77777777" w:rsidR="00DF1F9B" w:rsidRPr="00DF1F9B" w:rsidRDefault="00DF1F9B" w:rsidP="00DF1F9B">
            <w:pPr>
              <w:spacing w:after="0"/>
              <w:rPr>
                <w:lang w:val="en-US"/>
              </w:rPr>
            </w:pPr>
            <w:r w:rsidRPr="00DF1F9B">
              <w:rPr>
                <w:lang w:val="en-US"/>
              </w:rPr>
              <w:t xml:space="preserve">Evita </w:t>
            </w:r>
            <w:proofErr w:type="spellStart"/>
            <w:r w:rsidRPr="00DF1F9B">
              <w:rPr>
                <w:lang w:val="en-US"/>
              </w:rPr>
              <w:t>listar</w:t>
            </w:r>
            <w:proofErr w:type="spellEnd"/>
            <w:r w:rsidRPr="00DF1F9B">
              <w:rPr>
                <w:lang w:val="en-US"/>
              </w:rPr>
              <w:t xml:space="preserve"> </w:t>
            </w:r>
            <w:proofErr w:type="spellStart"/>
            <w:r w:rsidRPr="00DF1F9B">
              <w:rPr>
                <w:lang w:val="en-US"/>
              </w:rPr>
              <w:t>directorios</w:t>
            </w:r>
            <w:proofErr w:type="spellEnd"/>
          </w:p>
        </w:tc>
      </w:tr>
    </w:tbl>
    <w:p w14:paraId="4D58A09F" w14:textId="77777777" w:rsidR="008810FC" w:rsidRPr="008810FC" w:rsidRDefault="008810FC" w:rsidP="008810FC"/>
    <w:p w14:paraId="4956AD13" w14:textId="4C18D33E" w:rsidR="009D5201" w:rsidRDefault="00C66822" w:rsidP="00BF6993">
      <w:pPr>
        <w:pStyle w:val="Ttulo2"/>
      </w:pPr>
      <w:bookmarkStart w:id="31" w:name="_Toc227837307"/>
      <w:r>
        <w:t xml:space="preserve">2.4 </w:t>
      </w:r>
      <w:proofErr w:type="spellStart"/>
      <w:r>
        <w:t>Writable</w:t>
      </w:r>
      <w:bookmarkEnd w:id="31"/>
      <w:proofErr w:type="spellEnd"/>
    </w:p>
    <w:p w14:paraId="3DF8C6FB" w14:textId="4F633D45" w:rsidR="00C66822" w:rsidRDefault="00C66822" w:rsidP="00C66822">
      <w:r>
        <w:t xml:space="preserve">Es el archivo en donde se guarda </w:t>
      </w:r>
      <w:r w:rsidR="00672C9A">
        <w:t xml:space="preserve">los archivos </w:t>
      </w:r>
      <w:proofErr w:type="gramStart"/>
      <w:r w:rsidR="00672C9A">
        <w:t>temporales .</w:t>
      </w:r>
      <w:proofErr w:type="gramEnd"/>
    </w:p>
    <w:p w14:paraId="01A41474" w14:textId="0F981815" w:rsidR="00672C9A" w:rsidRDefault="00672C9A" w:rsidP="00BF6993">
      <w:pPr>
        <w:pStyle w:val="Ttulo3"/>
      </w:pPr>
      <w:bookmarkStart w:id="32" w:name="_Toc227837308"/>
      <w:r>
        <w:t xml:space="preserve">2.4.1 </w:t>
      </w:r>
      <w:proofErr w:type="gramStart"/>
      <w:r>
        <w:t>Carpetas  temporales</w:t>
      </w:r>
      <w:bookmarkEnd w:id="32"/>
      <w:proofErr w:type="gramEnd"/>
    </w:p>
    <w:tbl>
      <w:tblPr>
        <w:tblW w:w="57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4463"/>
      </w:tblGrid>
      <w:tr w:rsidR="00672C9A" w:rsidRPr="00672C9A" w14:paraId="68C51480" w14:textId="77777777" w:rsidTr="00672C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9D8C4" w14:textId="77777777" w:rsidR="00672C9A" w:rsidRPr="00672C9A" w:rsidRDefault="00672C9A" w:rsidP="00672C9A">
            <w:pPr>
              <w:spacing w:after="0"/>
              <w:rPr>
                <w:lang w:val="en-US"/>
              </w:rPr>
            </w:pPr>
            <w:r w:rsidRPr="00672C9A">
              <w:rPr>
                <w:b/>
                <w:bCs/>
                <w:lang w:val="en-US"/>
              </w:rPr>
              <w:t>cache/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DBA69" w14:textId="77777777" w:rsidR="00672C9A" w:rsidRPr="00672C9A" w:rsidRDefault="00672C9A" w:rsidP="00672C9A">
            <w:pPr>
              <w:spacing w:after="0"/>
            </w:pPr>
            <w:r w:rsidRPr="00672C9A">
              <w:t>Guarda archivos temporales en caché (acelera la web)</w:t>
            </w:r>
          </w:p>
        </w:tc>
      </w:tr>
      <w:tr w:rsidR="00672C9A" w:rsidRPr="00672C9A" w14:paraId="54766EE0" w14:textId="77777777" w:rsidTr="00672C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061D7" w14:textId="77777777" w:rsidR="00672C9A" w:rsidRPr="00672C9A" w:rsidRDefault="00672C9A" w:rsidP="00672C9A">
            <w:pPr>
              <w:spacing w:after="0"/>
              <w:rPr>
                <w:lang w:val="en-US"/>
              </w:rPr>
            </w:pPr>
            <w:proofErr w:type="spellStart"/>
            <w:r w:rsidRPr="00672C9A">
              <w:rPr>
                <w:b/>
                <w:bCs/>
                <w:lang w:val="en-US"/>
              </w:rPr>
              <w:t>debugbar</w:t>
            </w:r>
            <w:proofErr w:type="spellEnd"/>
            <w:r w:rsidRPr="00672C9A">
              <w:rPr>
                <w:b/>
                <w:bCs/>
                <w:lang w:val="en-US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67229" w14:textId="77777777" w:rsidR="00672C9A" w:rsidRPr="00672C9A" w:rsidRDefault="00672C9A" w:rsidP="00672C9A">
            <w:pPr>
              <w:spacing w:after="0"/>
            </w:pPr>
            <w:r w:rsidRPr="00672C9A">
              <w:t>Datos de la barra de depuración (tiempos, consultas SQL)</w:t>
            </w:r>
          </w:p>
        </w:tc>
      </w:tr>
      <w:tr w:rsidR="00672C9A" w:rsidRPr="00672C9A" w14:paraId="2FB5D7E6" w14:textId="77777777" w:rsidTr="00672C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7B5D" w14:textId="77777777" w:rsidR="00672C9A" w:rsidRPr="00672C9A" w:rsidRDefault="00672C9A" w:rsidP="00672C9A">
            <w:pPr>
              <w:spacing w:after="0"/>
              <w:rPr>
                <w:lang w:val="en-US"/>
              </w:rPr>
            </w:pPr>
            <w:r w:rsidRPr="00672C9A">
              <w:rPr>
                <w:b/>
                <w:bCs/>
                <w:lang w:val="en-US"/>
              </w:rPr>
              <w:t>logs/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17F85" w14:textId="77777777" w:rsidR="00672C9A" w:rsidRPr="00672C9A" w:rsidRDefault="00672C9A" w:rsidP="00672C9A">
            <w:pPr>
              <w:spacing w:after="0"/>
            </w:pPr>
            <w:r w:rsidRPr="00672C9A">
              <w:t>Registros de errores y eventos del sistema</w:t>
            </w:r>
          </w:p>
        </w:tc>
      </w:tr>
      <w:tr w:rsidR="00672C9A" w:rsidRPr="00672C9A" w14:paraId="46CD8F45" w14:textId="77777777" w:rsidTr="00672C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87070" w14:textId="77777777" w:rsidR="00672C9A" w:rsidRPr="00672C9A" w:rsidRDefault="00672C9A" w:rsidP="00672C9A">
            <w:pPr>
              <w:spacing w:after="0"/>
              <w:rPr>
                <w:lang w:val="en-US"/>
              </w:rPr>
            </w:pPr>
            <w:r w:rsidRPr="00672C9A">
              <w:rPr>
                <w:b/>
                <w:bCs/>
                <w:lang w:val="en-US"/>
              </w:rPr>
              <w:t>session/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E6962" w14:textId="77777777" w:rsidR="00672C9A" w:rsidRPr="00672C9A" w:rsidRDefault="00672C9A" w:rsidP="00672C9A">
            <w:pPr>
              <w:spacing w:after="0"/>
            </w:pPr>
            <w:r w:rsidRPr="00672C9A">
              <w:t>Archivos de sesión de usuarios (si usas sesiones en archivo)</w:t>
            </w:r>
          </w:p>
        </w:tc>
      </w:tr>
      <w:tr w:rsidR="00672C9A" w:rsidRPr="00672C9A" w14:paraId="1F9A9775" w14:textId="77777777" w:rsidTr="00672C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E2C85" w14:textId="77777777" w:rsidR="00672C9A" w:rsidRPr="00672C9A" w:rsidRDefault="00672C9A" w:rsidP="00672C9A">
            <w:pPr>
              <w:spacing w:after="0"/>
              <w:rPr>
                <w:lang w:val="en-US"/>
              </w:rPr>
            </w:pPr>
            <w:r w:rsidRPr="00672C9A">
              <w:rPr>
                <w:b/>
                <w:bCs/>
                <w:lang w:val="en-US"/>
              </w:rPr>
              <w:t>uploads/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EDE14" w14:textId="77777777" w:rsidR="00672C9A" w:rsidRPr="00672C9A" w:rsidRDefault="00672C9A" w:rsidP="00672C9A">
            <w:pPr>
              <w:spacing w:after="0"/>
            </w:pPr>
            <w:r w:rsidRPr="00672C9A">
              <w:t>¡Tus archivos subidos! (imágenes, PDFs, etc. que usuarios suben)</w:t>
            </w:r>
          </w:p>
        </w:tc>
      </w:tr>
    </w:tbl>
    <w:p w14:paraId="29AF1079" w14:textId="77777777" w:rsidR="00672C9A" w:rsidRDefault="00672C9A" w:rsidP="00C66822"/>
    <w:p w14:paraId="17E5B0C2" w14:textId="5EDAF173" w:rsidR="00672C9A" w:rsidRPr="00FF11B2" w:rsidRDefault="00672C9A" w:rsidP="00BF6993">
      <w:pPr>
        <w:pStyle w:val="Ttulo3"/>
        <w:rPr>
          <w:lang w:val="en-US"/>
        </w:rPr>
      </w:pPr>
      <w:bookmarkStart w:id="33" w:name="_Toc227837309"/>
      <w:r w:rsidRPr="00FF11B2">
        <w:rPr>
          <w:lang w:val="en-US"/>
        </w:rPr>
        <w:t>2.4.</w:t>
      </w:r>
      <w:proofErr w:type="gramStart"/>
      <w:r w:rsidRPr="00FF11B2">
        <w:rPr>
          <w:lang w:val="en-US"/>
        </w:rPr>
        <w:t xml:space="preserve">2 </w:t>
      </w:r>
      <w:r w:rsidR="00FF11B2" w:rsidRPr="00FF11B2">
        <w:rPr>
          <w:lang w:val="en-US"/>
        </w:rPr>
        <w:t xml:space="preserve"> .</w:t>
      </w:r>
      <w:proofErr w:type="spellStart"/>
      <w:proofErr w:type="gramEnd"/>
      <w:r w:rsidR="00FF11B2" w:rsidRPr="00FF11B2">
        <w:rPr>
          <w:lang w:val="en-US"/>
        </w:rPr>
        <w:t>htacces</w:t>
      </w:r>
      <w:bookmarkEnd w:id="33"/>
      <w:proofErr w:type="spellEnd"/>
    </w:p>
    <w:p w14:paraId="2CF887E1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&lt;</w:t>
      </w:r>
      <w:proofErr w:type="spellStart"/>
      <w:r w:rsidRPr="00FF11B2">
        <w:rPr>
          <w:lang w:val="en-US"/>
        </w:rPr>
        <w:t>IfModule</w:t>
      </w:r>
      <w:proofErr w:type="spellEnd"/>
      <w:r w:rsidRPr="00FF11B2">
        <w:rPr>
          <w:lang w:val="en-US"/>
        </w:rPr>
        <w:t xml:space="preserve"> </w:t>
      </w:r>
      <w:proofErr w:type="spellStart"/>
      <w:r w:rsidRPr="00FF11B2">
        <w:rPr>
          <w:lang w:val="en-US"/>
        </w:rPr>
        <w:t>authz_core_module</w:t>
      </w:r>
      <w:proofErr w:type="spellEnd"/>
      <w:r w:rsidRPr="00FF11B2">
        <w:rPr>
          <w:lang w:val="en-US"/>
        </w:rPr>
        <w:t>&gt;</w:t>
      </w:r>
    </w:p>
    <w:p w14:paraId="5581966F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    Require all denied</w:t>
      </w:r>
    </w:p>
    <w:p w14:paraId="6774F60A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&lt;/</w:t>
      </w:r>
      <w:proofErr w:type="spellStart"/>
      <w:r w:rsidRPr="00FF11B2">
        <w:rPr>
          <w:lang w:val="en-US"/>
        </w:rPr>
        <w:t>IfModule</w:t>
      </w:r>
      <w:proofErr w:type="spellEnd"/>
      <w:r w:rsidRPr="00FF11B2">
        <w:rPr>
          <w:lang w:val="en-US"/>
        </w:rPr>
        <w:t>&gt;</w:t>
      </w:r>
    </w:p>
    <w:p w14:paraId="0D0FD60C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&lt;</w:t>
      </w:r>
      <w:proofErr w:type="spellStart"/>
      <w:proofErr w:type="gramStart"/>
      <w:r w:rsidRPr="00FF11B2">
        <w:rPr>
          <w:lang w:val="en-US"/>
        </w:rPr>
        <w:t>IfModule</w:t>
      </w:r>
      <w:proofErr w:type="spellEnd"/>
      <w:r w:rsidRPr="00FF11B2">
        <w:rPr>
          <w:lang w:val="en-US"/>
        </w:rPr>
        <w:t xml:space="preserve"> !</w:t>
      </w:r>
      <w:proofErr w:type="spellStart"/>
      <w:r w:rsidRPr="00FF11B2">
        <w:rPr>
          <w:lang w:val="en-US"/>
        </w:rPr>
        <w:t>authz</w:t>
      </w:r>
      <w:proofErr w:type="gramEnd"/>
      <w:r w:rsidRPr="00FF11B2">
        <w:rPr>
          <w:lang w:val="en-US"/>
        </w:rPr>
        <w:t>_core_module</w:t>
      </w:r>
      <w:proofErr w:type="spellEnd"/>
      <w:r w:rsidRPr="00FF11B2">
        <w:rPr>
          <w:lang w:val="en-US"/>
        </w:rPr>
        <w:t>&gt;</w:t>
      </w:r>
    </w:p>
    <w:p w14:paraId="339339DD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    Deny from all</w:t>
      </w:r>
    </w:p>
    <w:p w14:paraId="321FB345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&lt;/</w:t>
      </w:r>
      <w:proofErr w:type="spellStart"/>
      <w:r w:rsidRPr="00FF11B2">
        <w:rPr>
          <w:lang w:val="en-US"/>
        </w:rPr>
        <w:t>IfModule</w:t>
      </w:r>
      <w:proofErr w:type="spellEnd"/>
      <w:r w:rsidRPr="00FF11B2">
        <w:rPr>
          <w:lang w:val="en-US"/>
        </w:rPr>
        <w:t>&gt;</w:t>
      </w:r>
    </w:p>
    <w:p w14:paraId="052D2BB2" w14:textId="77777777" w:rsidR="00FF11B2" w:rsidRPr="00FF11B2" w:rsidRDefault="00FF11B2" w:rsidP="00FF11B2">
      <w:pPr>
        <w:rPr>
          <w:lang w:val="en-US"/>
        </w:rPr>
      </w:pPr>
    </w:p>
    <w:p w14:paraId="5A47491E" w14:textId="208983D1" w:rsidR="001F740F" w:rsidRDefault="00FF11B2" w:rsidP="00BF6993">
      <w:pPr>
        <w:pStyle w:val="Ttulo2"/>
        <w:rPr>
          <w:lang w:val="en-US"/>
        </w:rPr>
      </w:pPr>
      <w:bookmarkStart w:id="34" w:name="_Toc227837310"/>
      <w:r w:rsidRPr="00FF11B2">
        <w:rPr>
          <w:lang w:val="en-US"/>
        </w:rPr>
        <w:lastRenderedPageBreak/>
        <w:t>2.</w:t>
      </w:r>
      <w:proofErr w:type="gramStart"/>
      <w:r w:rsidRPr="00FF11B2">
        <w:rPr>
          <w:lang w:val="en-US"/>
        </w:rPr>
        <w:t>5 .e</w:t>
      </w:r>
      <w:r>
        <w:rPr>
          <w:lang w:val="en-US"/>
        </w:rPr>
        <w:t>nv</w:t>
      </w:r>
      <w:bookmarkEnd w:id="34"/>
      <w:proofErr w:type="gramEnd"/>
    </w:p>
    <w:p w14:paraId="33B1DD7D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498ACF6A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 Example Environment Configuration file</w:t>
      </w:r>
    </w:p>
    <w:p w14:paraId="6D43E887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</w:t>
      </w:r>
    </w:p>
    <w:p w14:paraId="613C66C5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This file can be used as a starting point for your own</w:t>
      </w:r>
    </w:p>
    <w:p w14:paraId="653F8AC6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custom .env files, and contains most of the possible settings</w:t>
      </w:r>
    </w:p>
    <w:p w14:paraId="51BBCDC2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available in a default install.</w:t>
      </w:r>
    </w:p>
    <w:p w14:paraId="2CD160AC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</w:t>
      </w:r>
    </w:p>
    <w:p w14:paraId="77766E1D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By default, all of the settings are commented out. If you want</w:t>
      </w:r>
    </w:p>
    <w:p w14:paraId="156B4141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to override the setting, you must un-comment it by removing the '#'</w:t>
      </w:r>
    </w:p>
    <w:p w14:paraId="4EB311AF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at the beginning of the line.</w:t>
      </w:r>
    </w:p>
    <w:p w14:paraId="46BA53D2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752E72AE" w14:textId="77777777" w:rsidR="00FF11B2" w:rsidRPr="00FF11B2" w:rsidRDefault="00FF11B2" w:rsidP="00FF11B2">
      <w:pPr>
        <w:rPr>
          <w:lang w:val="en-US"/>
        </w:rPr>
      </w:pPr>
    </w:p>
    <w:p w14:paraId="11F283C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1FB67230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ENVIRONMENT</w:t>
      </w:r>
    </w:p>
    <w:p w14:paraId="35476FCF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10991FE9" w14:textId="77777777" w:rsidR="00FF11B2" w:rsidRPr="00FF11B2" w:rsidRDefault="00FF11B2" w:rsidP="00FF11B2">
      <w:pPr>
        <w:rPr>
          <w:lang w:val="en-US"/>
        </w:rPr>
      </w:pPr>
    </w:p>
    <w:p w14:paraId="5D69DA9A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CI_ENVIRONMENT = development</w:t>
      </w:r>
    </w:p>
    <w:p w14:paraId="40F41F2F" w14:textId="77777777" w:rsidR="00FF11B2" w:rsidRPr="00FF11B2" w:rsidRDefault="00FF11B2" w:rsidP="00FF11B2">
      <w:pPr>
        <w:rPr>
          <w:lang w:val="en-US"/>
        </w:rPr>
      </w:pPr>
    </w:p>
    <w:p w14:paraId="705D34B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42BC9791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APP</w:t>
      </w:r>
    </w:p>
    <w:p w14:paraId="580F60FA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610845B6" w14:textId="77777777" w:rsidR="00FF11B2" w:rsidRPr="00FF11B2" w:rsidRDefault="00FF11B2" w:rsidP="00FF11B2">
      <w:pPr>
        <w:rPr>
          <w:lang w:val="en-US"/>
        </w:rPr>
      </w:pPr>
    </w:p>
    <w:p w14:paraId="156750BB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t>app.baseURL</w:t>
      </w:r>
      <w:proofErr w:type="spellEnd"/>
      <w:proofErr w:type="gramEnd"/>
      <w:r w:rsidRPr="00FF11B2">
        <w:rPr>
          <w:lang w:val="en-US"/>
        </w:rPr>
        <w:t xml:space="preserve"> = 'http://validacion.masmetrologia.mx/</w:t>
      </w:r>
      <w:proofErr w:type="spellStart"/>
      <w:r w:rsidRPr="00FF11B2">
        <w:rPr>
          <w:lang w:val="en-US"/>
        </w:rPr>
        <w:t>certificado</w:t>
      </w:r>
      <w:proofErr w:type="spellEnd"/>
      <w:r w:rsidRPr="00FF11B2">
        <w:rPr>
          <w:lang w:val="en-US"/>
        </w:rPr>
        <w:t>/public/'</w:t>
      </w:r>
    </w:p>
    <w:p w14:paraId="3790C1D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app.forceGlobalSecureRequests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47693FE1" w14:textId="77777777" w:rsidR="00FF11B2" w:rsidRPr="00FF11B2" w:rsidRDefault="00FF11B2" w:rsidP="00FF11B2">
      <w:pPr>
        <w:rPr>
          <w:lang w:val="en-US"/>
        </w:rPr>
      </w:pPr>
    </w:p>
    <w:p w14:paraId="2BC46E5C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lastRenderedPageBreak/>
        <w:t xml:space="preserve"># </w:t>
      </w:r>
      <w:proofErr w:type="spellStart"/>
      <w:proofErr w:type="gramStart"/>
      <w:r w:rsidRPr="00FF11B2">
        <w:rPr>
          <w:lang w:val="en-US"/>
        </w:rPr>
        <w:t>app.sessionDriver</w:t>
      </w:r>
      <w:proofErr w:type="spellEnd"/>
      <w:proofErr w:type="gramEnd"/>
      <w:r w:rsidRPr="00FF11B2">
        <w:rPr>
          <w:lang w:val="en-US"/>
        </w:rPr>
        <w:t xml:space="preserve"> = 'CodeIgniter\Session\Handlers\</w:t>
      </w:r>
      <w:proofErr w:type="spellStart"/>
      <w:r w:rsidRPr="00FF11B2">
        <w:rPr>
          <w:lang w:val="en-US"/>
        </w:rPr>
        <w:t>FileHandler</w:t>
      </w:r>
      <w:proofErr w:type="spellEnd"/>
      <w:r w:rsidRPr="00FF11B2">
        <w:rPr>
          <w:lang w:val="en-US"/>
        </w:rPr>
        <w:t>'</w:t>
      </w:r>
    </w:p>
    <w:p w14:paraId="29CA8E2C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app.sessionCookieName</w:t>
      </w:r>
      <w:proofErr w:type="spellEnd"/>
      <w:proofErr w:type="gramEnd"/>
      <w:r w:rsidRPr="00FF11B2">
        <w:rPr>
          <w:lang w:val="en-US"/>
        </w:rPr>
        <w:t xml:space="preserve"> = '</w:t>
      </w:r>
      <w:proofErr w:type="spellStart"/>
      <w:r w:rsidRPr="00FF11B2">
        <w:rPr>
          <w:lang w:val="en-US"/>
        </w:rPr>
        <w:t>ci_session</w:t>
      </w:r>
      <w:proofErr w:type="spellEnd"/>
      <w:r w:rsidRPr="00FF11B2">
        <w:rPr>
          <w:lang w:val="en-US"/>
        </w:rPr>
        <w:t>'</w:t>
      </w:r>
    </w:p>
    <w:p w14:paraId="5ABD0427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app.sessionSavePath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205521AA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app.sessionMatchIP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7CF933E5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app.sessionTimeToUpdate</w:t>
      </w:r>
      <w:proofErr w:type="spellEnd"/>
      <w:proofErr w:type="gramEnd"/>
      <w:r w:rsidRPr="00FF11B2">
        <w:rPr>
          <w:lang w:val="en-US"/>
        </w:rPr>
        <w:t xml:space="preserve"> = 300</w:t>
      </w:r>
    </w:p>
    <w:p w14:paraId="7F48E0C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app.sessionRegenerateDestroy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29E45DF5" w14:textId="77777777" w:rsidR="00FF11B2" w:rsidRPr="00FF11B2" w:rsidRDefault="00FF11B2" w:rsidP="00FF11B2">
      <w:pPr>
        <w:rPr>
          <w:lang w:val="en-US"/>
        </w:rPr>
      </w:pPr>
    </w:p>
    <w:p w14:paraId="38F538E0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app.cookiePrefix</w:t>
      </w:r>
      <w:proofErr w:type="spellEnd"/>
      <w:proofErr w:type="gramEnd"/>
      <w:r w:rsidRPr="00FF11B2">
        <w:rPr>
          <w:lang w:val="en-US"/>
        </w:rPr>
        <w:t xml:space="preserve"> = ''</w:t>
      </w:r>
    </w:p>
    <w:p w14:paraId="3293BE0C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app.cookieDomain</w:t>
      </w:r>
      <w:proofErr w:type="spellEnd"/>
      <w:proofErr w:type="gramEnd"/>
      <w:r w:rsidRPr="00FF11B2">
        <w:rPr>
          <w:lang w:val="en-US"/>
        </w:rPr>
        <w:t xml:space="preserve"> = ''</w:t>
      </w:r>
    </w:p>
    <w:p w14:paraId="68EE8F93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app.cookiePath</w:t>
      </w:r>
      <w:proofErr w:type="spellEnd"/>
      <w:proofErr w:type="gramEnd"/>
      <w:r w:rsidRPr="00FF11B2">
        <w:rPr>
          <w:lang w:val="en-US"/>
        </w:rPr>
        <w:t xml:space="preserve"> = '/'</w:t>
      </w:r>
    </w:p>
    <w:p w14:paraId="2306E39B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app.cookieSecure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5A5665AF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app.cookieHTTPOnly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3F87C324" w14:textId="77777777" w:rsidR="00FF11B2" w:rsidRPr="00FF11B2" w:rsidRDefault="00FF11B2" w:rsidP="00FF11B2">
      <w:pPr>
        <w:rPr>
          <w:lang w:val="en-US"/>
        </w:rPr>
      </w:pPr>
    </w:p>
    <w:p w14:paraId="56560A61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app.CSRFProtection</w:t>
      </w:r>
      <w:proofErr w:type="spellEnd"/>
      <w:proofErr w:type="gramEnd"/>
      <w:r w:rsidRPr="00FF11B2">
        <w:rPr>
          <w:lang w:val="en-US"/>
        </w:rPr>
        <w:t xml:space="preserve">  = false</w:t>
      </w:r>
    </w:p>
    <w:p w14:paraId="3DD8FDF6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app.CSRFTokenName</w:t>
      </w:r>
      <w:proofErr w:type="spellEnd"/>
      <w:proofErr w:type="gramEnd"/>
      <w:r w:rsidRPr="00FF11B2">
        <w:rPr>
          <w:lang w:val="en-US"/>
        </w:rPr>
        <w:t xml:space="preserve">   = '</w:t>
      </w:r>
      <w:proofErr w:type="spellStart"/>
      <w:r w:rsidRPr="00FF11B2">
        <w:rPr>
          <w:lang w:val="en-US"/>
        </w:rPr>
        <w:t>csrf_test_name</w:t>
      </w:r>
      <w:proofErr w:type="spellEnd"/>
      <w:r w:rsidRPr="00FF11B2">
        <w:rPr>
          <w:lang w:val="en-US"/>
        </w:rPr>
        <w:t>'</w:t>
      </w:r>
    </w:p>
    <w:p w14:paraId="48938E3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app.CSRFCookieName</w:t>
      </w:r>
      <w:proofErr w:type="spellEnd"/>
      <w:proofErr w:type="gramEnd"/>
      <w:r w:rsidRPr="00FF11B2">
        <w:rPr>
          <w:lang w:val="en-US"/>
        </w:rPr>
        <w:t xml:space="preserve">  = '</w:t>
      </w:r>
      <w:proofErr w:type="spellStart"/>
      <w:r w:rsidRPr="00FF11B2">
        <w:rPr>
          <w:lang w:val="en-US"/>
        </w:rPr>
        <w:t>csrf_cookie_name</w:t>
      </w:r>
      <w:proofErr w:type="spellEnd"/>
      <w:r w:rsidRPr="00FF11B2">
        <w:rPr>
          <w:lang w:val="en-US"/>
        </w:rPr>
        <w:t>'</w:t>
      </w:r>
    </w:p>
    <w:p w14:paraId="5FC401F6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app.CSRFExpire</w:t>
      </w:r>
      <w:proofErr w:type="spellEnd"/>
      <w:proofErr w:type="gramEnd"/>
      <w:r w:rsidRPr="00FF11B2">
        <w:rPr>
          <w:lang w:val="en-US"/>
        </w:rPr>
        <w:t xml:space="preserve">      = 7200</w:t>
      </w:r>
    </w:p>
    <w:p w14:paraId="7D8C31B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app.CSRFRegenerate</w:t>
      </w:r>
      <w:proofErr w:type="spellEnd"/>
      <w:proofErr w:type="gramEnd"/>
      <w:r w:rsidRPr="00FF11B2">
        <w:rPr>
          <w:lang w:val="en-US"/>
        </w:rPr>
        <w:t xml:space="preserve">  = true</w:t>
      </w:r>
    </w:p>
    <w:p w14:paraId="065C93FA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app.CSRFExcludeURIs</w:t>
      </w:r>
      <w:proofErr w:type="spellEnd"/>
      <w:proofErr w:type="gramEnd"/>
      <w:r w:rsidRPr="00FF11B2">
        <w:rPr>
          <w:lang w:val="en-US"/>
        </w:rPr>
        <w:t xml:space="preserve"> = []</w:t>
      </w:r>
    </w:p>
    <w:p w14:paraId="28A58469" w14:textId="77777777" w:rsidR="00FF11B2" w:rsidRPr="00FF11B2" w:rsidRDefault="00FF11B2" w:rsidP="00FF11B2">
      <w:pPr>
        <w:rPr>
          <w:lang w:val="en-US"/>
        </w:rPr>
      </w:pPr>
    </w:p>
    <w:p w14:paraId="70D57886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app.CSPEnabled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487D985A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t>email.protocol</w:t>
      </w:r>
      <w:proofErr w:type="spellEnd"/>
      <w:proofErr w:type="gramEnd"/>
      <w:r w:rsidRPr="00FF11B2">
        <w:rPr>
          <w:lang w:val="en-US"/>
        </w:rPr>
        <w:t xml:space="preserve"> = smtp</w:t>
      </w:r>
    </w:p>
    <w:p w14:paraId="154A8F49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t>email.SMTPHost</w:t>
      </w:r>
      <w:proofErr w:type="spellEnd"/>
      <w:proofErr w:type="gramEnd"/>
      <w:r w:rsidRPr="00FF11B2">
        <w:rPr>
          <w:lang w:val="en-US"/>
        </w:rPr>
        <w:t xml:space="preserve"> = smtp.office365.com</w:t>
      </w:r>
    </w:p>
    <w:p w14:paraId="6867AE25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t>email.SMTPUser</w:t>
      </w:r>
      <w:proofErr w:type="spellEnd"/>
      <w:proofErr w:type="gramEnd"/>
      <w:r w:rsidRPr="00FF11B2">
        <w:rPr>
          <w:lang w:val="en-US"/>
        </w:rPr>
        <w:t xml:space="preserve"> = tickets@masmetrologia.com</w:t>
      </w:r>
    </w:p>
    <w:p w14:paraId="6C90BE58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t>email.SMTPPass</w:t>
      </w:r>
      <w:proofErr w:type="spellEnd"/>
      <w:proofErr w:type="gramEnd"/>
      <w:r w:rsidRPr="00FF11B2">
        <w:rPr>
          <w:lang w:val="en-US"/>
        </w:rPr>
        <w:t xml:space="preserve"> = "9iYRm$^31N"</w:t>
      </w:r>
    </w:p>
    <w:p w14:paraId="07E32E4F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t>email.SMTPPort</w:t>
      </w:r>
      <w:proofErr w:type="spellEnd"/>
      <w:proofErr w:type="gramEnd"/>
      <w:r w:rsidRPr="00FF11B2">
        <w:rPr>
          <w:lang w:val="en-US"/>
        </w:rPr>
        <w:t xml:space="preserve"> = 587</w:t>
      </w:r>
    </w:p>
    <w:p w14:paraId="31743563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lastRenderedPageBreak/>
        <w:t>email.SMTPCrypto</w:t>
      </w:r>
      <w:proofErr w:type="spellEnd"/>
      <w:proofErr w:type="gramEnd"/>
      <w:r w:rsidRPr="00FF11B2">
        <w:rPr>
          <w:lang w:val="en-US"/>
        </w:rPr>
        <w:t xml:space="preserve"> = </w:t>
      </w:r>
      <w:proofErr w:type="spellStart"/>
      <w:r w:rsidRPr="00FF11B2">
        <w:rPr>
          <w:lang w:val="en-US"/>
        </w:rPr>
        <w:t>tls</w:t>
      </w:r>
      <w:proofErr w:type="spellEnd"/>
    </w:p>
    <w:p w14:paraId="5230E2A4" w14:textId="77777777" w:rsidR="00FF11B2" w:rsidRPr="00FF11B2" w:rsidRDefault="00FF11B2" w:rsidP="00FF11B2">
      <w:pPr>
        <w:rPr>
          <w:lang w:val="en-US"/>
        </w:rPr>
      </w:pPr>
      <w:proofErr w:type="spellStart"/>
      <w:proofErr w:type="gramStart"/>
      <w:r w:rsidRPr="00FF11B2">
        <w:rPr>
          <w:lang w:val="en-US"/>
        </w:rPr>
        <w:t>email.mailType</w:t>
      </w:r>
      <w:proofErr w:type="spellEnd"/>
      <w:proofErr w:type="gramEnd"/>
      <w:r w:rsidRPr="00FF11B2">
        <w:rPr>
          <w:lang w:val="en-US"/>
        </w:rPr>
        <w:t xml:space="preserve"> = html</w:t>
      </w:r>
    </w:p>
    <w:p w14:paraId="387398F3" w14:textId="77777777" w:rsidR="00FF11B2" w:rsidRPr="00FF11B2" w:rsidRDefault="00FF11B2" w:rsidP="00FF11B2">
      <w:pPr>
        <w:rPr>
          <w:lang w:val="en-US"/>
        </w:rPr>
      </w:pPr>
    </w:p>
    <w:p w14:paraId="45BF874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5FB5A94D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DATABASE</w:t>
      </w:r>
    </w:p>
    <w:p w14:paraId="572CC823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6C06C665" w14:textId="77777777" w:rsidR="00FF11B2" w:rsidRPr="00FF11B2" w:rsidRDefault="00FF11B2" w:rsidP="00FF11B2">
      <w:pPr>
        <w:rPr>
          <w:lang w:val="en-US"/>
        </w:rPr>
      </w:pPr>
    </w:p>
    <w:p w14:paraId="5AF60F2B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r w:rsidRPr="00FF11B2">
        <w:rPr>
          <w:lang w:val="en-US"/>
        </w:rPr>
        <w:t>database.</w:t>
      </w:r>
      <w:proofErr w:type="gramStart"/>
      <w:r w:rsidRPr="00FF11B2">
        <w:rPr>
          <w:lang w:val="en-US"/>
        </w:rPr>
        <w:t>default.hostname</w:t>
      </w:r>
      <w:proofErr w:type="spellEnd"/>
      <w:proofErr w:type="gramEnd"/>
      <w:r w:rsidRPr="00FF11B2">
        <w:rPr>
          <w:lang w:val="en-US"/>
        </w:rPr>
        <w:t xml:space="preserve"> = localhost</w:t>
      </w:r>
    </w:p>
    <w:p w14:paraId="2CB0D5D7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r w:rsidRPr="00FF11B2">
        <w:rPr>
          <w:lang w:val="en-US"/>
        </w:rPr>
        <w:t>database.</w:t>
      </w:r>
      <w:proofErr w:type="gramStart"/>
      <w:r w:rsidRPr="00FF11B2">
        <w:rPr>
          <w:lang w:val="en-US"/>
        </w:rPr>
        <w:t>default.database</w:t>
      </w:r>
      <w:proofErr w:type="spellEnd"/>
      <w:proofErr w:type="gramEnd"/>
      <w:r w:rsidRPr="00FF11B2">
        <w:rPr>
          <w:lang w:val="en-US"/>
        </w:rPr>
        <w:t xml:space="preserve"> = ci4</w:t>
      </w:r>
    </w:p>
    <w:p w14:paraId="17085E31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r w:rsidRPr="00FF11B2">
        <w:rPr>
          <w:lang w:val="en-US"/>
        </w:rPr>
        <w:t>database.</w:t>
      </w:r>
      <w:proofErr w:type="gramStart"/>
      <w:r w:rsidRPr="00FF11B2">
        <w:rPr>
          <w:lang w:val="en-US"/>
        </w:rPr>
        <w:t>default.username</w:t>
      </w:r>
      <w:proofErr w:type="spellEnd"/>
      <w:proofErr w:type="gramEnd"/>
      <w:r w:rsidRPr="00FF11B2">
        <w:rPr>
          <w:lang w:val="en-US"/>
        </w:rPr>
        <w:t xml:space="preserve"> = root</w:t>
      </w:r>
    </w:p>
    <w:p w14:paraId="3712436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r w:rsidRPr="00FF11B2">
        <w:rPr>
          <w:lang w:val="en-US"/>
        </w:rPr>
        <w:t>database.</w:t>
      </w:r>
      <w:proofErr w:type="gramStart"/>
      <w:r w:rsidRPr="00FF11B2">
        <w:rPr>
          <w:lang w:val="en-US"/>
        </w:rPr>
        <w:t>default.password</w:t>
      </w:r>
      <w:proofErr w:type="spellEnd"/>
      <w:proofErr w:type="gramEnd"/>
      <w:r w:rsidRPr="00FF11B2">
        <w:rPr>
          <w:lang w:val="en-US"/>
        </w:rPr>
        <w:t xml:space="preserve"> = root</w:t>
      </w:r>
    </w:p>
    <w:p w14:paraId="52B0E32B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r w:rsidRPr="00FF11B2">
        <w:rPr>
          <w:lang w:val="en-US"/>
        </w:rPr>
        <w:t>database.</w:t>
      </w:r>
      <w:proofErr w:type="gramStart"/>
      <w:r w:rsidRPr="00FF11B2">
        <w:rPr>
          <w:lang w:val="en-US"/>
        </w:rPr>
        <w:t>default.DBDriver</w:t>
      </w:r>
      <w:proofErr w:type="spellEnd"/>
      <w:proofErr w:type="gramEnd"/>
      <w:r w:rsidRPr="00FF11B2">
        <w:rPr>
          <w:lang w:val="en-US"/>
        </w:rPr>
        <w:t xml:space="preserve"> = </w:t>
      </w:r>
      <w:proofErr w:type="spellStart"/>
      <w:r w:rsidRPr="00FF11B2">
        <w:rPr>
          <w:lang w:val="en-US"/>
        </w:rPr>
        <w:t>MySQLi</w:t>
      </w:r>
      <w:proofErr w:type="spellEnd"/>
    </w:p>
    <w:p w14:paraId="6707C229" w14:textId="77777777" w:rsidR="00FF11B2" w:rsidRPr="00FF11B2" w:rsidRDefault="00FF11B2" w:rsidP="00FF11B2">
      <w:pPr>
        <w:rPr>
          <w:lang w:val="en-US"/>
        </w:rPr>
      </w:pPr>
    </w:p>
    <w:p w14:paraId="2FB07B0F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database.tests</w:t>
      </w:r>
      <w:proofErr w:type="gramEnd"/>
      <w:r w:rsidRPr="00FF11B2">
        <w:rPr>
          <w:lang w:val="en-US"/>
        </w:rPr>
        <w:t>.hostname</w:t>
      </w:r>
      <w:proofErr w:type="spellEnd"/>
      <w:r w:rsidRPr="00FF11B2">
        <w:rPr>
          <w:lang w:val="en-US"/>
        </w:rPr>
        <w:t xml:space="preserve"> = localhost</w:t>
      </w:r>
    </w:p>
    <w:p w14:paraId="206DB1F6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database.tests</w:t>
      </w:r>
      <w:proofErr w:type="gramEnd"/>
      <w:r w:rsidRPr="00FF11B2">
        <w:rPr>
          <w:lang w:val="en-US"/>
        </w:rPr>
        <w:t>.database</w:t>
      </w:r>
      <w:proofErr w:type="spellEnd"/>
      <w:r w:rsidRPr="00FF11B2">
        <w:rPr>
          <w:lang w:val="en-US"/>
        </w:rPr>
        <w:t xml:space="preserve"> = ci4</w:t>
      </w:r>
    </w:p>
    <w:p w14:paraId="2B50F71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database.tests</w:t>
      </w:r>
      <w:proofErr w:type="gramEnd"/>
      <w:r w:rsidRPr="00FF11B2">
        <w:rPr>
          <w:lang w:val="en-US"/>
        </w:rPr>
        <w:t>.username</w:t>
      </w:r>
      <w:proofErr w:type="spellEnd"/>
      <w:r w:rsidRPr="00FF11B2">
        <w:rPr>
          <w:lang w:val="en-US"/>
        </w:rPr>
        <w:t xml:space="preserve"> = root</w:t>
      </w:r>
    </w:p>
    <w:p w14:paraId="5C242D8E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database.tests</w:t>
      </w:r>
      <w:proofErr w:type="gramEnd"/>
      <w:r w:rsidRPr="00FF11B2">
        <w:rPr>
          <w:lang w:val="en-US"/>
        </w:rPr>
        <w:t>.password</w:t>
      </w:r>
      <w:proofErr w:type="spellEnd"/>
      <w:r w:rsidRPr="00FF11B2">
        <w:rPr>
          <w:lang w:val="en-US"/>
        </w:rPr>
        <w:t xml:space="preserve"> = root</w:t>
      </w:r>
    </w:p>
    <w:p w14:paraId="72F4989E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database.tests</w:t>
      </w:r>
      <w:proofErr w:type="gramEnd"/>
      <w:r w:rsidRPr="00FF11B2">
        <w:rPr>
          <w:lang w:val="en-US"/>
        </w:rPr>
        <w:t>.DBDriver</w:t>
      </w:r>
      <w:proofErr w:type="spellEnd"/>
      <w:r w:rsidRPr="00FF11B2">
        <w:rPr>
          <w:lang w:val="en-US"/>
        </w:rPr>
        <w:t xml:space="preserve"> = </w:t>
      </w:r>
      <w:proofErr w:type="spellStart"/>
      <w:r w:rsidRPr="00FF11B2">
        <w:rPr>
          <w:lang w:val="en-US"/>
        </w:rPr>
        <w:t>MySQLi</w:t>
      </w:r>
      <w:proofErr w:type="spellEnd"/>
    </w:p>
    <w:p w14:paraId="2C8FE527" w14:textId="77777777" w:rsidR="00FF11B2" w:rsidRPr="00FF11B2" w:rsidRDefault="00FF11B2" w:rsidP="00FF11B2">
      <w:pPr>
        <w:rPr>
          <w:lang w:val="en-US"/>
        </w:rPr>
      </w:pPr>
    </w:p>
    <w:p w14:paraId="2756D77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4994E950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CONTENT SECURITY POLICY</w:t>
      </w:r>
    </w:p>
    <w:p w14:paraId="70C7904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32F6FB6A" w14:textId="77777777" w:rsidR="00FF11B2" w:rsidRPr="00FF11B2" w:rsidRDefault="00FF11B2" w:rsidP="00FF11B2">
      <w:pPr>
        <w:rPr>
          <w:lang w:val="en-US"/>
        </w:rPr>
      </w:pPr>
    </w:p>
    <w:p w14:paraId="4817E2A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contentsecuritypolicy.reportOnly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575F1601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contentsecuritypolicy.defaultSrc</w:t>
      </w:r>
      <w:proofErr w:type="spellEnd"/>
      <w:proofErr w:type="gramEnd"/>
      <w:r w:rsidRPr="00FF11B2">
        <w:rPr>
          <w:lang w:val="en-US"/>
        </w:rPr>
        <w:t xml:space="preserve"> = 'none'</w:t>
      </w:r>
    </w:p>
    <w:p w14:paraId="75DC0F6F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contentsecuritypolicy.scriptSrc</w:t>
      </w:r>
      <w:proofErr w:type="spellEnd"/>
      <w:proofErr w:type="gramEnd"/>
      <w:r w:rsidRPr="00FF11B2">
        <w:rPr>
          <w:lang w:val="en-US"/>
        </w:rPr>
        <w:t xml:space="preserve"> = 'self'</w:t>
      </w:r>
    </w:p>
    <w:p w14:paraId="164904D2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lastRenderedPageBreak/>
        <w:t xml:space="preserve"># </w:t>
      </w:r>
      <w:proofErr w:type="spellStart"/>
      <w:proofErr w:type="gramStart"/>
      <w:r w:rsidRPr="00FF11B2">
        <w:rPr>
          <w:lang w:val="en-US"/>
        </w:rPr>
        <w:t>contentsecuritypolicy.styleSrc</w:t>
      </w:r>
      <w:proofErr w:type="spellEnd"/>
      <w:proofErr w:type="gramEnd"/>
      <w:r w:rsidRPr="00FF11B2">
        <w:rPr>
          <w:lang w:val="en-US"/>
        </w:rPr>
        <w:t xml:space="preserve"> = 'self'</w:t>
      </w:r>
    </w:p>
    <w:p w14:paraId="0A4AAA8F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contentsecuritypolicy.imageSrc</w:t>
      </w:r>
      <w:proofErr w:type="spellEnd"/>
      <w:proofErr w:type="gramEnd"/>
      <w:r w:rsidRPr="00FF11B2">
        <w:rPr>
          <w:lang w:val="en-US"/>
        </w:rPr>
        <w:t xml:space="preserve"> = 'self'</w:t>
      </w:r>
    </w:p>
    <w:p w14:paraId="6D7DE140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contentsecuritypolicy.base</w:t>
      </w:r>
      <w:proofErr w:type="gramEnd"/>
      <w:r w:rsidRPr="00FF11B2">
        <w:rPr>
          <w:lang w:val="en-US"/>
        </w:rPr>
        <w:t>_uri</w:t>
      </w:r>
      <w:proofErr w:type="spellEnd"/>
      <w:r w:rsidRPr="00FF11B2">
        <w:rPr>
          <w:lang w:val="en-US"/>
        </w:rPr>
        <w:t xml:space="preserve"> = null</w:t>
      </w:r>
    </w:p>
    <w:p w14:paraId="11374206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contentsecuritypolicy.childSrc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0FEC97B4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contentsecuritypolicy.connectSrc</w:t>
      </w:r>
      <w:proofErr w:type="spellEnd"/>
      <w:proofErr w:type="gramEnd"/>
      <w:r w:rsidRPr="00FF11B2">
        <w:rPr>
          <w:lang w:val="en-US"/>
        </w:rPr>
        <w:t xml:space="preserve"> = 'self'</w:t>
      </w:r>
    </w:p>
    <w:p w14:paraId="02849EB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contentsecuritypolicy.fontSrc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34C9D9E0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contentsecuritypolicy.formAction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3EB848D5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contentsecuritypolicy.frameAncestors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3ECEF7C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contentsecuritypolicy.mediaSrc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25049CC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contentsecuritypolicy.objectSrc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3CFF786D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contentsecuritypolicy.pluginTypes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2FBBCA49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contentsecuritypolicy.reportURI</w:t>
      </w:r>
      <w:proofErr w:type="spellEnd"/>
      <w:proofErr w:type="gramEnd"/>
      <w:r w:rsidRPr="00FF11B2">
        <w:rPr>
          <w:lang w:val="en-US"/>
        </w:rPr>
        <w:t xml:space="preserve"> = null</w:t>
      </w:r>
    </w:p>
    <w:p w14:paraId="524C2072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contentsecuritypolicy.sandbox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4D858BA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contentsecuritypolicy.upgradeInsecureRequests</w:t>
      </w:r>
      <w:proofErr w:type="spellEnd"/>
      <w:proofErr w:type="gramEnd"/>
      <w:r w:rsidRPr="00FF11B2">
        <w:rPr>
          <w:lang w:val="en-US"/>
        </w:rPr>
        <w:t xml:space="preserve"> = false</w:t>
      </w:r>
    </w:p>
    <w:p w14:paraId="174B887F" w14:textId="77777777" w:rsidR="00FF11B2" w:rsidRPr="00FF11B2" w:rsidRDefault="00FF11B2" w:rsidP="00FF11B2">
      <w:pPr>
        <w:rPr>
          <w:lang w:val="en-US"/>
        </w:rPr>
      </w:pPr>
    </w:p>
    <w:p w14:paraId="47C0292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31F7C623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ENCRYPTION</w:t>
      </w:r>
    </w:p>
    <w:p w14:paraId="0979080E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0336C4AD" w14:textId="77777777" w:rsidR="00FF11B2" w:rsidRPr="00FF11B2" w:rsidRDefault="00FF11B2" w:rsidP="00FF11B2">
      <w:pPr>
        <w:rPr>
          <w:lang w:val="en-US"/>
        </w:rPr>
      </w:pPr>
    </w:p>
    <w:p w14:paraId="6723CE2D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r w:rsidRPr="00FF11B2">
        <w:rPr>
          <w:lang w:val="en-US"/>
        </w:rPr>
        <w:t>encryption.key</w:t>
      </w:r>
      <w:proofErr w:type="spellEnd"/>
      <w:r w:rsidRPr="00FF11B2">
        <w:rPr>
          <w:lang w:val="en-US"/>
        </w:rPr>
        <w:t xml:space="preserve"> = </w:t>
      </w:r>
    </w:p>
    <w:p w14:paraId="63A9906E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encryption.driver</w:t>
      </w:r>
      <w:proofErr w:type="spellEnd"/>
      <w:proofErr w:type="gramEnd"/>
      <w:r w:rsidRPr="00FF11B2">
        <w:rPr>
          <w:lang w:val="en-US"/>
        </w:rPr>
        <w:t xml:space="preserve"> = OpenSSL</w:t>
      </w:r>
    </w:p>
    <w:p w14:paraId="7B16B502" w14:textId="77777777" w:rsidR="00FF11B2" w:rsidRPr="00FF11B2" w:rsidRDefault="00FF11B2" w:rsidP="00FF11B2">
      <w:pPr>
        <w:rPr>
          <w:lang w:val="en-US"/>
        </w:rPr>
      </w:pPr>
    </w:p>
    <w:p w14:paraId="312B00E5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59CE0BB6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HONEYPOT</w:t>
      </w:r>
    </w:p>
    <w:p w14:paraId="50A419A3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#--------------------------------------------------------------------</w:t>
      </w:r>
    </w:p>
    <w:p w14:paraId="427857DC" w14:textId="77777777" w:rsidR="00FF11B2" w:rsidRPr="00FF11B2" w:rsidRDefault="00FF11B2" w:rsidP="00FF11B2">
      <w:pPr>
        <w:rPr>
          <w:lang w:val="en-US"/>
        </w:rPr>
      </w:pPr>
    </w:p>
    <w:p w14:paraId="1DCF5E01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lastRenderedPageBreak/>
        <w:t xml:space="preserve"># </w:t>
      </w:r>
      <w:proofErr w:type="spellStart"/>
      <w:proofErr w:type="gramStart"/>
      <w:r w:rsidRPr="00FF11B2">
        <w:rPr>
          <w:lang w:val="en-US"/>
        </w:rPr>
        <w:t>honeypot.hidden</w:t>
      </w:r>
      <w:proofErr w:type="spellEnd"/>
      <w:proofErr w:type="gramEnd"/>
      <w:r w:rsidRPr="00FF11B2">
        <w:rPr>
          <w:lang w:val="en-US"/>
        </w:rPr>
        <w:t xml:space="preserve"> = 'true'</w:t>
      </w:r>
    </w:p>
    <w:p w14:paraId="3755FFFD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honeypot.label</w:t>
      </w:r>
      <w:proofErr w:type="spellEnd"/>
      <w:proofErr w:type="gramEnd"/>
      <w:r w:rsidRPr="00FF11B2">
        <w:rPr>
          <w:lang w:val="en-US"/>
        </w:rPr>
        <w:t xml:space="preserve"> = 'Fill This Field'</w:t>
      </w:r>
    </w:p>
    <w:p w14:paraId="794A6C84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># honeypot.name = 'honeypot'</w:t>
      </w:r>
    </w:p>
    <w:p w14:paraId="3731FB77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proofErr w:type="gramStart"/>
      <w:r w:rsidRPr="00FF11B2">
        <w:rPr>
          <w:lang w:val="en-US"/>
        </w:rPr>
        <w:t>honeypot.template</w:t>
      </w:r>
      <w:proofErr w:type="spellEnd"/>
      <w:proofErr w:type="gramEnd"/>
      <w:r w:rsidRPr="00FF11B2">
        <w:rPr>
          <w:lang w:val="en-US"/>
        </w:rPr>
        <w:t xml:space="preserve"> = '&lt;label&gt;{label}&lt;/label&gt;&lt;input type="text" name="{name}" value=""/&gt;'</w:t>
      </w:r>
    </w:p>
    <w:p w14:paraId="1388D348" w14:textId="77777777" w:rsidR="00FF11B2" w:rsidRPr="00FF11B2" w:rsidRDefault="00FF11B2" w:rsidP="00FF11B2">
      <w:pPr>
        <w:rPr>
          <w:lang w:val="en-US"/>
        </w:rPr>
      </w:pPr>
      <w:r w:rsidRPr="00FF11B2">
        <w:rPr>
          <w:lang w:val="en-US"/>
        </w:rPr>
        <w:t xml:space="preserve"># </w:t>
      </w:r>
      <w:proofErr w:type="spellStart"/>
      <w:r w:rsidRPr="00FF11B2">
        <w:rPr>
          <w:lang w:val="en-US"/>
        </w:rPr>
        <w:t>honeypot.container</w:t>
      </w:r>
      <w:proofErr w:type="spellEnd"/>
      <w:r w:rsidRPr="00FF11B2">
        <w:rPr>
          <w:lang w:val="en-US"/>
        </w:rPr>
        <w:t xml:space="preserve"> = '&lt;div style="</w:t>
      </w:r>
      <w:proofErr w:type="spellStart"/>
      <w:proofErr w:type="gramStart"/>
      <w:r w:rsidRPr="00FF11B2">
        <w:rPr>
          <w:lang w:val="en-US"/>
        </w:rPr>
        <w:t>display:none</w:t>
      </w:r>
      <w:proofErr w:type="spellEnd"/>
      <w:proofErr w:type="gramEnd"/>
      <w:r w:rsidRPr="00FF11B2">
        <w:rPr>
          <w:lang w:val="en-US"/>
        </w:rPr>
        <w:t>"&gt;{template}&lt;/div&gt;'</w:t>
      </w:r>
    </w:p>
    <w:p w14:paraId="031E3CD6" w14:textId="77777777" w:rsidR="00FF11B2" w:rsidRPr="00FF11B2" w:rsidRDefault="00FF11B2" w:rsidP="00FF11B2">
      <w:pPr>
        <w:rPr>
          <w:lang w:val="en-US"/>
        </w:rPr>
      </w:pPr>
    </w:p>
    <w:p w14:paraId="167A7ADD" w14:textId="609C4DAD" w:rsidR="00FF11B2" w:rsidRDefault="00FF11B2" w:rsidP="00BF6993">
      <w:pPr>
        <w:pStyle w:val="Ttulo2"/>
        <w:rPr>
          <w:lang w:val="en-US"/>
        </w:rPr>
      </w:pPr>
      <w:bookmarkStart w:id="35" w:name="_Toc227837311"/>
      <w:r>
        <w:rPr>
          <w:lang w:val="en-US"/>
        </w:rPr>
        <w:t>2.</w:t>
      </w:r>
      <w:proofErr w:type="gramStart"/>
      <w:r>
        <w:rPr>
          <w:lang w:val="en-US"/>
        </w:rPr>
        <w:t>6 .</w:t>
      </w:r>
      <w:proofErr w:type="spellStart"/>
      <w:r>
        <w:rPr>
          <w:lang w:val="en-US"/>
        </w:rPr>
        <w:t>gitignore</w:t>
      </w:r>
      <w:bookmarkEnd w:id="35"/>
      <w:proofErr w:type="spellEnd"/>
      <w:proofErr w:type="gramEnd"/>
    </w:p>
    <w:p w14:paraId="6BCB7BC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7858BCF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Operating Specific Junk Files</w:t>
      </w:r>
    </w:p>
    <w:p w14:paraId="7F57103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4A1549B8" w14:textId="77777777" w:rsidR="00264315" w:rsidRPr="00264315" w:rsidRDefault="00264315" w:rsidP="00264315">
      <w:pPr>
        <w:rPr>
          <w:lang w:val="en-US"/>
        </w:rPr>
      </w:pPr>
    </w:p>
    <w:p w14:paraId="2DBA05E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OS X</w:t>
      </w:r>
    </w:p>
    <w:p w14:paraId="5481B554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.</w:t>
      </w:r>
      <w:proofErr w:type="spellStart"/>
      <w:r w:rsidRPr="00264315">
        <w:rPr>
          <w:lang w:val="en-US"/>
        </w:rPr>
        <w:t>DS_Store</w:t>
      </w:r>
      <w:proofErr w:type="spellEnd"/>
    </w:p>
    <w:p w14:paraId="0F1630C2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</w:t>
      </w:r>
      <w:proofErr w:type="spellStart"/>
      <w:r w:rsidRPr="00264315">
        <w:rPr>
          <w:lang w:val="en-US"/>
        </w:rPr>
        <w:t>AppleDouble</w:t>
      </w:r>
      <w:proofErr w:type="spellEnd"/>
      <w:proofErr w:type="gramEnd"/>
    </w:p>
    <w:p w14:paraId="615942C3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</w:t>
      </w:r>
      <w:proofErr w:type="spellStart"/>
      <w:r w:rsidRPr="00264315">
        <w:rPr>
          <w:lang w:val="en-US"/>
        </w:rPr>
        <w:t>LSOverride</w:t>
      </w:r>
      <w:proofErr w:type="spellEnd"/>
      <w:proofErr w:type="gramEnd"/>
    </w:p>
    <w:p w14:paraId="38632D33" w14:textId="77777777" w:rsidR="00264315" w:rsidRPr="00264315" w:rsidRDefault="00264315" w:rsidP="00264315">
      <w:pPr>
        <w:rPr>
          <w:lang w:val="en-US"/>
        </w:rPr>
      </w:pPr>
    </w:p>
    <w:p w14:paraId="4FC9C8C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OS X Thumbnails</w:t>
      </w:r>
    </w:p>
    <w:p w14:paraId="0B277C0B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._*</w:t>
      </w:r>
    </w:p>
    <w:p w14:paraId="04CE6301" w14:textId="77777777" w:rsidR="00264315" w:rsidRPr="00264315" w:rsidRDefault="00264315" w:rsidP="00264315">
      <w:pPr>
        <w:rPr>
          <w:lang w:val="en-US"/>
        </w:rPr>
      </w:pPr>
    </w:p>
    <w:p w14:paraId="7CB8C8E5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Windows image file caches</w:t>
      </w:r>
    </w:p>
    <w:p w14:paraId="57FFE77C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Thumbs.db</w:t>
      </w:r>
      <w:proofErr w:type="spellEnd"/>
    </w:p>
    <w:p w14:paraId="0F606847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ehthumbs.db</w:t>
      </w:r>
      <w:proofErr w:type="spellEnd"/>
    </w:p>
    <w:p w14:paraId="008D124F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Desktop.ini</w:t>
      </w:r>
    </w:p>
    <w:p w14:paraId="3F04221D" w14:textId="77777777" w:rsidR="00264315" w:rsidRPr="00264315" w:rsidRDefault="00264315" w:rsidP="00264315">
      <w:pPr>
        <w:rPr>
          <w:lang w:val="en-US"/>
        </w:rPr>
      </w:pPr>
    </w:p>
    <w:p w14:paraId="1C9D7BF8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Recycle Bin used on file shares</w:t>
      </w:r>
    </w:p>
    <w:p w14:paraId="60A99855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$RECYCLE.BIN/</w:t>
      </w:r>
    </w:p>
    <w:p w14:paraId="6545DA68" w14:textId="77777777" w:rsidR="00264315" w:rsidRPr="00264315" w:rsidRDefault="00264315" w:rsidP="00264315">
      <w:pPr>
        <w:rPr>
          <w:lang w:val="en-US"/>
        </w:rPr>
      </w:pPr>
    </w:p>
    <w:p w14:paraId="43D8A657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Windows Installer files</w:t>
      </w:r>
    </w:p>
    <w:p w14:paraId="69723A4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*.cab</w:t>
      </w:r>
    </w:p>
    <w:p w14:paraId="5E32E4D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msi</w:t>
      </w:r>
      <w:proofErr w:type="spellEnd"/>
    </w:p>
    <w:p w14:paraId="6181587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msm</w:t>
      </w:r>
      <w:proofErr w:type="spellEnd"/>
    </w:p>
    <w:p w14:paraId="3A2C3AC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msp</w:t>
      </w:r>
      <w:proofErr w:type="spellEnd"/>
    </w:p>
    <w:p w14:paraId="4DD6D04F" w14:textId="77777777" w:rsidR="00264315" w:rsidRPr="00264315" w:rsidRDefault="00264315" w:rsidP="00264315">
      <w:pPr>
        <w:rPr>
          <w:lang w:val="en-US"/>
        </w:rPr>
      </w:pPr>
    </w:p>
    <w:p w14:paraId="45024A8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Windows shortcuts</w:t>
      </w:r>
    </w:p>
    <w:p w14:paraId="03F10E9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lnk</w:t>
      </w:r>
      <w:proofErr w:type="spellEnd"/>
    </w:p>
    <w:p w14:paraId="51CA1EAF" w14:textId="77777777" w:rsidR="00264315" w:rsidRPr="00264315" w:rsidRDefault="00264315" w:rsidP="00264315">
      <w:pPr>
        <w:rPr>
          <w:lang w:val="en-US"/>
        </w:rPr>
      </w:pPr>
    </w:p>
    <w:p w14:paraId="5207F94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Linux</w:t>
      </w:r>
    </w:p>
    <w:p w14:paraId="16F2697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*~</w:t>
      </w:r>
    </w:p>
    <w:p w14:paraId="6CC3CF51" w14:textId="77777777" w:rsidR="00264315" w:rsidRPr="00264315" w:rsidRDefault="00264315" w:rsidP="00264315">
      <w:pPr>
        <w:rPr>
          <w:lang w:val="en-US"/>
        </w:rPr>
      </w:pPr>
    </w:p>
    <w:p w14:paraId="2EF54A44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KDE directory preferences</w:t>
      </w:r>
    </w:p>
    <w:p w14:paraId="132EE5A7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.directory</w:t>
      </w:r>
      <w:proofErr w:type="gramEnd"/>
    </w:p>
    <w:p w14:paraId="092CEE12" w14:textId="77777777" w:rsidR="00264315" w:rsidRPr="00264315" w:rsidRDefault="00264315" w:rsidP="00264315">
      <w:pPr>
        <w:rPr>
          <w:lang w:val="en-US"/>
        </w:rPr>
      </w:pPr>
    </w:p>
    <w:p w14:paraId="1BB5D71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Linux trash folder which might appear on any partition or disk</w:t>
      </w:r>
    </w:p>
    <w:p w14:paraId="2A089FAA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.Trash</w:t>
      </w:r>
      <w:proofErr w:type="gramEnd"/>
      <w:r w:rsidRPr="00264315">
        <w:rPr>
          <w:lang w:val="en-US"/>
        </w:rPr>
        <w:t>-*</w:t>
      </w:r>
    </w:p>
    <w:p w14:paraId="27E1F33C" w14:textId="77777777" w:rsidR="00264315" w:rsidRPr="00264315" w:rsidRDefault="00264315" w:rsidP="00264315">
      <w:pPr>
        <w:rPr>
          <w:lang w:val="en-US"/>
        </w:rPr>
      </w:pPr>
    </w:p>
    <w:p w14:paraId="223CFA4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185B039D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Environment Files</w:t>
      </w:r>
    </w:p>
    <w:p w14:paraId="76A654E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66133A7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These should never be under version control,</w:t>
      </w:r>
    </w:p>
    <w:p w14:paraId="0AB5E0E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 xml:space="preserve"># </w:t>
      </w:r>
      <w:proofErr w:type="gramStart"/>
      <w:r w:rsidRPr="00264315">
        <w:rPr>
          <w:lang w:val="en-US"/>
        </w:rPr>
        <w:t>as</w:t>
      </w:r>
      <w:proofErr w:type="gramEnd"/>
      <w:r w:rsidRPr="00264315">
        <w:rPr>
          <w:lang w:val="en-US"/>
        </w:rPr>
        <w:t xml:space="preserve"> it poses a security risk.</w:t>
      </w:r>
    </w:p>
    <w:p w14:paraId="7E812427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.env</w:t>
      </w:r>
      <w:proofErr w:type="gramEnd"/>
    </w:p>
    <w:p w14:paraId="3B54D525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.vagrant</w:t>
      </w:r>
      <w:proofErr w:type="gramEnd"/>
    </w:p>
    <w:p w14:paraId="4081B25A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lastRenderedPageBreak/>
        <w:t>Vagrantfile</w:t>
      </w:r>
      <w:proofErr w:type="spellEnd"/>
    </w:p>
    <w:p w14:paraId="4AA3EC3A" w14:textId="77777777" w:rsidR="00264315" w:rsidRPr="00264315" w:rsidRDefault="00264315" w:rsidP="00264315">
      <w:pPr>
        <w:rPr>
          <w:lang w:val="en-US"/>
        </w:rPr>
      </w:pPr>
    </w:p>
    <w:p w14:paraId="0DAA5C7E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5BAB051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Temporary Files</w:t>
      </w:r>
    </w:p>
    <w:p w14:paraId="4AEE5F5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35CBE08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writable/cache/*</w:t>
      </w:r>
    </w:p>
    <w:p w14:paraId="69723C30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!writable/cache/index.html</w:t>
      </w:r>
      <w:proofErr w:type="gramEnd"/>
    </w:p>
    <w:p w14:paraId="5E7BFBC4" w14:textId="77777777" w:rsidR="00264315" w:rsidRPr="00264315" w:rsidRDefault="00264315" w:rsidP="00264315">
      <w:pPr>
        <w:rPr>
          <w:lang w:val="en-US"/>
        </w:rPr>
      </w:pPr>
    </w:p>
    <w:p w14:paraId="5576717B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writable/logs/*</w:t>
      </w:r>
    </w:p>
    <w:p w14:paraId="3BEC6F60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!writable/logs/index.html</w:t>
      </w:r>
      <w:proofErr w:type="gramEnd"/>
    </w:p>
    <w:p w14:paraId="78797ABB" w14:textId="77777777" w:rsidR="00264315" w:rsidRPr="00264315" w:rsidRDefault="00264315" w:rsidP="00264315">
      <w:pPr>
        <w:rPr>
          <w:lang w:val="en-US"/>
        </w:rPr>
      </w:pPr>
    </w:p>
    <w:p w14:paraId="6766555D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writable/session/*</w:t>
      </w:r>
    </w:p>
    <w:p w14:paraId="5BE5AD52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!writable/session/index.html</w:t>
      </w:r>
      <w:proofErr w:type="gramEnd"/>
    </w:p>
    <w:p w14:paraId="15370925" w14:textId="77777777" w:rsidR="00264315" w:rsidRPr="00264315" w:rsidRDefault="00264315" w:rsidP="00264315">
      <w:pPr>
        <w:rPr>
          <w:lang w:val="en-US"/>
        </w:rPr>
      </w:pPr>
    </w:p>
    <w:p w14:paraId="7B66888F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writable/uploads/*</w:t>
      </w:r>
    </w:p>
    <w:p w14:paraId="2791D807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!writable/uploads/index.html</w:t>
      </w:r>
      <w:proofErr w:type="gramEnd"/>
    </w:p>
    <w:p w14:paraId="2119449C" w14:textId="77777777" w:rsidR="00264315" w:rsidRPr="00264315" w:rsidRDefault="00264315" w:rsidP="00264315">
      <w:pPr>
        <w:rPr>
          <w:lang w:val="en-US"/>
        </w:rPr>
      </w:pPr>
    </w:p>
    <w:p w14:paraId="6169D3C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writable/</w:t>
      </w:r>
      <w:proofErr w:type="spellStart"/>
      <w:r w:rsidRPr="00264315">
        <w:rPr>
          <w:lang w:val="en-US"/>
        </w:rPr>
        <w:t>debugbar</w:t>
      </w:r>
      <w:proofErr w:type="spellEnd"/>
      <w:r w:rsidRPr="00264315">
        <w:rPr>
          <w:lang w:val="en-US"/>
        </w:rPr>
        <w:t>/*</w:t>
      </w:r>
    </w:p>
    <w:p w14:paraId="33EDB76F" w14:textId="77777777" w:rsidR="00264315" w:rsidRPr="00264315" w:rsidRDefault="00264315" w:rsidP="00264315">
      <w:pPr>
        <w:rPr>
          <w:lang w:val="en-US"/>
        </w:rPr>
      </w:pPr>
    </w:p>
    <w:p w14:paraId="41A2DDC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php_errors.log</w:t>
      </w:r>
    </w:p>
    <w:p w14:paraId="202263C6" w14:textId="77777777" w:rsidR="00264315" w:rsidRPr="00264315" w:rsidRDefault="00264315" w:rsidP="00264315">
      <w:pPr>
        <w:rPr>
          <w:lang w:val="en-US"/>
        </w:rPr>
      </w:pPr>
    </w:p>
    <w:p w14:paraId="625A65E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4104AAAF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User Guide Temp Files</w:t>
      </w:r>
    </w:p>
    <w:p w14:paraId="6B14CBE5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17DF059B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user_guide_src</w:t>
      </w:r>
      <w:proofErr w:type="spellEnd"/>
      <w:r w:rsidRPr="00264315">
        <w:rPr>
          <w:lang w:val="en-US"/>
        </w:rPr>
        <w:t>/build/*</w:t>
      </w:r>
    </w:p>
    <w:p w14:paraId="61E6D70F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user_guide_src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cilexer</w:t>
      </w:r>
      <w:proofErr w:type="spellEnd"/>
      <w:r w:rsidRPr="00264315">
        <w:rPr>
          <w:lang w:val="en-US"/>
        </w:rPr>
        <w:t>/build/*</w:t>
      </w:r>
    </w:p>
    <w:p w14:paraId="6FD54CCA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lastRenderedPageBreak/>
        <w:t>user_guide_src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cilexer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dist</w:t>
      </w:r>
      <w:proofErr w:type="spellEnd"/>
      <w:r w:rsidRPr="00264315">
        <w:rPr>
          <w:lang w:val="en-US"/>
        </w:rPr>
        <w:t>/*</w:t>
      </w:r>
    </w:p>
    <w:p w14:paraId="64EFC243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user_guide_src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cilexer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pycilexer.egg</w:t>
      </w:r>
      <w:proofErr w:type="spellEnd"/>
      <w:r w:rsidRPr="00264315">
        <w:rPr>
          <w:lang w:val="en-US"/>
        </w:rPr>
        <w:t>-info/*</w:t>
      </w:r>
    </w:p>
    <w:p w14:paraId="5CFC7F4C" w14:textId="77777777" w:rsidR="00264315" w:rsidRPr="00264315" w:rsidRDefault="00264315" w:rsidP="00264315">
      <w:pPr>
        <w:rPr>
          <w:lang w:val="en-US"/>
        </w:rPr>
      </w:pPr>
    </w:p>
    <w:p w14:paraId="5DAC6338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396748A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Test Files</w:t>
      </w:r>
    </w:p>
    <w:p w14:paraId="4A5B7C1F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32B58D5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tests/coverage*</w:t>
      </w:r>
    </w:p>
    <w:p w14:paraId="79FC723C" w14:textId="77777777" w:rsidR="00264315" w:rsidRPr="00264315" w:rsidRDefault="00264315" w:rsidP="00264315">
      <w:pPr>
        <w:rPr>
          <w:lang w:val="en-US"/>
        </w:rPr>
      </w:pPr>
    </w:p>
    <w:p w14:paraId="64B75F0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 xml:space="preserve"># Don't save </w:t>
      </w:r>
      <w:proofErr w:type="spellStart"/>
      <w:r w:rsidRPr="00264315">
        <w:rPr>
          <w:lang w:val="en-US"/>
        </w:rPr>
        <w:t>phpunit</w:t>
      </w:r>
      <w:proofErr w:type="spellEnd"/>
      <w:r w:rsidRPr="00264315">
        <w:rPr>
          <w:lang w:val="en-US"/>
        </w:rPr>
        <w:t xml:space="preserve"> under version control.</w:t>
      </w:r>
    </w:p>
    <w:p w14:paraId="69C4A943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phpunit</w:t>
      </w:r>
      <w:proofErr w:type="spellEnd"/>
    </w:p>
    <w:p w14:paraId="389E71DE" w14:textId="77777777" w:rsidR="00264315" w:rsidRPr="00264315" w:rsidRDefault="00264315" w:rsidP="00264315">
      <w:pPr>
        <w:rPr>
          <w:lang w:val="en-US"/>
        </w:rPr>
      </w:pPr>
    </w:p>
    <w:p w14:paraId="3183152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0CCF92A0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Composer</w:t>
      </w:r>
    </w:p>
    <w:p w14:paraId="1238B79B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24E8609E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vendor/</w:t>
      </w:r>
    </w:p>
    <w:p w14:paraId="01CF66CB" w14:textId="77777777" w:rsidR="00264315" w:rsidRPr="00264315" w:rsidRDefault="00264315" w:rsidP="00264315">
      <w:pPr>
        <w:rPr>
          <w:lang w:val="en-US"/>
        </w:rPr>
      </w:pPr>
    </w:p>
    <w:p w14:paraId="0CA7219D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02C1296E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IDE / Development Files</w:t>
      </w:r>
    </w:p>
    <w:p w14:paraId="475F1D9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#-------------------------</w:t>
      </w:r>
    </w:p>
    <w:p w14:paraId="26FE329A" w14:textId="77777777" w:rsidR="00264315" w:rsidRPr="00264315" w:rsidRDefault="00264315" w:rsidP="00264315">
      <w:pPr>
        <w:rPr>
          <w:lang w:val="en-US"/>
        </w:rPr>
      </w:pPr>
    </w:p>
    <w:p w14:paraId="00E8094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Modules Testing</w:t>
      </w:r>
    </w:p>
    <w:p w14:paraId="60B7A4C7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_modules/*</w:t>
      </w:r>
    </w:p>
    <w:p w14:paraId="00395FE8" w14:textId="77777777" w:rsidR="00264315" w:rsidRPr="00264315" w:rsidRDefault="00264315" w:rsidP="00264315">
      <w:pPr>
        <w:rPr>
          <w:lang w:val="en-US"/>
        </w:rPr>
      </w:pPr>
    </w:p>
    <w:p w14:paraId="3420FEA8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 xml:space="preserve"># </w:t>
      </w:r>
      <w:proofErr w:type="spellStart"/>
      <w:r w:rsidRPr="00264315">
        <w:rPr>
          <w:lang w:val="en-US"/>
        </w:rPr>
        <w:t>phpenv</w:t>
      </w:r>
      <w:proofErr w:type="spellEnd"/>
      <w:r w:rsidRPr="00264315">
        <w:rPr>
          <w:lang w:val="en-US"/>
        </w:rPr>
        <w:t xml:space="preserve"> local config</w:t>
      </w:r>
    </w:p>
    <w:p w14:paraId="70D62F6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.</w:t>
      </w:r>
      <w:proofErr w:type="spellStart"/>
      <w:r w:rsidRPr="00264315">
        <w:rPr>
          <w:lang w:val="en-US"/>
        </w:rPr>
        <w:t>php</w:t>
      </w:r>
      <w:proofErr w:type="spellEnd"/>
      <w:r w:rsidRPr="00264315">
        <w:rPr>
          <w:lang w:val="en-US"/>
        </w:rPr>
        <w:t>-version</w:t>
      </w:r>
    </w:p>
    <w:p w14:paraId="63E639E5" w14:textId="77777777" w:rsidR="00264315" w:rsidRPr="00264315" w:rsidRDefault="00264315" w:rsidP="00264315">
      <w:pPr>
        <w:rPr>
          <w:lang w:val="en-US"/>
        </w:rPr>
      </w:pPr>
    </w:p>
    <w:p w14:paraId="1247E32E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lastRenderedPageBreak/>
        <w:t xml:space="preserve"># </w:t>
      </w:r>
      <w:proofErr w:type="spellStart"/>
      <w:r w:rsidRPr="00264315">
        <w:rPr>
          <w:lang w:val="en-US"/>
        </w:rPr>
        <w:t>Jetbrains</w:t>
      </w:r>
      <w:proofErr w:type="spellEnd"/>
      <w:r w:rsidRPr="00264315">
        <w:rPr>
          <w:lang w:val="en-US"/>
        </w:rPr>
        <w:t xml:space="preserve"> editors (</w:t>
      </w:r>
      <w:proofErr w:type="spellStart"/>
      <w:r w:rsidRPr="00264315">
        <w:rPr>
          <w:lang w:val="en-US"/>
        </w:rPr>
        <w:t>PHPStorm</w:t>
      </w:r>
      <w:proofErr w:type="spellEnd"/>
      <w:r w:rsidRPr="00264315">
        <w:rPr>
          <w:lang w:val="en-US"/>
        </w:rPr>
        <w:t xml:space="preserve">, </w:t>
      </w:r>
      <w:proofErr w:type="spellStart"/>
      <w:r w:rsidRPr="00264315">
        <w:rPr>
          <w:lang w:val="en-US"/>
        </w:rPr>
        <w:t>etc</w:t>
      </w:r>
      <w:proofErr w:type="spellEnd"/>
      <w:r w:rsidRPr="00264315">
        <w:rPr>
          <w:lang w:val="en-US"/>
        </w:rPr>
        <w:t>)</w:t>
      </w:r>
    </w:p>
    <w:p w14:paraId="6AE31F25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.idea</w:t>
      </w:r>
      <w:proofErr w:type="gramEnd"/>
      <w:r w:rsidRPr="00264315">
        <w:rPr>
          <w:lang w:val="en-US"/>
        </w:rPr>
        <w:t>/</w:t>
      </w:r>
    </w:p>
    <w:p w14:paraId="262EBA9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iml</w:t>
      </w:r>
      <w:proofErr w:type="spellEnd"/>
    </w:p>
    <w:p w14:paraId="69B80458" w14:textId="77777777" w:rsidR="00264315" w:rsidRPr="00264315" w:rsidRDefault="00264315" w:rsidP="00264315">
      <w:pPr>
        <w:rPr>
          <w:lang w:val="en-US"/>
        </w:rPr>
      </w:pPr>
    </w:p>
    <w:p w14:paraId="538BA29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 xml:space="preserve"># </w:t>
      </w:r>
      <w:proofErr w:type="spellStart"/>
      <w:r w:rsidRPr="00264315">
        <w:rPr>
          <w:lang w:val="en-US"/>
        </w:rPr>
        <w:t>Netbeans</w:t>
      </w:r>
      <w:proofErr w:type="spellEnd"/>
    </w:p>
    <w:p w14:paraId="2EE9A060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nbproject</w:t>
      </w:r>
      <w:proofErr w:type="spellEnd"/>
      <w:r w:rsidRPr="00264315">
        <w:rPr>
          <w:lang w:val="en-US"/>
        </w:rPr>
        <w:t>/</w:t>
      </w:r>
    </w:p>
    <w:p w14:paraId="53BA3FB7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build/</w:t>
      </w:r>
    </w:p>
    <w:p w14:paraId="2B2B3C34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nbbuild</w:t>
      </w:r>
      <w:proofErr w:type="spellEnd"/>
      <w:r w:rsidRPr="00264315">
        <w:rPr>
          <w:lang w:val="en-US"/>
        </w:rPr>
        <w:t>/</w:t>
      </w:r>
    </w:p>
    <w:p w14:paraId="34B15FDF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dist</w:t>
      </w:r>
      <w:proofErr w:type="spellEnd"/>
      <w:r w:rsidRPr="00264315">
        <w:rPr>
          <w:lang w:val="en-US"/>
        </w:rPr>
        <w:t>/</w:t>
      </w:r>
    </w:p>
    <w:p w14:paraId="13B7C4B5" w14:textId="77777777" w:rsidR="00264315" w:rsidRPr="00264315" w:rsidRDefault="00264315" w:rsidP="00264315">
      <w:pPr>
        <w:rPr>
          <w:lang w:val="en-US"/>
        </w:rPr>
      </w:pPr>
      <w:proofErr w:type="spellStart"/>
      <w:r w:rsidRPr="00264315">
        <w:rPr>
          <w:lang w:val="en-US"/>
        </w:rPr>
        <w:t>nbdist</w:t>
      </w:r>
      <w:proofErr w:type="spellEnd"/>
      <w:r w:rsidRPr="00264315">
        <w:rPr>
          <w:lang w:val="en-US"/>
        </w:rPr>
        <w:t>/</w:t>
      </w:r>
    </w:p>
    <w:p w14:paraId="0C020D4D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nbactions.xml</w:t>
      </w:r>
    </w:p>
    <w:p w14:paraId="45C509A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nb-configuration.xml</w:t>
      </w:r>
    </w:p>
    <w:p w14:paraId="330F4A58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</w:t>
      </w:r>
      <w:proofErr w:type="spellStart"/>
      <w:r w:rsidRPr="00264315">
        <w:rPr>
          <w:lang w:val="en-US"/>
        </w:rPr>
        <w:t>nb</w:t>
      </w:r>
      <w:proofErr w:type="gramEnd"/>
      <w:r w:rsidRPr="00264315">
        <w:rPr>
          <w:lang w:val="en-US"/>
        </w:rPr>
        <w:t>-gradle</w:t>
      </w:r>
      <w:proofErr w:type="spellEnd"/>
      <w:r w:rsidRPr="00264315">
        <w:rPr>
          <w:lang w:val="en-US"/>
        </w:rPr>
        <w:t>/</w:t>
      </w:r>
    </w:p>
    <w:p w14:paraId="6CA3D82D" w14:textId="77777777" w:rsidR="00264315" w:rsidRPr="00264315" w:rsidRDefault="00264315" w:rsidP="00264315">
      <w:pPr>
        <w:rPr>
          <w:lang w:val="en-US"/>
        </w:rPr>
      </w:pPr>
    </w:p>
    <w:p w14:paraId="64A917C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Sublime Text</w:t>
      </w:r>
    </w:p>
    <w:p w14:paraId="4601260C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tmlanguage</w:t>
      </w:r>
      <w:proofErr w:type="gramEnd"/>
      <w:r w:rsidRPr="00264315">
        <w:rPr>
          <w:lang w:val="en-US"/>
        </w:rPr>
        <w:t>.cache</w:t>
      </w:r>
      <w:proofErr w:type="spellEnd"/>
    </w:p>
    <w:p w14:paraId="351D7985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tmPreferences.cache</w:t>
      </w:r>
      <w:proofErr w:type="spellEnd"/>
      <w:proofErr w:type="gramEnd"/>
    </w:p>
    <w:p w14:paraId="46CBB104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*.</w:t>
      </w:r>
      <w:proofErr w:type="spellStart"/>
      <w:r w:rsidRPr="00264315">
        <w:rPr>
          <w:lang w:val="en-US"/>
        </w:rPr>
        <w:t>stTheme.cache</w:t>
      </w:r>
      <w:proofErr w:type="spellEnd"/>
      <w:proofErr w:type="gramEnd"/>
    </w:p>
    <w:p w14:paraId="0F52CE28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*.sublime</w:t>
      </w:r>
      <w:proofErr w:type="gramEnd"/>
      <w:r w:rsidRPr="00264315">
        <w:rPr>
          <w:lang w:val="en-US"/>
        </w:rPr>
        <w:t>-workspace</w:t>
      </w:r>
    </w:p>
    <w:p w14:paraId="76BB96FD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*.sublime</w:t>
      </w:r>
      <w:proofErr w:type="gramEnd"/>
      <w:r w:rsidRPr="00264315">
        <w:rPr>
          <w:lang w:val="en-US"/>
        </w:rPr>
        <w:t>-project</w:t>
      </w:r>
    </w:p>
    <w:p w14:paraId="159C6C89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</w:t>
      </w:r>
      <w:proofErr w:type="spellStart"/>
      <w:r w:rsidRPr="00264315">
        <w:rPr>
          <w:lang w:val="en-US"/>
        </w:rPr>
        <w:t>phpintel</w:t>
      </w:r>
      <w:proofErr w:type="spellEnd"/>
      <w:proofErr w:type="gramEnd"/>
    </w:p>
    <w:p w14:paraId="2CFC8AB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api</w:t>
      </w:r>
      <w:proofErr w:type="spellEnd"/>
      <w:r w:rsidRPr="00264315">
        <w:rPr>
          <w:lang w:val="en-US"/>
        </w:rPr>
        <w:t>/</w:t>
      </w:r>
    </w:p>
    <w:p w14:paraId="6F62DBEE" w14:textId="77777777" w:rsidR="00264315" w:rsidRPr="00264315" w:rsidRDefault="00264315" w:rsidP="00264315">
      <w:pPr>
        <w:rPr>
          <w:lang w:val="en-US"/>
        </w:rPr>
      </w:pPr>
    </w:p>
    <w:p w14:paraId="3E9C3BE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# Visual Studio Code</w:t>
      </w:r>
    </w:p>
    <w:p w14:paraId="0AB33CA1" w14:textId="77777777" w:rsidR="00264315" w:rsidRPr="00264315" w:rsidRDefault="00264315" w:rsidP="00264315">
      <w:pPr>
        <w:rPr>
          <w:lang w:val="en-US"/>
        </w:rPr>
      </w:pPr>
      <w:proofErr w:type="gramStart"/>
      <w:r w:rsidRPr="00264315">
        <w:rPr>
          <w:lang w:val="en-US"/>
        </w:rPr>
        <w:t>.</w:t>
      </w:r>
      <w:proofErr w:type="spellStart"/>
      <w:r w:rsidRPr="00264315">
        <w:rPr>
          <w:lang w:val="en-US"/>
        </w:rPr>
        <w:t>vscode</w:t>
      </w:r>
      <w:proofErr w:type="spellEnd"/>
      <w:proofErr w:type="gramEnd"/>
      <w:r w:rsidRPr="00264315">
        <w:rPr>
          <w:lang w:val="en-US"/>
        </w:rPr>
        <w:t>/</w:t>
      </w:r>
    </w:p>
    <w:p w14:paraId="19299DF2" w14:textId="77777777" w:rsidR="00264315" w:rsidRPr="00264315" w:rsidRDefault="00264315" w:rsidP="00264315">
      <w:pPr>
        <w:rPr>
          <w:lang w:val="en-US"/>
        </w:rPr>
      </w:pPr>
    </w:p>
    <w:p w14:paraId="6C9CFBE4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lastRenderedPageBreak/>
        <w:t>/results/</w:t>
      </w:r>
    </w:p>
    <w:p w14:paraId="5D7855C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/phpunit*.xml</w:t>
      </w:r>
    </w:p>
    <w:p w14:paraId="6C7EDE19" w14:textId="77777777" w:rsidR="00264315" w:rsidRPr="00264315" w:rsidRDefault="00264315" w:rsidP="00264315">
      <w:proofErr w:type="gramStart"/>
      <w:r w:rsidRPr="00264315">
        <w:t>/.</w:t>
      </w:r>
      <w:proofErr w:type="spellStart"/>
      <w:r w:rsidRPr="00264315">
        <w:t>phpunit</w:t>
      </w:r>
      <w:proofErr w:type="spellEnd"/>
      <w:proofErr w:type="gramEnd"/>
      <w:r w:rsidRPr="00264315">
        <w:t>.</w:t>
      </w:r>
      <w:proofErr w:type="gramStart"/>
      <w:r w:rsidRPr="00264315">
        <w:t>*.cache</w:t>
      </w:r>
      <w:proofErr w:type="gramEnd"/>
    </w:p>
    <w:p w14:paraId="5A1B5121" w14:textId="77777777" w:rsidR="00264315" w:rsidRPr="00264315" w:rsidRDefault="00264315" w:rsidP="00264315"/>
    <w:p w14:paraId="72221A34" w14:textId="10B432E9" w:rsidR="00FF11B2" w:rsidRDefault="00264315" w:rsidP="00BF6993">
      <w:pPr>
        <w:pStyle w:val="Ttulo2"/>
      </w:pPr>
      <w:bookmarkStart w:id="36" w:name="_Toc227837312"/>
      <w:r w:rsidRPr="00264315">
        <w:t>2</w:t>
      </w:r>
      <w:r>
        <w:t xml:space="preserve">.7 </w:t>
      </w:r>
      <w:proofErr w:type="spellStart"/>
      <w:proofErr w:type="gramStart"/>
      <w:r>
        <w:t>composer.json</w:t>
      </w:r>
      <w:bookmarkEnd w:id="36"/>
      <w:proofErr w:type="spellEnd"/>
      <w:proofErr w:type="gramEnd"/>
    </w:p>
    <w:p w14:paraId="6EE32506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{</w:t>
      </w:r>
    </w:p>
    <w:p w14:paraId="1B103E2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"name": "codeigniter4/framework",</w:t>
      </w:r>
    </w:p>
    <w:p w14:paraId="592C680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"type": "project",</w:t>
      </w:r>
    </w:p>
    <w:p w14:paraId="179EDD6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"description": "The CodeIgniter framework v4",</w:t>
      </w:r>
    </w:p>
    <w:p w14:paraId="44A0BFF7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"homepage": "https://codeigniter.com",</w:t>
      </w:r>
    </w:p>
    <w:p w14:paraId="65F130C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"license": "MIT",</w:t>
      </w:r>
    </w:p>
    <w:p w14:paraId="70E86DFF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"require": {</w:t>
      </w:r>
    </w:p>
    <w:p w14:paraId="1FD0C294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r w:rsidRPr="00264315">
        <w:rPr>
          <w:lang w:val="en-US"/>
        </w:rPr>
        <w:t>php</w:t>
      </w:r>
      <w:proofErr w:type="spellEnd"/>
      <w:r w:rsidRPr="00264315">
        <w:rPr>
          <w:lang w:val="en-US"/>
        </w:rPr>
        <w:t>": "&gt;=7.2",</w:t>
      </w:r>
    </w:p>
    <w:p w14:paraId="26C573D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proofErr w:type="gramStart"/>
      <w:r w:rsidRPr="00264315">
        <w:rPr>
          <w:lang w:val="en-US"/>
        </w:rPr>
        <w:t>ext</w:t>
      </w:r>
      <w:proofErr w:type="spellEnd"/>
      <w:proofErr w:type="gramEnd"/>
      <w:r w:rsidRPr="00264315">
        <w:rPr>
          <w:lang w:val="en-US"/>
        </w:rPr>
        <w:t>-curl": "*",</w:t>
      </w:r>
    </w:p>
    <w:p w14:paraId="7FF900C6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proofErr w:type="gramStart"/>
      <w:r w:rsidRPr="00264315">
        <w:rPr>
          <w:lang w:val="en-US"/>
        </w:rPr>
        <w:t>ext</w:t>
      </w:r>
      <w:proofErr w:type="gramEnd"/>
      <w:r w:rsidRPr="00264315">
        <w:rPr>
          <w:lang w:val="en-US"/>
        </w:rPr>
        <w:t>-intl</w:t>
      </w:r>
      <w:proofErr w:type="spellEnd"/>
      <w:r w:rsidRPr="00264315">
        <w:rPr>
          <w:lang w:val="en-US"/>
        </w:rPr>
        <w:t>": "*",</w:t>
      </w:r>
    </w:p>
    <w:p w14:paraId="0E9FA2B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proofErr w:type="gramStart"/>
      <w:r w:rsidRPr="00264315">
        <w:rPr>
          <w:lang w:val="en-US"/>
        </w:rPr>
        <w:t>ext</w:t>
      </w:r>
      <w:proofErr w:type="gramEnd"/>
      <w:r w:rsidRPr="00264315">
        <w:rPr>
          <w:lang w:val="en-US"/>
        </w:rPr>
        <w:t>-json</w:t>
      </w:r>
      <w:proofErr w:type="spellEnd"/>
      <w:r w:rsidRPr="00264315">
        <w:rPr>
          <w:lang w:val="en-US"/>
        </w:rPr>
        <w:t>": "*",</w:t>
      </w:r>
    </w:p>
    <w:p w14:paraId="1D313665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proofErr w:type="gramStart"/>
      <w:r w:rsidRPr="00264315">
        <w:rPr>
          <w:lang w:val="en-US"/>
        </w:rPr>
        <w:t>ext</w:t>
      </w:r>
      <w:proofErr w:type="gramEnd"/>
      <w:r w:rsidRPr="00264315">
        <w:rPr>
          <w:lang w:val="en-US"/>
        </w:rPr>
        <w:t>-mbstring</w:t>
      </w:r>
      <w:proofErr w:type="spellEnd"/>
      <w:r w:rsidRPr="00264315">
        <w:rPr>
          <w:lang w:val="en-US"/>
        </w:rPr>
        <w:t>": "*",</w:t>
      </w:r>
    </w:p>
    <w:p w14:paraId="04008F38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proofErr w:type="gramStart"/>
      <w:r w:rsidRPr="00264315">
        <w:rPr>
          <w:lang w:val="en-US"/>
        </w:rPr>
        <w:t>kint</w:t>
      </w:r>
      <w:proofErr w:type="gramEnd"/>
      <w:r w:rsidRPr="00264315">
        <w:rPr>
          <w:lang w:val="en-US"/>
        </w:rPr>
        <w:t>-php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kint</w:t>
      </w:r>
      <w:proofErr w:type="spellEnd"/>
      <w:r w:rsidRPr="00264315">
        <w:rPr>
          <w:lang w:val="en-US"/>
        </w:rPr>
        <w:t>": "^3.3",</w:t>
      </w:r>
    </w:p>
    <w:p w14:paraId="2483189C" w14:textId="77777777" w:rsidR="00264315" w:rsidRPr="00264315" w:rsidRDefault="00264315" w:rsidP="00264315">
      <w:r w:rsidRPr="00264315">
        <w:rPr>
          <w:lang w:val="en-US"/>
        </w:rPr>
        <w:t xml:space="preserve">        </w:t>
      </w:r>
      <w:r w:rsidRPr="00264315">
        <w:t>"laminas/laminas-</w:t>
      </w:r>
      <w:proofErr w:type="spellStart"/>
      <w:r w:rsidRPr="00264315">
        <w:t>escaper</w:t>
      </w:r>
      <w:proofErr w:type="spellEnd"/>
      <w:r w:rsidRPr="00264315">
        <w:t>": "^2.6",</w:t>
      </w:r>
    </w:p>
    <w:p w14:paraId="5453D42A" w14:textId="77777777" w:rsidR="00264315" w:rsidRPr="00264315" w:rsidRDefault="00264315" w:rsidP="00264315">
      <w:r w:rsidRPr="00264315">
        <w:t>        "</w:t>
      </w:r>
      <w:proofErr w:type="spellStart"/>
      <w:r w:rsidRPr="00264315">
        <w:t>psr</w:t>
      </w:r>
      <w:proofErr w:type="spellEnd"/>
      <w:r w:rsidRPr="00264315">
        <w:t>/log": "^1.1"</w:t>
      </w:r>
    </w:p>
    <w:p w14:paraId="2EFF31A4" w14:textId="77777777" w:rsidR="00264315" w:rsidRPr="00264315" w:rsidRDefault="00264315" w:rsidP="00264315">
      <w:pPr>
        <w:rPr>
          <w:lang w:val="en-US"/>
        </w:rPr>
      </w:pPr>
      <w:r w:rsidRPr="00264315">
        <w:t xml:space="preserve">    </w:t>
      </w:r>
      <w:r w:rsidRPr="00264315">
        <w:rPr>
          <w:lang w:val="en-US"/>
        </w:rPr>
        <w:t>},</w:t>
      </w:r>
    </w:p>
    <w:p w14:paraId="0F202704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</w:t>
      </w:r>
      <w:proofErr w:type="gramStart"/>
      <w:r w:rsidRPr="00264315">
        <w:rPr>
          <w:lang w:val="en-US"/>
        </w:rPr>
        <w:t>require</w:t>
      </w:r>
      <w:proofErr w:type="gramEnd"/>
      <w:r w:rsidRPr="00264315">
        <w:rPr>
          <w:lang w:val="en-US"/>
        </w:rPr>
        <w:t>-dev": {</w:t>
      </w:r>
    </w:p>
    <w:p w14:paraId="5F856E0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"codeigniter4/codeigniter4-standard": "^1.0",</w:t>
      </w:r>
    </w:p>
    <w:p w14:paraId="1CDB4835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r w:rsidRPr="00264315">
        <w:rPr>
          <w:lang w:val="en-US"/>
        </w:rPr>
        <w:t>fzaninotto</w:t>
      </w:r>
      <w:proofErr w:type="spellEnd"/>
      <w:r w:rsidRPr="00264315">
        <w:rPr>
          <w:lang w:val="en-US"/>
        </w:rPr>
        <w:t>/faker": "^1.9@dev",</w:t>
      </w:r>
    </w:p>
    <w:p w14:paraId="236DD32D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"mikey179/</w:t>
      </w:r>
      <w:proofErr w:type="spellStart"/>
      <w:r w:rsidRPr="00264315">
        <w:rPr>
          <w:lang w:val="en-US"/>
        </w:rPr>
        <w:t>vfsstream</w:t>
      </w:r>
      <w:proofErr w:type="spellEnd"/>
      <w:r w:rsidRPr="00264315">
        <w:rPr>
          <w:lang w:val="en-US"/>
        </w:rPr>
        <w:t>": "1.</w:t>
      </w:r>
      <w:proofErr w:type="gramStart"/>
      <w:r w:rsidRPr="00264315">
        <w:rPr>
          <w:lang w:val="en-US"/>
        </w:rPr>
        <w:t>6.*</w:t>
      </w:r>
      <w:proofErr w:type="gramEnd"/>
      <w:r w:rsidRPr="00264315">
        <w:rPr>
          <w:lang w:val="en-US"/>
        </w:rPr>
        <w:t>",</w:t>
      </w:r>
    </w:p>
    <w:p w14:paraId="474B287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r w:rsidRPr="00264315">
        <w:rPr>
          <w:lang w:val="en-US"/>
        </w:rPr>
        <w:t>phpunit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phpunit</w:t>
      </w:r>
      <w:proofErr w:type="spellEnd"/>
      <w:r w:rsidRPr="00264315">
        <w:rPr>
          <w:lang w:val="en-US"/>
        </w:rPr>
        <w:t>": "^8.5",</w:t>
      </w:r>
    </w:p>
    <w:p w14:paraId="295CED4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lastRenderedPageBreak/>
        <w:t>        "</w:t>
      </w:r>
      <w:proofErr w:type="spellStart"/>
      <w:r w:rsidRPr="00264315">
        <w:rPr>
          <w:lang w:val="en-US"/>
        </w:rPr>
        <w:t>predis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predis</w:t>
      </w:r>
      <w:proofErr w:type="spellEnd"/>
      <w:r w:rsidRPr="00264315">
        <w:rPr>
          <w:lang w:val="en-US"/>
        </w:rPr>
        <w:t>": "^1.1",</w:t>
      </w:r>
    </w:p>
    <w:p w14:paraId="6D0844B0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spellStart"/>
      <w:r w:rsidRPr="00264315">
        <w:rPr>
          <w:lang w:val="en-US"/>
        </w:rPr>
        <w:t>squizlabs</w:t>
      </w:r>
      <w:proofErr w:type="spellEnd"/>
      <w:r w:rsidRPr="00264315">
        <w:rPr>
          <w:lang w:val="en-US"/>
        </w:rPr>
        <w:t>/</w:t>
      </w:r>
      <w:proofErr w:type="spellStart"/>
      <w:r w:rsidRPr="00264315">
        <w:rPr>
          <w:lang w:val="en-US"/>
        </w:rPr>
        <w:t>php_codesniffer</w:t>
      </w:r>
      <w:proofErr w:type="spellEnd"/>
      <w:r w:rsidRPr="00264315">
        <w:rPr>
          <w:lang w:val="en-US"/>
        </w:rPr>
        <w:t>": "^3.3"</w:t>
      </w:r>
    </w:p>
    <w:p w14:paraId="71400A1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},</w:t>
      </w:r>
    </w:p>
    <w:p w14:paraId="40D04C28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"autoload": {</w:t>
      </w:r>
    </w:p>
    <w:p w14:paraId="120663BD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</w:t>
      </w:r>
      <w:proofErr w:type="gramStart"/>
      <w:r w:rsidRPr="00264315">
        <w:rPr>
          <w:lang w:val="en-US"/>
        </w:rPr>
        <w:t>psr</w:t>
      </w:r>
      <w:proofErr w:type="gramEnd"/>
      <w:r w:rsidRPr="00264315">
        <w:rPr>
          <w:lang w:val="en-US"/>
        </w:rPr>
        <w:t>-4": {</w:t>
      </w:r>
    </w:p>
    <w:p w14:paraId="1A2D0EE6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    "CodeIgniter\\": "system/"</w:t>
      </w:r>
    </w:p>
    <w:p w14:paraId="4DA13AB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}</w:t>
      </w:r>
    </w:p>
    <w:p w14:paraId="3D572C7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},</w:t>
      </w:r>
    </w:p>
    <w:p w14:paraId="5450C557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"scripts": {</w:t>
      </w:r>
    </w:p>
    <w:p w14:paraId="39AF6FB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"post-update-</w:t>
      </w:r>
      <w:proofErr w:type="spellStart"/>
      <w:r w:rsidRPr="00264315">
        <w:rPr>
          <w:lang w:val="en-US"/>
        </w:rPr>
        <w:t>cmd</w:t>
      </w:r>
      <w:proofErr w:type="spellEnd"/>
      <w:r w:rsidRPr="00264315">
        <w:rPr>
          <w:lang w:val="en-US"/>
        </w:rPr>
        <w:t>": [</w:t>
      </w:r>
    </w:p>
    <w:p w14:paraId="1A5DF33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    "@composer dump-autoload",</w:t>
      </w:r>
    </w:p>
    <w:p w14:paraId="21491546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    "CodeIgniter</w:t>
      </w:r>
      <w:proofErr w:type="gramStart"/>
      <w:r w:rsidRPr="00264315">
        <w:rPr>
          <w:lang w:val="en-US"/>
        </w:rPr>
        <w:t>\\</w:t>
      </w:r>
      <w:proofErr w:type="spellStart"/>
      <w:r w:rsidRPr="00264315">
        <w:rPr>
          <w:lang w:val="en-US"/>
        </w:rPr>
        <w:t>ComposerScripts</w:t>
      </w:r>
      <w:proofErr w:type="spellEnd"/>
      <w:r w:rsidRPr="00264315">
        <w:rPr>
          <w:lang w:val="en-US"/>
        </w:rPr>
        <w:t>::</w:t>
      </w:r>
      <w:proofErr w:type="spellStart"/>
      <w:proofErr w:type="gramEnd"/>
      <w:r w:rsidRPr="00264315">
        <w:rPr>
          <w:lang w:val="en-US"/>
        </w:rPr>
        <w:t>postUpdate</w:t>
      </w:r>
      <w:proofErr w:type="spellEnd"/>
      <w:r w:rsidRPr="00264315">
        <w:rPr>
          <w:lang w:val="en-US"/>
        </w:rPr>
        <w:t>"</w:t>
      </w:r>
    </w:p>
    <w:p w14:paraId="0BC1D50E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],</w:t>
      </w:r>
    </w:p>
    <w:p w14:paraId="26173D86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"test": "</w:t>
      </w:r>
      <w:proofErr w:type="spellStart"/>
      <w:r w:rsidRPr="00264315">
        <w:rPr>
          <w:lang w:val="en-US"/>
        </w:rPr>
        <w:t>phpunit</w:t>
      </w:r>
      <w:proofErr w:type="spellEnd"/>
      <w:r w:rsidRPr="00264315">
        <w:rPr>
          <w:lang w:val="en-US"/>
        </w:rPr>
        <w:t>"</w:t>
      </w:r>
    </w:p>
    <w:p w14:paraId="64A00370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},</w:t>
      </w:r>
    </w:p>
    <w:p w14:paraId="69B0BDA5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"support": {</w:t>
      </w:r>
    </w:p>
    <w:p w14:paraId="3C685A9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"forum": "http://forum.codeigniter.com/",</w:t>
      </w:r>
    </w:p>
    <w:p w14:paraId="0A68A2DC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"source": "https://github.com/codeigniter4/CodeIgniter4",</w:t>
      </w:r>
    </w:p>
    <w:p w14:paraId="6B3C8E6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    "slack": "https://codeigniterchat.slack.com"</w:t>
      </w:r>
    </w:p>
    <w:p w14:paraId="0D2F5C36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    }</w:t>
      </w:r>
    </w:p>
    <w:p w14:paraId="6CF13AFD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}</w:t>
      </w:r>
    </w:p>
    <w:p w14:paraId="7D70DEAA" w14:textId="77777777" w:rsidR="00264315" w:rsidRPr="00264315" w:rsidRDefault="00264315" w:rsidP="00264315">
      <w:pPr>
        <w:rPr>
          <w:lang w:val="en-US"/>
        </w:rPr>
      </w:pPr>
    </w:p>
    <w:p w14:paraId="016ADC9C" w14:textId="492316E3" w:rsidR="00264315" w:rsidRPr="00264315" w:rsidRDefault="00264315" w:rsidP="00BF6993">
      <w:pPr>
        <w:pStyle w:val="Ttulo2"/>
        <w:rPr>
          <w:lang w:val="en-US"/>
        </w:rPr>
      </w:pPr>
      <w:bookmarkStart w:id="37" w:name="_Toc227837313"/>
      <w:r w:rsidRPr="00264315">
        <w:rPr>
          <w:lang w:val="en-US"/>
        </w:rPr>
        <w:t>2.8 license.txt</w:t>
      </w:r>
      <w:bookmarkEnd w:id="37"/>
    </w:p>
    <w:p w14:paraId="724CF1A7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The MIT License (MIT)</w:t>
      </w:r>
    </w:p>
    <w:p w14:paraId="0CDF833E" w14:textId="77777777" w:rsidR="00264315" w:rsidRPr="00264315" w:rsidRDefault="00264315" w:rsidP="00264315">
      <w:pPr>
        <w:rPr>
          <w:lang w:val="en-US"/>
        </w:rPr>
      </w:pPr>
    </w:p>
    <w:p w14:paraId="75BA8C0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Copyright (c) 2014-2019 British Columbia Institute of Technology</w:t>
      </w:r>
    </w:p>
    <w:p w14:paraId="109A0232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lastRenderedPageBreak/>
        <w:t>Copyright (c) 2019-2020 CodeIgniter Foundation</w:t>
      </w:r>
    </w:p>
    <w:p w14:paraId="7F52E724" w14:textId="77777777" w:rsidR="00264315" w:rsidRPr="00264315" w:rsidRDefault="00264315" w:rsidP="00264315">
      <w:pPr>
        <w:rPr>
          <w:lang w:val="en-US"/>
        </w:rPr>
      </w:pPr>
    </w:p>
    <w:p w14:paraId="2A7A4C0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Permission is hereby granted, free of charge, to any person obtaining a copy</w:t>
      </w:r>
    </w:p>
    <w:p w14:paraId="30C2D35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of this software and associated documentation files (the "Software"), to deal</w:t>
      </w:r>
    </w:p>
    <w:p w14:paraId="3D32E96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in the Software without restriction, including without limitation the rights</w:t>
      </w:r>
    </w:p>
    <w:p w14:paraId="6530053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to use, copy, modify, merge, publish, distribute, sublicense, and/or sell</w:t>
      </w:r>
    </w:p>
    <w:p w14:paraId="7E457DD9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copies of the Software, and to permit persons to whom the Software is</w:t>
      </w:r>
    </w:p>
    <w:p w14:paraId="4AF9F0BB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furnished to do so, subject to the following conditions:</w:t>
      </w:r>
    </w:p>
    <w:p w14:paraId="71951C5C" w14:textId="77777777" w:rsidR="00264315" w:rsidRPr="00264315" w:rsidRDefault="00264315" w:rsidP="00264315">
      <w:pPr>
        <w:rPr>
          <w:lang w:val="en-US"/>
        </w:rPr>
      </w:pPr>
    </w:p>
    <w:p w14:paraId="006DDAE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The above copyright notice and this permission notice shall be included in</w:t>
      </w:r>
    </w:p>
    <w:p w14:paraId="11729B1F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all copies or substantial portions of the Software.</w:t>
      </w:r>
    </w:p>
    <w:p w14:paraId="74B59C46" w14:textId="77777777" w:rsidR="00264315" w:rsidRPr="00264315" w:rsidRDefault="00264315" w:rsidP="00264315">
      <w:pPr>
        <w:rPr>
          <w:lang w:val="en-US"/>
        </w:rPr>
      </w:pPr>
    </w:p>
    <w:p w14:paraId="76390E9E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THE SOFTWARE IS PROVIDED "AS IS", WITHOUT WARRANTY OF ANY KIND, EXPRESS OR</w:t>
      </w:r>
    </w:p>
    <w:p w14:paraId="05F2BC43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IMPLIED, INCLUDING BUT NOT LIMITED TO THE WARRANTIES OF MERCHANTABILITY,</w:t>
      </w:r>
    </w:p>
    <w:p w14:paraId="4C2D095E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FITNESS FOR A PARTICULAR PURPOSE AND NONINFRINGEMENT. IN NO EVENT SHALL THE</w:t>
      </w:r>
    </w:p>
    <w:p w14:paraId="76CD295F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AUTHORS OR COPYRIGHT HOLDERS BE LIABLE FOR ANY CLAIM, DAMAGES OR OTHER</w:t>
      </w:r>
    </w:p>
    <w:p w14:paraId="37B913A1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LIABILITY, WHETHER IN AN ACTION OF CONTRACT, TORT OR OTHERWISE, ARISING FROM,</w:t>
      </w:r>
    </w:p>
    <w:p w14:paraId="5232D38A" w14:textId="77777777" w:rsidR="00264315" w:rsidRPr="00264315" w:rsidRDefault="00264315" w:rsidP="00264315">
      <w:pPr>
        <w:rPr>
          <w:lang w:val="en-US"/>
        </w:rPr>
      </w:pPr>
      <w:r w:rsidRPr="00264315">
        <w:rPr>
          <w:lang w:val="en-US"/>
        </w:rPr>
        <w:t>OUT OF OR IN CONNECTION WITH THE SOFTWARE OR THE USE OR OTHER DEALINGS IN</w:t>
      </w:r>
    </w:p>
    <w:p w14:paraId="7B7D1820" w14:textId="02EA3CFD" w:rsidR="00264315" w:rsidRPr="00E051F4" w:rsidRDefault="00264315" w:rsidP="00264315">
      <w:pPr>
        <w:rPr>
          <w:lang w:val="en-US"/>
        </w:rPr>
      </w:pPr>
      <w:r w:rsidRPr="00E051F4">
        <w:rPr>
          <w:lang w:val="en-US"/>
        </w:rPr>
        <w:t>THE SOFTWARE.</w:t>
      </w:r>
    </w:p>
    <w:p w14:paraId="450938BC" w14:textId="77777777" w:rsidR="00264315" w:rsidRPr="00E051F4" w:rsidRDefault="00264315" w:rsidP="00264315">
      <w:pPr>
        <w:rPr>
          <w:lang w:val="en-US"/>
        </w:rPr>
      </w:pPr>
    </w:p>
    <w:p w14:paraId="59D6FD5E" w14:textId="7F8D89C9" w:rsidR="00264315" w:rsidRDefault="00264315" w:rsidP="00BF6993">
      <w:pPr>
        <w:pStyle w:val="Ttulo2"/>
        <w:rPr>
          <w:lang w:val="en-US"/>
        </w:rPr>
      </w:pPr>
      <w:bookmarkStart w:id="38" w:name="_Toc227837314"/>
      <w:r w:rsidRPr="00E051F4">
        <w:rPr>
          <w:lang w:val="en-US"/>
        </w:rPr>
        <w:t>2.9</w:t>
      </w:r>
      <w:r w:rsidR="00E051F4" w:rsidRPr="00E051F4">
        <w:rPr>
          <w:lang w:val="en-US"/>
        </w:rPr>
        <w:t xml:space="preserve"> </w:t>
      </w:r>
      <w:proofErr w:type="spellStart"/>
      <w:proofErr w:type="gramStart"/>
      <w:r w:rsidR="00E051F4" w:rsidRPr="00E051F4">
        <w:rPr>
          <w:lang w:val="en-US"/>
        </w:rPr>
        <w:t>phpunit.xml.dist</w:t>
      </w:r>
      <w:bookmarkEnd w:id="38"/>
      <w:proofErr w:type="spellEnd"/>
      <w:proofErr w:type="gramEnd"/>
      <w:r w:rsidR="00E051F4">
        <w:rPr>
          <w:lang w:val="en-US"/>
        </w:rPr>
        <w:t xml:space="preserve"> </w:t>
      </w:r>
    </w:p>
    <w:p w14:paraId="12EA5571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&lt;?xml version="1.0" encoding="UTF-8"?&gt;</w:t>
      </w:r>
    </w:p>
    <w:p w14:paraId="42DC7F5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&lt;</w:t>
      </w:r>
      <w:proofErr w:type="spellStart"/>
      <w:r w:rsidRPr="00E051F4">
        <w:rPr>
          <w:lang w:val="en-US"/>
        </w:rPr>
        <w:t>phpunit</w:t>
      </w:r>
      <w:proofErr w:type="spellEnd"/>
      <w:r w:rsidRPr="00E051F4">
        <w:rPr>
          <w:lang w:val="en-US"/>
        </w:rPr>
        <w:t xml:space="preserve"> bootstrap="system/Test/</w:t>
      </w:r>
      <w:proofErr w:type="spellStart"/>
      <w:r w:rsidRPr="00E051F4">
        <w:rPr>
          <w:lang w:val="en-US"/>
        </w:rPr>
        <w:t>bootstrap.php</w:t>
      </w:r>
      <w:proofErr w:type="spellEnd"/>
      <w:r w:rsidRPr="00E051F4">
        <w:rPr>
          <w:lang w:val="en-US"/>
        </w:rPr>
        <w:t>"</w:t>
      </w:r>
    </w:p>
    <w:p w14:paraId="200DAAF6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spellStart"/>
      <w:r w:rsidRPr="00E051F4">
        <w:rPr>
          <w:lang w:val="en-US"/>
        </w:rPr>
        <w:t>backupGlobals</w:t>
      </w:r>
      <w:proofErr w:type="spellEnd"/>
      <w:r w:rsidRPr="00E051F4">
        <w:rPr>
          <w:lang w:val="en-US"/>
        </w:rPr>
        <w:t>="false"</w:t>
      </w:r>
    </w:p>
    <w:p w14:paraId="476452FE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colors="true"</w:t>
      </w:r>
    </w:p>
    <w:p w14:paraId="6ED0B9E1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spellStart"/>
      <w:r w:rsidRPr="00E051F4">
        <w:rPr>
          <w:lang w:val="en-US"/>
        </w:rPr>
        <w:t>convertErrorsToExceptions</w:t>
      </w:r>
      <w:proofErr w:type="spellEnd"/>
      <w:r w:rsidRPr="00E051F4">
        <w:rPr>
          <w:lang w:val="en-US"/>
        </w:rPr>
        <w:t>="true"</w:t>
      </w:r>
    </w:p>
    <w:p w14:paraId="5877E43F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lastRenderedPageBreak/>
        <w:t xml:space="preserve">        </w:t>
      </w:r>
      <w:proofErr w:type="spellStart"/>
      <w:r w:rsidRPr="00E051F4">
        <w:rPr>
          <w:lang w:val="en-US"/>
        </w:rPr>
        <w:t>convertNoticesToExceptions</w:t>
      </w:r>
      <w:proofErr w:type="spellEnd"/>
      <w:r w:rsidRPr="00E051F4">
        <w:rPr>
          <w:lang w:val="en-US"/>
        </w:rPr>
        <w:t>="true"</w:t>
      </w:r>
    </w:p>
    <w:p w14:paraId="0A7C3A4E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spellStart"/>
      <w:r w:rsidRPr="00E051F4">
        <w:rPr>
          <w:lang w:val="en-US"/>
        </w:rPr>
        <w:t>convertWarningsToExceptions</w:t>
      </w:r>
      <w:proofErr w:type="spellEnd"/>
      <w:r w:rsidRPr="00E051F4">
        <w:rPr>
          <w:lang w:val="en-US"/>
        </w:rPr>
        <w:t>="true"</w:t>
      </w:r>
    </w:p>
    <w:p w14:paraId="5AD567A6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spellStart"/>
      <w:r w:rsidRPr="00E051F4">
        <w:rPr>
          <w:lang w:val="en-US"/>
        </w:rPr>
        <w:t>stopOnError</w:t>
      </w:r>
      <w:proofErr w:type="spellEnd"/>
      <w:r w:rsidRPr="00E051F4">
        <w:rPr>
          <w:lang w:val="en-US"/>
        </w:rPr>
        <w:t>="false"</w:t>
      </w:r>
    </w:p>
    <w:p w14:paraId="47F636AD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spellStart"/>
      <w:r w:rsidRPr="00E051F4">
        <w:rPr>
          <w:lang w:val="en-US"/>
        </w:rPr>
        <w:t>stopOnFailure</w:t>
      </w:r>
      <w:proofErr w:type="spellEnd"/>
      <w:r w:rsidRPr="00E051F4">
        <w:rPr>
          <w:lang w:val="en-US"/>
        </w:rPr>
        <w:t>="false"</w:t>
      </w:r>
    </w:p>
    <w:p w14:paraId="4B9C6FDA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spellStart"/>
      <w:r w:rsidRPr="00E051F4">
        <w:rPr>
          <w:lang w:val="en-US"/>
        </w:rPr>
        <w:t>stopOnIncomplete</w:t>
      </w:r>
      <w:proofErr w:type="spellEnd"/>
      <w:r w:rsidRPr="00E051F4">
        <w:rPr>
          <w:lang w:val="en-US"/>
        </w:rPr>
        <w:t>="false"</w:t>
      </w:r>
    </w:p>
    <w:p w14:paraId="4B7BD257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spellStart"/>
      <w:r w:rsidRPr="00E051F4">
        <w:rPr>
          <w:lang w:val="en-US"/>
        </w:rPr>
        <w:t>stopOnSkipped</w:t>
      </w:r>
      <w:proofErr w:type="spellEnd"/>
      <w:r w:rsidRPr="00E051F4">
        <w:rPr>
          <w:lang w:val="en-US"/>
        </w:rPr>
        <w:t>="false"&gt;</w:t>
      </w:r>
    </w:p>
    <w:p w14:paraId="68412CC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</w:t>
      </w:r>
      <w:proofErr w:type="spellStart"/>
      <w:r w:rsidRPr="00E051F4">
        <w:rPr>
          <w:lang w:val="en-US"/>
        </w:rPr>
        <w:t>testsuites</w:t>
      </w:r>
      <w:proofErr w:type="spellEnd"/>
      <w:r w:rsidRPr="00E051F4">
        <w:rPr>
          <w:lang w:val="en-US"/>
        </w:rPr>
        <w:t>&gt;</w:t>
      </w:r>
    </w:p>
    <w:p w14:paraId="275F614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</w:t>
      </w:r>
      <w:proofErr w:type="spellStart"/>
      <w:r w:rsidRPr="00E051F4">
        <w:rPr>
          <w:lang w:val="en-US"/>
        </w:rPr>
        <w:t>testsuite</w:t>
      </w:r>
      <w:proofErr w:type="spellEnd"/>
      <w:r w:rsidRPr="00E051F4">
        <w:rPr>
          <w:lang w:val="en-US"/>
        </w:rPr>
        <w:t xml:space="preserve"> name="app"&gt;</w:t>
      </w:r>
    </w:p>
    <w:p w14:paraId="1122AC5E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    &lt;directory</w:t>
      </w:r>
      <w:proofErr w:type="gramStart"/>
      <w:r w:rsidRPr="00E051F4">
        <w:rPr>
          <w:lang w:val="en-US"/>
        </w:rPr>
        <w:t>&gt;./</w:t>
      </w:r>
      <w:proofErr w:type="gramEnd"/>
      <w:r w:rsidRPr="00E051F4">
        <w:rPr>
          <w:lang w:val="en-US"/>
        </w:rPr>
        <w:t>tests&lt;/directory&gt;</w:t>
      </w:r>
    </w:p>
    <w:p w14:paraId="7A3B5D0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&lt;/</w:t>
      </w:r>
      <w:proofErr w:type="spellStart"/>
      <w:r w:rsidRPr="00E051F4">
        <w:rPr>
          <w:lang w:val="en-US"/>
        </w:rPr>
        <w:t>testsuite</w:t>
      </w:r>
      <w:proofErr w:type="spellEnd"/>
      <w:r w:rsidRPr="00E051F4">
        <w:rPr>
          <w:lang w:val="en-US"/>
        </w:rPr>
        <w:t>&gt;</w:t>
      </w:r>
    </w:p>
    <w:p w14:paraId="526BB472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&lt;/</w:t>
      </w:r>
      <w:proofErr w:type="spellStart"/>
      <w:r w:rsidRPr="00E051F4">
        <w:rPr>
          <w:lang w:val="en-US"/>
        </w:rPr>
        <w:t>testsuites</w:t>
      </w:r>
      <w:proofErr w:type="spellEnd"/>
      <w:r w:rsidRPr="00E051F4">
        <w:rPr>
          <w:lang w:val="en-US"/>
        </w:rPr>
        <w:t>&gt;</w:t>
      </w:r>
    </w:p>
    <w:p w14:paraId="08F6658A" w14:textId="77777777" w:rsidR="00E051F4" w:rsidRPr="00E051F4" w:rsidRDefault="00E051F4" w:rsidP="00E051F4">
      <w:pPr>
        <w:rPr>
          <w:lang w:val="en-US"/>
        </w:rPr>
      </w:pPr>
    </w:p>
    <w:p w14:paraId="6FA216BA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&lt;filter&gt;</w:t>
      </w:r>
    </w:p>
    <w:p w14:paraId="384ED53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&lt;whitelist </w:t>
      </w:r>
      <w:proofErr w:type="spellStart"/>
      <w:r w:rsidRPr="00E051F4">
        <w:rPr>
          <w:lang w:val="en-US"/>
        </w:rPr>
        <w:t>addUncoveredFilesFromWhitelist</w:t>
      </w:r>
      <w:proofErr w:type="spellEnd"/>
      <w:r w:rsidRPr="00E051F4">
        <w:rPr>
          <w:lang w:val="en-US"/>
        </w:rPr>
        <w:t xml:space="preserve">="true" </w:t>
      </w:r>
      <w:proofErr w:type="spellStart"/>
      <w:r w:rsidRPr="00E051F4">
        <w:rPr>
          <w:lang w:val="en-US"/>
        </w:rPr>
        <w:t>processUncoveredFilesFromWhitelist</w:t>
      </w:r>
      <w:proofErr w:type="spellEnd"/>
      <w:r w:rsidRPr="00E051F4">
        <w:rPr>
          <w:lang w:val="en-US"/>
        </w:rPr>
        <w:t>="true"&gt;</w:t>
      </w:r>
    </w:p>
    <w:p w14:paraId="4357156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    &lt;directory suffix=".</w:t>
      </w:r>
      <w:proofErr w:type="spellStart"/>
      <w:r w:rsidRPr="00E051F4">
        <w:rPr>
          <w:lang w:val="en-US"/>
        </w:rPr>
        <w:t>php</w:t>
      </w:r>
      <w:proofErr w:type="spellEnd"/>
      <w:r w:rsidRPr="00E051F4">
        <w:rPr>
          <w:lang w:val="en-US"/>
        </w:rPr>
        <w:t>"</w:t>
      </w:r>
      <w:proofErr w:type="gramStart"/>
      <w:r w:rsidRPr="00E051F4">
        <w:rPr>
          <w:lang w:val="en-US"/>
        </w:rPr>
        <w:t>&gt;./</w:t>
      </w:r>
      <w:proofErr w:type="gramEnd"/>
      <w:r w:rsidRPr="00E051F4">
        <w:rPr>
          <w:lang w:val="en-US"/>
        </w:rPr>
        <w:t>app&lt;/directory&gt;</w:t>
      </w:r>
    </w:p>
    <w:p w14:paraId="7EDD93A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    &lt;exclude&gt;</w:t>
      </w:r>
    </w:p>
    <w:p w14:paraId="1576F33F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        &lt;directory suffix=".</w:t>
      </w:r>
      <w:proofErr w:type="spellStart"/>
      <w:r w:rsidRPr="00E051F4">
        <w:rPr>
          <w:lang w:val="en-US"/>
        </w:rPr>
        <w:t>php</w:t>
      </w:r>
      <w:proofErr w:type="spellEnd"/>
      <w:r w:rsidRPr="00E051F4">
        <w:rPr>
          <w:lang w:val="en-US"/>
        </w:rPr>
        <w:t>"</w:t>
      </w:r>
      <w:proofErr w:type="gramStart"/>
      <w:r w:rsidRPr="00E051F4">
        <w:rPr>
          <w:lang w:val="en-US"/>
        </w:rPr>
        <w:t>&gt;./</w:t>
      </w:r>
      <w:proofErr w:type="gramEnd"/>
      <w:r w:rsidRPr="00E051F4">
        <w:rPr>
          <w:lang w:val="en-US"/>
        </w:rPr>
        <w:t>app/Views&lt;/directory&gt;</w:t>
      </w:r>
    </w:p>
    <w:p w14:paraId="0F5E6F9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        &lt;file&gt;./app/Config/</w:t>
      </w:r>
      <w:proofErr w:type="spellStart"/>
      <w:r w:rsidRPr="00E051F4">
        <w:rPr>
          <w:lang w:val="en-US"/>
        </w:rPr>
        <w:t>Routes.php</w:t>
      </w:r>
      <w:proofErr w:type="spellEnd"/>
      <w:r w:rsidRPr="00E051F4">
        <w:rPr>
          <w:lang w:val="en-US"/>
        </w:rPr>
        <w:t>&lt;/file&gt;</w:t>
      </w:r>
    </w:p>
    <w:p w14:paraId="34EA9937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    &lt;/exclude&gt;</w:t>
      </w:r>
    </w:p>
    <w:p w14:paraId="2704ABC6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&lt;/whitelist&gt;</w:t>
      </w:r>
    </w:p>
    <w:p w14:paraId="793E87C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&lt;/filter&gt;</w:t>
      </w:r>
    </w:p>
    <w:p w14:paraId="6EEB7D49" w14:textId="77777777" w:rsidR="00E051F4" w:rsidRPr="00E051F4" w:rsidRDefault="00E051F4" w:rsidP="00E051F4">
      <w:pPr>
        <w:rPr>
          <w:lang w:val="en-US"/>
        </w:rPr>
      </w:pPr>
    </w:p>
    <w:p w14:paraId="5B3248F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&lt;logging&gt;</w:t>
      </w:r>
    </w:p>
    <w:p w14:paraId="3324FCED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&lt;log type="coverage-html" target="build/logs/html"/&gt;</w:t>
      </w:r>
    </w:p>
    <w:p w14:paraId="2D07CC7E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&lt;log type="coverage-clover" target="build/logs/clover.xml"/&gt;</w:t>
      </w:r>
    </w:p>
    <w:p w14:paraId="1F3CC0B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lastRenderedPageBreak/>
        <w:t>        &lt;log type="coverage-</w:t>
      </w:r>
      <w:proofErr w:type="spellStart"/>
      <w:r w:rsidRPr="00E051F4">
        <w:rPr>
          <w:lang w:val="en-US"/>
        </w:rPr>
        <w:t>php</w:t>
      </w:r>
      <w:proofErr w:type="spellEnd"/>
      <w:r w:rsidRPr="00E051F4">
        <w:rPr>
          <w:lang w:val="en-US"/>
        </w:rPr>
        <w:t>" target="build/logs/</w:t>
      </w:r>
      <w:proofErr w:type="spellStart"/>
      <w:r w:rsidRPr="00E051F4">
        <w:rPr>
          <w:lang w:val="en-US"/>
        </w:rPr>
        <w:t>coverage.serialized</w:t>
      </w:r>
      <w:proofErr w:type="spellEnd"/>
      <w:r w:rsidRPr="00E051F4">
        <w:rPr>
          <w:lang w:val="en-US"/>
        </w:rPr>
        <w:t>"/&gt;</w:t>
      </w:r>
    </w:p>
    <w:p w14:paraId="78B8DB47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&lt;log type="coverage-text" target="</w:t>
      </w:r>
      <w:proofErr w:type="spellStart"/>
      <w:r w:rsidRPr="00E051F4">
        <w:rPr>
          <w:lang w:val="en-US"/>
        </w:rPr>
        <w:t>php</w:t>
      </w:r>
      <w:proofErr w:type="spellEnd"/>
      <w:r w:rsidRPr="00E051F4">
        <w:rPr>
          <w:lang w:val="en-US"/>
        </w:rPr>
        <w:t>://</w:t>
      </w:r>
      <w:proofErr w:type="spellStart"/>
      <w:r w:rsidRPr="00E051F4">
        <w:rPr>
          <w:lang w:val="en-US"/>
        </w:rPr>
        <w:t>stdout</w:t>
      </w:r>
      <w:proofErr w:type="spellEnd"/>
      <w:r w:rsidRPr="00E051F4">
        <w:rPr>
          <w:lang w:val="en-US"/>
        </w:rPr>
        <w:t xml:space="preserve">" </w:t>
      </w:r>
      <w:proofErr w:type="spellStart"/>
      <w:r w:rsidRPr="00E051F4">
        <w:rPr>
          <w:lang w:val="en-US"/>
        </w:rPr>
        <w:t>showUncoveredFiles</w:t>
      </w:r>
      <w:proofErr w:type="spellEnd"/>
      <w:r w:rsidRPr="00E051F4">
        <w:rPr>
          <w:lang w:val="en-US"/>
        </w:rPr>
        <w:t>="false"/&gt;</w:t>
      </w:r>
    </w:p>
    <w:p w14:paraId="66C12D99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&lt;log type="</w:t>
      </w:r>
      <w:proofErr w:type="spellStart"/>
      <w:r w:rsidRPr="00E051F4">
        <w:rPr>
          <w:lang w:val="en-US"/>
        </w:rPr>
        <w:t>testdox</w:t>
      </w:r>
      <w:proofErr w:type="spellEnd"/>
      <w:r w:rsidRPr="00E051F4">
        <w:rPr>
          <w:lang w:val="en-US"/>
        </w:rPr>
        <w:t>-html" target="build/logs/testdox.html"/&gt;</w:t>
      </w:r>
    </w:p>
    <w:p w14:paraId="1BFF3BB3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&lt;log type="</w:t>
      </w:r>
      <w:proofErr w:type="spellStart"/>
      <w:r w:rsidRPr="00E051F4">
        <w:rPr>
          <w:lang w:val="en-US"/>
        </w:rPr>
        <w:t>testdox</w:t>
      </w:r>
      <w:proofErr w:type="spellEnd"/>
      <w:r w:rsidRPr="00E051F4">
        <w:rPr>
          <w:lang w:val="en-US"/>
        </w:rPr>
        <w:t>-text" target="build/logs/testdox.txt"/&gt;</w:t>
      </w:r>
    </w:p>
    <w:p w14:paraId="29A1F1D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&lt;log type="</w:t>
      </w:r>
      <w:proofErr w:type="spellStart"/>
      <w:r w:rsidRPr="00E051F4">
        <w:rPr>
          <w:lang w:val="en-US"/>
        </w:rPr>
        <w:t>junit</w:t>
      </w:r>
      <w:proofErr w:type="spellEnd"/>
      <w:r w:rsidRPr="00E051F4">
        <w:rPr>
          <w:lang w:val="en-US"/>
        </w:rPr>
        <w:t>" target="build/logs/logfile.xml"/&gt;</w:t>
      </w:r>
    </w:p>
    <w:p w14:paraId="44C74DDF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&lt;/logging&gt;</w:t>
      </w:r>
    </w:p>
    <w:p w14:paraId="2D034785" w14:textId="77777777" w:rsidR="00E051F4" w:rsidRPr="00E051F4" w:rsidRDefault="00E051F4" w:rsidP="00E051F4">
      <w:pPr>
        <w:rPr>
          <w:lang w:val="en-US"/>
        </w:rPr>
      </w:pPr>
    </w:p>
    <w:p w14:paraId="71DB752E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</w:t>
      </w:r>
      <w:proofErr w:type="spellStart"/>
      <w:r w:rsidRPr="00E051F4">
        <w:rPr>
          <w:lang w:val="en-US"/>
        </w:rPr>
        <w:t>php</w:t>
      </w:r>
      <w:proofErr w:type="spellEnd"/>
      <w:r w:rsidRPr="00E051F4">
        <w:rPr>
          <w:lang w:val="en-US"/>
        </w:rPr>
        <w:t>&gt;</w:t>
      </w:r>
    </w:p>
    <w:p w14:paraId="0B2B6AF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&lt;server name="</w:t>
      </w:r>
      <w:proofErr w:type="spellStart"/>
      <w:proofErr w:type="gramStart"/>
      <w:r w:rsidRPr="00E051F4">
        <w:rPr>
          <w:lang w:val="en-US"/>
        </w:rPr>
        <w:t>app.baseURL</w:t>
      </w:r>
      <w:proofErr w:type="spellEnd"/>
      <w:proofErr w:type="gramEnd"/>
      <w:r w:rsidRPr="00E051F4">
        <w:rPr>
          <w:lang w:val="en-US"/>
        </w:rPr>
        <w:t>" value="http://example.com"/&gt;</w:t>
      </w:r>
    </w:p>
    <w:p w14:paraId="1BB22B2B" w14:textId="77777777" w:rsidR="00E051F4" w:rsidRPr="00E051F4" w:rsidRDefault="00E051F4" w:rsidP="00E051F4">
      <w:pPr>
        <w:rPr>
          <w:lang w:val="en-US"/>
        </w:rPr>
      </w:pPr>
    </w:p>
    <w:p w14:paraId="1D2ECA0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Directory containing phpunit.xml --&gt;</w:t>
      </w:r>
    </w:p>
    <w:p w14:paraId="2708DA8A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&lt;const name="HOMEPATH" value=</w:t>
      </w:r>
      <w:proofErr w:type="gramStart"/>
      <w:r w:rsidRPr="00E051F4">
        <w:rPr>
          <w:lang w:val="en-US"/>
        </w:rPr>
        <w:t>"./</w:t>
      </w:r>
      <w:proofErr w:type="gramEnd"/>
      <w:r w:rsidRPr="00E051F4">
        <w:rPr>
          <w:lang w:val="en-US"/>
        </w:rPr>
        <w:t>"/&gt;</w:t>
      </w:r>
    </w:p>
    <w:p w14:paraId="19B4A6DE" w14:textId="77777777" w:rsidR="00E051F4" w:rsidRPr="00E051F4" w:rsidRDefault="00E051F4" w:rsidP="00E051F4">
      <w:pPr>
        <w:rPr>
          <w:lang w:val="en-US"/>
        </w:rPr>
      </w:pPr>
    </w:p>
    <w:p w14:paraId="4272581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Directory containing the Paths config file --&gt;</w:t>
      </w:r>
    </w:p>
    <w:p w14:paraId="37AAEC42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&lt;const name="CONFIGPATH" value=</w:t>
      </w:r>
      <w:proofErr w:type="gramStart"/>
      <w:r w:rsidRPr="00E051F4">
        <w:rPr>
          <w:lang w:val="en-US"/>
        </w:rPr>
        <w:t>"./</w:t>
      </w:r>
      <w:proofErr w:type="gramEnd"/>
      <w:r w:rsidRPr="00E051F4">
        <w:rPr>
          <w:lang w:val="en-US"/>
        </w:rPr>
        <w:t>app/Config/"/&gt;</w:t>
      </w:r>
    </w:p>
    <w:p w14:paraId="333681C2" w14:textId="77777777" w:rsidR="00E051F4" w:rsidRPr="00E051F4" w:rsidRDefault="00E051F4" w:rsidP="00E051F4">
      <w:pPr>
        <w:rPr>
          <w:lang w:val="en-US"/>
        </w:rPr>
      </w:pPr>
    </w:p>
    <w:p w14:paraId="4D1CCAE3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Directory containing the front controller (</w:t>
      </w:r>
      <w:proofErr w:type="spellStart"/>
      <w:r w:rsidRPr="00E051F4">
        <w:rPr>
          <w:lang w:val="en-US"/>
        </w:rPr>
        <w:t>index.php</w:t>
      </w:r>
      <w:proofErr w:type="spellEnd"/>
      <w:r w:rsidRPr="00E051F4">
        <w:rPr>
          <w:lang w:val="en-US"/>
        </w:rPr>
        <w:t>) --&gt;</w:t>
      </w:r>
    </w:p>
    <w:p w14:paraId="64A05761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&lt;const name="PUBLICPATH" value=</w:t>
      </w:r>
      <w:proofErr w:type="gramStart"/>
      <w:r w:rsidRPr="00E051F4">
        <w:rPr>
          <w:lang w:val="en-US"/>
        </w:rPr>
        <w:t>"./</w:t>
      </w:r>
      <w:proofErr w:type="gramEnd"/>
      <w:r w:rsidRPr="00E051F4">
        <w:rPr>
          <w:lang w:val="en-US"/>
        </w:rPr>
        <w:t>public/"/&gt;</w:t>
      </w:r>
    </w:p>
    <w:p w14:paraId="76451A2C" w14:textId="77777777" w:rsidR="00E051F4" w:rsidRPr="00E051F4" w:rsidRDefault="00E051F4" w:rsidP="00E051F4">
      <w:pPr>
        <w:rPr>
          <w:lang w:val="en-US"/>
        </w:rPr>
      </w:pPr>
    </w:p>
    <w:p w14:paraId="540A067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    </w:t>
      </w: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Database configuration --&gt;</w:t>
      </w:r>
    </w:p>
    <w:p w14:paraId="1FA5EBA7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   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.hostname</w:t>
      </w:r>
      <w:proofErr w:type="spellEnd"/>
      <w:r w:rsidRPr="00E051F4">
        <w:rPr>
          <w:lang w:val="en-US"/>
        </w:rPr>
        <w:t>" value="localhost"/</w:t>
      </w:r>
      <w:proofErr w:type="gramStart"/>
      <w:r w:rsidRPr="00E051F4">
        <w:rPr>
          <w:lang w:val="en-US"/>
        </w:rPr>
        <w:t>&gt;  --</w:t>
      </w:r>
      <w:proofErr w:type="gramEnd"/>
      <w:r w:rsidRPr="00E051F4">
        <w:rPr>
          <w:lang w:val="en-US"/>
        </w:rPr>
        <w:t>&gt;</w:t>
      </w:r>
    </w:p>
    <w:p w14:paraId="3B4E2DE6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   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.database</w:t>
      </w:r>
      <w:proofErr w:type="spellEnd"/>
      <w:r w:rsidRPr="00E051F4">
        <w:rPr>
          <w:lang w:val="en-US"/>
        </w:rPr>
        <w:t>" value="tests"/&gt;      --&gt;</w:t>
      </w:r>
    </w:p>
    <w:p w14:paraId="4143AE4A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   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.username</w:t>
      </w:r>
      <w:proofErr w:type="spellEnd"/>
      <w:r w:rsidRPr="00E051F4">
        <w:rPr>
          <w:lang w:val="en-US"/>
        </w:rPr>
        <w:t>" value="</w:t>
      </w:r>
      <w:proofErr w:type="spellStart"/>
      <w:r w:rsidRPr="00E051F4">
        <w:rPr>
          <w:lang w:val="en-US"/>
        </w:rPr>
        <w:t>tests_user</w:t>
      </w:r>
      <w:proofErr w:type="spellEnd"/>
      <w:r w:rsidRPr="00E051F4">
        <w:rPr>
          <w:lang w:val="en-US"/>
        </w:rPr>
        <w:t>"/&gt; --&gt;</w:t>
      </w:r>
    </w:p>
    <w:p w14:paraId="5C822FA3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   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.password</w:t>
      </w:r>
      <w:proofErr w:type="spellEnd"/>
      <w:r w:rsidRPr="00E051F4">
        <w:rPr>
          <w:lang w:val="en-US"/>
        </w:rPr>
        <w:t>" value=""/&gt;           --&gt;</w:t>
      </w:r>
    </w:p>
    <w:p w14:paraId="096A697E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   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.DBDriver</w:t>
      </w:r>
      <w:proofErr w:type="spellEnd"/>
      <w:r w:rsidRPr="00E051F4">
        <w:rPr>
          <w:lang w:val="en-US"/>
        </w:rPr>
        <w:t>" value="</w:t>
      </w:r>
      <w:proofErr w:type="spellStart"/>
      <w:r w:rsidRPr="00E051F4">
        <w:rPr>
          <w:lang w:val="en-US"/>
        </w:rPr>
        <w:t>MySQLi</w:t>
      </w:r>
      <w:proofErr w:type="spellEnd"/>
      <w:r w:rsidRPr="00E051F4">
        <w:rPr>
          <w:lang w:val="en-US"/>
        </w:rPr>
        <w:t>"/&gt;     --&gt;</w:t>
      </w:r>
    </w:p>
    <w:p w14:paraId="525DC21E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&lt;!--</w:t>
      </w:r>
      <w:proofErr w:type="gramEnd"/>
      <w:r w:rsidRPr="00E051F4">
        <w:rPr>
          <w:lang w:val="en-US"/>
        </w:rPr>
        <w:t xml:space="preserve">    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.DBPrefix</w:t>
      </w:r>
      <w:proofErr w:type="spellEnd"/>
      <w:r w:rsidRPr="00E051F4">
        <w:rPr>
          <w:lang w:val="en-US"/>
        </w:rPr>
        <w:t>" value="tests_"/&gt;     --&gt;</w:t>
      </w:r>
    </w:p>
    <w:p w14:paraId="71ECCD57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lastRenderedPageBreak/>
        <w:t>        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.database</w:t>
      </w:r>
      <w:proofErr w:type="spellEnd"/>
      <w:r w:rsidRPr="00E051F4">
        <w:rPr>
          <w:lang w:val="en-US"/>
        </w:rPr>
        <w:t>" value=</w:t>
      </w:r>
      <w:proofErr w:type="gramStart"/>
      <w:r w:rsidRPr="00E051F4">
        <w:rPr>
          <w:lang w:val="en-US"/>
        </w:rPr>
        <w:t>":memory</w:t>
      </w:r>
      <w:proofErr w:type="gramEnd"/>
      <w:r w:rsidRPr="00E051F4">
        <w:rPr>
          <w:lang w:val="en-US"/>
        </w:rPr>
        <w:t>:"/&gt;</w:t>
      </w:r>
    </w:p>
    <w:p w14:paraId="248E77A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    &lt;env name="</w:t>
      </w:r>
      <w:proofErr w:type="spellStart"/>
      <w:proofErr w:type="gramStart"/>
      <w:r w:rsidRPr="00E051F4">
        <w:rPr>
          <w:lang w:val="en-US"/>
        </w:rPr>
        <w:t>database.tests</w:t>
      </w:r>
      <w:proofErr w:type="gramEnd"/>
      <w:r w:rsidRPr="00E051F4">
        <w:rPr>
          <w:lang w:val="en-US"/>
        </w:rPr>
        <w:t>.DBDriver</w:t>
      </w:r>
      <w:proofErr w:type="spellEnd"/>
      <w:r w:rsidRPr="00E051F4">
        <w:rPr>
          <w:lang w:val="en-US"/>
        </w:rPr>
        <w:t>" value="SQLite3"/&gt;</w:t>
      </w:r>
    </w:p>
    <w:p w14:paraId="0890C44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&lt;/</w:t>
      </w:r>
      <w:proofErr w:type="spellStart"/>
      <w:r w:rsidRPr="00E051F4">
        <w:rPr>
          <w:lang w:val="en-US"/>
        </w:rPr>
        <w:t>php</w:t>
      </w:r>
      <w:proofErr w:type="spellEnd"/>
      <w:r w:rsidRPr="00E051F4">
        <w:rPr>
          <w:lang w:val="en-US"/>
        </w:rPr>
        <w:t>&gt;</w:t>
      </w:r>
    </w:p>
    <w:p w14:paraId="34C7326F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&lt;/</w:t>
      </w:r>
      <w:proofErr w:type="spellStart"/>
      <w:r w:rsidRPr="00E051F4">
        <w:rPr>
          <w:lang w:val="en-US"/>
        </w:rPr>
        <w:t>phpunit</w:t>
      </w:r>
      <w:proofErr w:type="spellEnd"/>
      <w:r w:rsidRPr="00E051F4">
        <w:rPr>
          <w:lang w:val="en-US"/>
        </w:rPr>
        <w:t>&gt;</w:t>
      </w:r>
    </w:p>
    <w:p w14:paraId="58E6A736" w14:textId="77777777" w:rsidR="00E051F4" w:rsidRPr="00E051F4" w:rsidRDefault="00E051F4" w:rsidP="00E051F4">
      <w:pPr>
        <w:rPr>
          <w:lang w:val="en-US"/>
        </w:rPr>
      </w:pPr>
    </w:p>
    <w:p w14:paraId="3C1DAAC4" w14:textId="2C640AE2" w:rsidR="00E051F4" w:rsidRDefault="00E051F4" w:rsidP="00BF6993">
      <w:pPr>
        <w:pStyle w:val="Ttulo2"/>
        <w:rPr>
          <w:lang w:val="en-US"/>
        </w:rPr>
      </w:pPr>
      <w:bookmarkStart w:id="39" w:name="_Toc227837315"/>
      <w:r>
        <w:rPr>
          <w:lang w:val="en-US"/>
        </w:rPr>
        <w:t>2.10 spark</w:t>
      </w:r>
      <w:bookmarkEnd w:id="39"/>
    </w:p>
    <w:p w14:paraId="2207282A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#!/</w:t>
      </w:r>
      <w:proofErr w:type="gramEnd"/>
      <w:r w:rsidRPr="00E051F4">
        <w:rPr>
          <w:lang w:val="en-US"/>
        </w:rPr>
        <w:t xml:space="preserve">usr/bin/env </w:t>
      </w:r>
      <w:proofErr w:type="spellStart"/>
      <w:r w:rsidRPr="00E051F4">
        <w:rPr>
          <w:lang w:val="en-US"/>
        </w:rPr>
        <w:t>php</w:t>
      </w:r>
      <w:proofErr w:type="spellEnd"/>
    </w:p>
    <w:p w14:paraId="079C9CB1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&lt;?</w:t>
      </w:r>
      <w:proofErr w:type="spellStart"/>
      <w:r w:rsidRPr="00E051F4">
        <w:rPr>
          <w:lang w:val="en-US"/>
        </w:rPr>
        <w:t>php</w:t>
      </w:r>
      <w:proofErr w:type="spellEnd"/>
    </w:p>
    <w:p w14:paraId="1E33E614" w14:textId="77777777" w:rsidR="00E051F4" w:rsidRPr="00E051F4" w:rsidRDefault="00E051F4" w:rsidP="00E051F4">
      <w:pPr>
        <w:rPr>
          <w:lang w:val="en-US"/>
        </w:rPr>
      </w:pPr>
    </w:p>
    <w:p w14:paraId="480E5473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/*</w:t>
      </w:r>
    </w:p>
    <w:p w14:paraId="68CA88AE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 --------------------------------------------------------------------</w:t>
      </w:r>
    </w:p>
    <w:p w14:paraId="3CEA714C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 CodeIgniter command-line tools</w:t>
      </w:r>
    </w:p>
    <w:p w14:paraId="090954A4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 --------------------------------------------------------------------</w:t>
      </w:r>
    </w:p>
    <w:p w14:paraId="4600DDDC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 The main entry point into the CLI system and allows you to run</w:t>
      </w:r>
    </w:p>
    <w:p w14:paraId="2A4C294C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* </w:t>
      </w:r>
      <w:proofErr w:type="gramStart"/>
      <w:r w:rsidRPr="00E051F4">
        <w:rPr>
          <w:lang w:val="en-US"/>
        </w:rPr>
        <w:t>commands</w:t>
      </w:r>
      <w:proofErr w:type="gramEnd"/>
      <w:r w:rsidRPr="00E051F4">
        <w:rPr>
          <w:lang w:val="en-US"/>
        </w:rPr>
        <w:t xml:space="preserve"> and perform maintenance on your application.</w:t>
      </w:r>
    </w:p>
    <w:p w14:paraId="46D9236C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</w:t>
      </w:r>
    </w:p>
    <w:p w14:paraId="1330C5C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 Because CodeIgniter can handle CLI requests as just another web request</w:t>
      </w:r>
    </w:p>
    <w:p w14:paraId="511FE0BF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* </w:t>
      </w:r>
      <w:proofErr w:type="gramStart"/>
      <w:r w:rsidRPr="00E051F4">
        <w:rPr>
          <w:lang w:val="en-US"/>
        </w:rPr>
        <w:t>this</w:t>
      </w:r>
      <w:proofErr w:type="gramEnd"/>
      <w:r w:rsidRPr="00E051F4">
        <w:rPr>
          <w:lang w:val="en-US"/>
        </w:rPr>
        <w:t xml:space="preserve"> class mainly acts as a </w:t>
      </w:r>
      <w:proofErr w:type="spellStart"/>
      <w:r w:rsidRPr="00E051F4">
        <w:rPr>
          <w:lang w:val="en-US"/>
        </w:rPr>
        <w:t>passthru</w:t>
      </w:r>
      <w:proofErr w:type="spellEnd"/>
      <w:r w:rsidRPr="00E051F4">
        <w:rPr>
          <w:lang w:val="en-US"/>
        </w:rPr>
        <w:t xml:space="preserve"> to the framework itself.</w:t>
      </w:r>
    </w:p>
    <w:p w14:paraId="4EFDD27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*/</w:t>
      </w:r>
    </w:p>
    <w:p w14:paraId="7A80A361" w14:textId="77777777" w:rsidR="00E051F4" w:rsidRPr="00E051F4" w:rsidRDefault="00E051F4" w:rsidP="00E051F4">
      <w:pPr>
        <w:rPr>
          <w:lang w:val="en-US"/>
        </w:rPr>
      </w:pPr>
    </w:p>
    <w:p w14:paraId="3408B341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define(</w:t>
      </w:r>
      <w:proofErr w:type="gramEnd"/>
      <w:r w:rsidRPr="00E051F4">
        <w:rPr>
          <w:lang w:val="en-US"/>
        </w:rPr>
        <w:t>'SPARKED', true);</w:t>
      </w:r>
    </w:p>
    <w:p w14:paraId="4CD1978F" w14:textId="77777777" w:rsidR="00E051F4" w:rsidRPr="00E051F4" w:rsidRDefault="00E051F4" w:rsidP="00E051F4">
      <w:pPr>
        <w:rPr>
          <w:lang w:val="en-US"/>
        </w:rPr>
      </w:pPr>
    </w:p>
    <w:p w14:paraId="1FB025B6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/*</w:t>
      </w:r>
    </w:p>
    <w:p w14:paraId="43A38C03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*---------------------------------------------------------------</w:t>
      </w:r>
    </w:p>
    <w:p w14:paraId="743F213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 BOOTSTRAP THE APPLICATION</w:t>
      </w:r>
    </w:p>
    <w:p w14:paraId="34E9F174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*---------------------------------------------------------------</w:t>
      </w:r>
    </w:p>
    <w:p w14:paraId="0DE0CB1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lastRenderedPageBreak/>
        <w:t> * This process sets up the path constants, loads and registers</w:t>
      </w:r>
    </w:p>
    <w:p w14:paraId="03DB933D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* </w:t>
      </w:r>
      <w:proofErr w:type="gramStart"/>
      <w:r w:rsidRPr="00E051F4">
        <w:rPr>
          <w:lang w:val="en-US"/>
        </w:rPr>
        <w:t>our</w:t>
      </w:r>
      <w:proofErr w:type="gramEnd"/>
      <w:r w:rsidRPr="00E051F4">
        <w:rPr>
          <w:lang w:val="en-US"/>
        </w:rPr>
        <w:t xml:space="preserve"> autoloader, along with Composer's, loads our constants</w:t>
      </w:r>
    </w:p>
    <w:p w14:paraId="19AC3DE4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* </w:t>
      </w:r>
      <w:proofErr w:type="gramStart"/>
      <w:r w:rsidRPr="00E051F4">
        <w:rPr>
          <w:lang w:val="en-US"/>
        </w:rPr>
        <w:t>and</w:t>
      </w:r>
      <w:proofErr w:type="gramEnd"/>
      <w:r w:rsidRPr="00E051F4">
        <w:rPr>
          <w:lang w:val="en-US"/>
        </w:rPr>
        <w:t xml:space="preserve"> fires up an environment-specific bootstrapping.</w:t>
      </w:r>
    </w:p>
    <w:p w14:paraId="7FCF062D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*/</w:t>
      </w:r>
    </w:p>
    <w:p w14:paraId="442CEEF3" w14:textId="77777777" w:rsidR="00E051F4" w:rsidRPr="00E051F4" w:rsidRDefault="00E051F4" w:rsidP="00E051F4">
      <w:pPr>
        <w:rPr>
          <w:lang w:val="en-US"/>
        </w:rPr>
      </w:pPr>
    </w:p>
    <w:p w14:paraId="0AD7AAD6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// Refuse to run when called from </w:t>
      </w:r>
      <w:proofErr w:type="spellStart"/>
      <w:r w:rsidRPr="00E051F4">
        <w:rPr>
          <w:lang w:val="en-US"/>
        </w:rPr>
        <w:t>php-cgi</w:t>
      </w:r>
      <w:proofErr w:type="spellEnd"/>
    </w:p>
    <w:p w14:paraId="0EC17CF5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if (</w:t>
      </w:r>
      <w:proofErr w:type="spellStart"/>
      <w:r w:rsidRPr="00E051F4">
        <w:rPr>
          <w:lang w:val="en-US"/>
        </w:rPr>
        <w:t>strpos</w:t>
      </w:r>
      <w:proofErr w:type="spellEnd"/>
      <w:r w:rsidRPr="00E051F4">
        <w:rPr>
          <w:lang w:val="en-US"/>
        </w:rPr>
        <w:t>(</w:t>
      </w:r>
      <w:proofErr w:type="spellStart"/>
      <w:r w:rsidRPr="00E051F4">
        <w:rPr>
          <w:lang w:val="en-US"/>
        </w:rPr>
        <w:t>php_sapi_</w:t>
      </w:r>
      <w:proofErr w:type="gramStart"/>
      <w:r w:rsidRPr="00E051F4">
        <w:rPr>
          <w:lang w:val="en-US"/>
        </w:rPr>
        <w:t>name</w:t>
      </w:r>
      <w:proofErr w:type="spellEnd"/>
      <w:r w:rsidRPr="00E051F4">
        <w:rPr>
          <w:lang w:val="en-US"/>
        </w:rPr>
        <w:t>(</w:t>
      </w:r>
      <w:proofErr w:type="gramEnd"/>
      <w:r w:rsidRPr="00E051F4">
        <w:rPr>
          <w:lang w:val="en-US"/>
        </w:rPr>
        <w:t>), '</w:t>
      </w:r>
      <w:proofErr w:type="spellStart"/>
      <w:r w:rsidRPr="00E051F4">
        <w:rPr>
          <w:lang w:val="en-US"/>
        </w:rPr>
        <w:t>cgi</w:t>
      </w:r>
      <w:proofErr w:type="spellEnd"/>
      <w:r w:rsidRPr="00E051F4">
        <w:rPr>
          <w:lang w:val="en-US"/>
        </w:rPr>
        <w:t>') === 0)</w:t>
      </w:r>
    </w:p>
    <w:p w14:paraId="2FE372BC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{</w:t>
      </w:r>
    </w:p>
    <w:p w14:paraId="43B564D2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    </w:t>
      </w:r>
      <w:proofErr w:type="gramStart"/>
      <w:r w:rsidRPr="00E051F4">
        <w:rPr>
          <w:lang w:val="en-US"/>
        </w:rPr>
        <w:t>die(</w:t>
      </w:r>
      <w:proofErr w:type="gramEnd"/>
      <w:r w:rsidRPr="00E051F4">
        <w:rPr>
          <w:lang w:val="en-US"/>
        </w:rPr>
        <w:t xml:space="preserve">"The cli tool is not supported when running </w:t>
      </w:r>
      <w:proofErr w:type="spellStart"/>
      <w:r w:rsidRPr="00E051F4">
        <w:rPr>
          <w:lang w:val="en-US"/>
        </w:rPr>
        <w:t>php-cgi</w:t>
      </w:r>
      <w:proofErr w:type="spellEnd"/>
      <w:r w:rsidRPr="00E051F4">
        <w:rPr>
          <w:lang w:val="en-US"/>
        </w:rPr>
        <w:t xml:space="preserve">. It needs </w:t>
      </w:r>
      <w:proofErr w:type="spellStart"/>
      <w:r w:rsidRPr="00E051F4">
        <w:rPr>
          <w:lang w:val="en-US"/>
        </w:rPr>
        <w:t>php</w:t>
      </w:r>
      <w:proofErr w:type="spellEnd"/>
      <w:r w:rsidRPr="00E051F4">
        <w:rPr>
          <w:lang w:val="en-US"/>
        </w:rPr>
        <w:t xml:space="preserve">-cli to </w:t>
      </w:r>
      <w:proofErr w:type="gramStart"/>
      <w:r w:rsidRPr="00E051F4">
        <w:rPr>
          <w:lang w:val="en-US"/>
        </w:rPr>
        <w:t>function!\n\n</w:t>
      </w:r>
      <w:proofErr w:type="gramEnd"/>
      <w:r w:rsidRPr="00E051F4">
        <w:rPr>
          <w:lang w:val="en-US"/>
        </w:rPr>
        <w:t>");</w:t>
      </w:r>
    </w:p>
    <w:p w14:paraId="20E9B3E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}</w:t>
      </w:r>
    </w:p>
    <w:p w14:paraId="40A7F9DD" w14:textId="77777777" w:rsidR="00E051F4" w:rsidRPr="00E051F4" w:rsidRDefault="00E051F4" w:rsidP="00E051F4">
      <w:pPr>
        <w:rPr>
          <w:lang w:val="en-US"/>
        </w:rPr>
      </w:pPr>
    </w:p>
    <w:p w14:paraId="072975AB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Path to the front controller</w:t>
      </w:r>
    </w:p>
    <w:p w14:paraId="5C93E78D" w14:textId="77777777" w:rsidR="00E051F4" w:rsidRPr="00E051F4" w:rsidRDefault="00E051F4" w:rsidP="00E051F4">
      <w:pPr>
        <w:rPr>
          <w:lang w:val="en-US"/>
        </w:rPr>
      </w:pPr>
      <w:proofErr w:type="gramStart"/>
      <w:r w:rsidRPr="00E051F4">
        <w:rPr>
          <w:lang w:val="en-US"/>
        </w:rPr>
        <w:t>define(</w:t>
      </w:r>
      <w:proofErr w:type="gramEnd"/>
      <w:r w:rsidRPr="00E051F4">
        <w:rPr>
          <w:lang w:val="en-US"/>
        </w:rPr>
        <w:t>'FCPATH', __DIR_</w:t>
      </w:r>
      <w:proofErr w:type="gramStart"/>
      <w:r w:rsidRPr="00E051F4">
        <w:rPr>
          <w:lang w:val="en-US"/>
        </w:rPr>
        <w:t>_ .</w:t>
      </w:r>
      <w:proofErr w:type="gramEnd"/>
      <w:r w:rsidRPr="00E051F4">
        <w:rPr>
          <w:lang w:val="en-US"/>
        </w:rPr>
        <w:t xml:space="preserve"> '/public</w:t>
      </w:r>
      <w:proofErr w:type="gramStart"/>
      <w:r w:rsidRPr="00E051F4">
        <w:rPr>
          <w:lang w:val="en-US"/>
        </w:rPr>
        <w:t>' .</w:t>
      </w:r>
      <w:proofErr w:type="gramEnd"/>
      <w:r w:rsidRPr="00E051F4">
        <w:rPr>
          <w:lang w:val="en-US"/>
        </w:rPr>
        <w:t xml:space="preserve"> DIRECTORY_SEPARATOR);</w:t>
      </w:r>
    </w:p>
    <w:p w14:paraId="31270289" w14:textId="77777777" w:rsidR="00E051F4" w:rsidRPr="00E051F4" w:rsidRDefault="00E051F4" w:rsidP="00E051F4">
      <w:pPr>
        <w:rPr>
          <w:lang w:val="en-US"/>
        </w:rPr>
      </w:pPr>
    </w:p>
    <w:p w14:paraId="40991457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Load our paths config file</w:t>
      </w:r>
    </w:p>
    <w:p w14:paraId="4BAE2DE3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require 'app/Config/</w:t>
      </w:r>
      <w:proofErr w:type="spellStart"/>
      <w:r w:rsidRPr="00E051F4">
        <w:rPr>
          <w:lang w:val="en-US"/>
        </w:rPr>
        <w:t>Paths.php</w:t>
      </w:r>
      <w:proofErr w:type="spellEnd"/>
      <w:r w:rsidRPr="00E051F4">
        <w:rPr>
          <w:lang w:val="en-US"/>
        </w:rPr>
        <w:t>';</w:t>
      </w:r>
    </w:p>
    <w:p w14:paraId="742346F6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^^^ Change this line if you move your application folder</w:t>
      </w:r>
    </w:p>
    <w:p w14:paraId="086641FB" w14:textId="77777777" w:rsidR="00E051F4" w:rsidRPr="00E051F4" w:rsidRDefault="00E051F4" w:rsidP="00E051F4">
      <w:pPr>
        <w:rPr>
          <w:lang w:val="en-US"/>
        </w:rPr>
      </w:pPr>
    </w:p>
    <w:p w14:paraId="55FE0257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$paths = new Config\</w:t>
      </w:r>
      <w:proofErr w:type="gramStart"/>
      <w:r w:rsidRPr="00E051F4">
        <w:rPr>
          <w:lang w:val="en-US"/>
        </w:rPr>
        <w:t>Paths(</w:t>
      </w:r>
      <w:proofErr w:type="gramEnd"/>
      <w:r w:rsidRPr="00E051F4">
        <w:rPr>
          <w:lang w:val="en-US"/>
        </w:rPr>
        <w:t>);</w:t>
      </w:r>
    </w:p>
    <w:p w14:paraId="0CAC9A60" w14:textId="77777777" w:rsidR="00E051F4" w:rsidRPr="00E051F4" w:rsidRDefault="00E051F4" w:rsidP="00E051F4">
      <w:pPr>
        <w:rPr>
          <w:lang w:val="en-US"/>
        </w:rPr>
      </w:pPr>
    </w:p>
    <w:p w14:paraId="54AB1563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Ensure the current directory is pointing to the front controller's directory</w:t>
      </w:r>
    </w:p>
    <w:p w14:paraId="42605FDD" w14:textId="77777777" w:rsidR="00E051F4" w:rsidRPr="00E051F4" w:rsidRDefault="00E051F4" w:rsidP="00E051F4">
      <w:pPr>
        <w:rPr>
          <w:lang w:val="en-US"/>
        </w:rPr>
      </w:pPr>
      <w:proofErr w:type="spellStart"/>
      <w:proofErr w:type="gramStart"/>
      <w:r w:rsidRPr="00E051F4">
        <w:rPr>
          <w:lang w:val="en-US"/>
        </w:rPr>
        <w:t>chdir</w:t>
      </w:r>
      <w:proofErr w:type="spellEnd"/>
      <w:r w:rsidRPr="00E051F4">
        <w:rPr>
          <w:lang w:val="en-US"/>
        </w:rPr>
        <w:t>(</w:t>
      </w:r>
      <w:proofErr w:type="gramEnd"/>
      <w:r w:rsidRPr="00E051F4">
        <w:rPr>
          <w:lang w:val="en-US"/>
        </w:rPr>
        <w:t>FCPATH);</w:t>
      </w:r>
    </w:p>
    <w:p w14:paraId="064A8684" w14:textId="77777777" w:rsidR="00E051F4" w:rsidRPr="00E051F4" w:rsidRDefault="00E051F4" w:rsidP="00E051F4">
      <w:pPr>
        <w:rPr>
          <w:lang w:val="en-US"/>
        </w:rPr>
      </w:pPr>
    </w:p>
    <w:p w14:paraId="741738A3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 xml:space="preserve">$app = require </w:t>
      </w:r>
      <w:proofErr w:type="spellStart"/>
      <w:r w:rsidRPr="00E051F4">
        <w:rPr>
          <w:lang w:val="en-US"/>
        </w:rPr>
        <w:t>rtrim</w:t>
      </w:r>
      <w:proofErr w:type="spellEnd"/>
      <w:r w:rsidRPr="00E051F4">
        <w:rPr>
          <w:lang w:val="en-US"/>
        </w:rPr>
        <w:t>($paths-&gt;</w:t>
      </w:r>
      <w:proofErr w:type="spellStart"/>
      <w:r w:rsidRPr="00E051F4">
        <w:rPr>
          <w:lang w:val="en-US"/>
        </w:rPr>
        <w:t>systemDirectory</w:t>
      </w:r>
      <w:proofErr w:type="spellEnd"/>
      <w:r w:rsidRPr="00E051F4">
        <w:rPr>
          <w:lang w:val="en-US"/>
        </w:rPr>
        <w:t>, '/ '</w:t>
      </w:r>
      <w:proofErr w:type="gramStart"/>
      <w:r w:rsidRPr="00E051F4">
        <w:rPr>
          <w:lang w:val="en-US"/>
        </w:rPr>
        <w:t>) .</w:t>
      </w:r>
      <w:proofErr w:type="gramEnd"/>
      <w:r w:rsidRPr="00E051F4">
        <w:rPr>
          <w:lang w:val="en-US"/>
        </w:rPr>
        <w:t xml:space="preserve"> '/</w:t>
      </w:r>
      <w:proofErr w:type="spellStart"/>
      <w:r w:rsidRPr="00E051F4">
        <w:rPr>
          <w:lang w:val="en-US"/>
        </w:rPr>
        <w:t>bootstrap.php</w:t>
      </w:r>
      <w:proofErr w:type="spellEnd"/>
      <w:r w:rsidRPr="00E051F4">
        <w:rPr>
          <w:lang w:val="en-US"/>
        </w:rPr>
        <w:t>';</w:t>
      </w:r>
    </w:p>
    <w:p w14:paraId="39E4B861" w14:textId="77777777" w:rsidR="00E051F4" w:rsidRPr="00E051F4" w:rsidRDefault="00E051F4" w:rsidP="00E051F4">
      <w:pPr>
        <w:rPr>
          <w:lang w:val="en-US"/>
        </w:rPr>
      </w:pPr>
    </w:p>
    <w:p w14:paraId="1682422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Grab our Console</w:t>
      </w:r>
    </w:p>
    <w:p w14:paraId="1E2F73C9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lastRenderedPageBreak/>
        <w:t>$console = new \CodeIgniter\CLI\Console($app);</w:t>
      </w:r>
    </w:p>
    <w:p w14:paraId="1D79954D" w14:textId="77777777" w:rsidR="00E051F4" w:rsidRPr="00E051F4" w:rsidRDefault="00E051F4" w:rsidP="00E051F4">
      <w:pPr>
        <w:rPr>
          <w:lang w:val="en-US"/>
        </w:rPr>
      </w:pPr>
    </w:p>
    <w:p w14:paraId="5C61760D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We want errors to be shown when using it from the CLI.</w:t>
      </w:r>
    </w:p>
    <w:p w14:paraId="21FAAAB7" w14:textId="77777777" w:rsidR="00E051F4" w:rsidRPr="00E051F4" w:rsidRDefault="00E051F4" w:rsidP="00E051F4">
      <w:pPr>
        <w:rPr>
          <w:lang w:val="en-US"/>
        </w:rPr>
      </w:pPr>
      <w:proofErr w:type="spellStart"/>
      <w:r w:rsidRPr="00E051F4">
        <w:rPr>
          <w:lang w:val="en-US"/>
        </w:rPr>
        <w:t>error_</w:t>
      </w:r>
      <w:proofErr w:type="gramStart"/>
      <w:r w:rsidRPr="00E051F4">
        <w:rPr>
          <w:lang w:val="en-US"/>
        </w:rPr>
        <w:t>reporting</w:t>
      </w:r>
      <w:proofErr w:type="spellEnd"/>
      <w:r w:rsidRPr="00E051F4">
        <w:rPr>
          <w:lang w:val="en-US"/>
        </w:rPr>
        <w:t>(</w:t>
      </w:r>
      <w:proofErr w:type="gramEnd"/>
      <w:r w:rsidRPr="00E051F4">
        <w:rPr>
          <w:lang w:val="en-US"/>
        </w:rPr>
        <w:t>-1);</w:t>
      </w:r>
    </w:p>
    <w:p w14:paraId="2873E7BA" w14:textId="77777777" w:rsidR="00E051F4" w:rsidRPr="00E051F4" w:rsidRDefault="00E051F4" w:rsidP="00E051F4">
      <w:pPr>
        <w:rPr>
          <w:lang w:val="en-US"/>
        </w:rPr>
      </w:pPr>
      <w:proofErr w:type="spellStart"/>
      <w:r w:rsidRPr="00E051F4">
        <w:rPr>
          <w:lang w:val="en-US"/>
        </w:rPr>
        <w:t>ini_</w:t>
      </w:r>
      <w:proofErr w:type="gramStart"/>
      <w:r w:rsidRPr="00E051F4">
        <w:rPr>
          <w:lang w:val="en-US"/>
        </w:rPr>
        <w:t>set</w:t>
      </w:r>
      <w:proofErr w:type="spellEnd"/>
      <w:r w:rsidRPr="00E051F4">
        <w:rPr>
          <w:lang w:val="en-US"/>
        </w:rPr>
        <w:t>(</w:t>
      </w:r>
      <w:proofErr w:type="gramEnd"/>
      <w:r w:rsidRPr="00E051F4">
        <w:rPr>
          <w:lang w:val="en-US"/>
        </w:rPr>
        <w:t>'</w:t>
      </w:r>
      <w:proofErr w:type="spellStart"/>
      <w:r w:rsidRPr="00E051F4">
        <w:rPr>
          <w:lang w:val="en-US"/>
        </w:rPr>
        <w:t>display_errors</w:t>
      </w:r>
      <w:proofErr w:type="spellEnd"/>
      <w:r w:rsidRPr="00E051F4">
        <w:rPr>
          <w:lang w:val="en-US"/>
        </w:rPr>
        <w:t>', 1);</w:t>
      </w:r>
    </w:p>
    <w:p w14:paraId="018D9BB9" w14:textId="77777777" w:rsidR="00E051F4" w:rsidRPr="00E051F4" w:rsidRDefault="00E051F4" w:rsidP="00E051F4">
      <w:pPr>
        <w:rPr>
          <w:lang w:val="en-US"/>
        </w:rPr>
      </w:pPr>
    </w:p>
    <w:p w14:paraId="309BB0D2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Show basic information before we do anything else.</w:t>
      </w:r>
    </w:p>
    <w:p w14:paraId="5FDB2CFF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$console-&gt;</w:t>
      </w:r>
      <w:proofErr w:type="spellStart"/>
      <w:proofErr w:type="gramStart"/>
      <w:r w:rsidRPr="00E051F4">
        <w:rPr>
          <w:lang w:val="en-US"/>
        </w:rPr>
        <w:t>showHeader</w:t>
      </w:r>
      <w:proofErr w:type="spellEnd"/>
      <w:r w:rsidRPr="00E051F4">
        <w:rPr>
          <w:lang w:val="en-US"/>
        </w:rPr>
        <w:t>(</w:t>
      </w:r>
      <w:proofErr w:type="gramEnd"/>
      <w:r w:rsidRPr="00E051F4">
        <w:rPr>
          <w:lang w:val="en-US"/>
        </w:rPr>
        <w:t>);</w:t>
      </w:r>
    </w:p>
    <w:p w14:paraId="765A2DA1" w14:textId="77777777" w:rsidR="00E051F4" w:rsidRPr="00E051F4" w:rsidRDefault="00E051F4" w:rsidP="00E051F4">
      <w:pPr>
        <w:rPr>
          <w:lang w:val="en-US"/>
        </w:rPr>
      </w:pPr>
    </w:p>
    <w:p w14:paraId="7C956CBA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// fire off the command in the main framework.</w:t>
      </w:r>
    </w:p>
    <w:p w14:paraId="0B790380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$response = $console-&gt;</w:t>
      </w:r>
      <w:proofErr w:type="gramStart"/>
      <w:r w:rsidRPr="00E051F4">
        <w:rPr>
          <w:lang w:val="en-US"/>
        </w:rPr>
        <w:t>run(</w:t>
      </w:r>
      <w:proofErr w:type="gramEnd"/>
      <w:r w:rsidRPr="00E051F4">
        <w:rPr>
          <w:lang w:val="en-US"/>
        </w:rPr>
        <w:t>);</w:t>
      </w:r>
    </w:p>
    <w:p w14:paraId="3C87F694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if ($response-&gt;</w:t>
      </w:r>
      <w:proofErr w:type="spellStart"/>
      <w:proofErr w:type="gramStart"/>
      <w:r w:rsidRPr="00E051F4">
        <w:rPr>
          <w:lang w:val="en-US"/>
        </w:rPr>
        <w:t>getStatusCode</w:t>
      </w:r>
      <w:proofErr w:type="spellEnd"/>
      <w:r w:rsidRPr="00E051F4">
        <w:rPr>
          <w:lang w:val="en-US"/>
        </w:rPr>
        <w:t>(</w:t>
      </w:r>
      <w:proofErr w:type="gramEnd"/>
      <w:r w:rsidRPr="00E051F4">
        <w:rPr>
          <w:lang w:val="en-US"/>
        </w:rPr>
        <w:t>) &gt;= 300)</w:t>
      </w:r>
    </w:p>
    <w:p w14:paraId="470B64A1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{</w:t>
      </w:r>
    </w:p>
    <w:p w14:paraId="1B205EAA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    exit($response-&gt;</w:t>
      </w:r>
      <w:proofErr w:type="spellStart"/>
      <w:proofErr w:type="gramStart"/>
      <w:r w:rsidRPr="00E051F4">
        <w:rPr>
          <w:lang w:val="en-US"/>
        </w:rPr>
        <w:t>getStatusCode</w:t>
      </w:r>
      <w:proofErr w:type="spellEnd"/>
      <w:r w:rsidRPr="00E051F4">
        <w:rPr>
          <w:lang w:val="en-US"/>
        </w:rPr>
        <w:t>(</w:t>
      </w:r>
      <w:proofErr w:type="gramEnd"/>
      <w:r w:rsidRPr="00E051F4">
        <w:rPr>
          <w:lang w:val="en-US"/>
        </w:rPr>
        <w:t>));</w:t>
      </w:r>
    </w:p>
    <w:p w14:paraId="43DC61FF" w14:textId="77777777" w:rsidR="00E051F4" w:rsidRPr="00E051F4" w:rsidRDefault="00E051F4" w:rsidP="00E051F4">
      <w:pPr>
        <w:rPr>
          <w:lang w:val="en-US"/>
        </w:rPr>
      </w:pPr>
      <w:r w:rsidRPr="00E051F4">
        <w:rPr>
          <w:lang w:val="en-US"/>
        </w:rPr>
        <w:t>}</w:t>
      </w:r>
    </w:p>
    <w:p w14:paraId="78A83CFD" w14:textId="77777777" w:rsidR="00E051F4" w:rsidRPr="00E051F4" w:rsidRDefault="00E051F4" w:rsidP="00E051F4">
      <w:pPr>
        <w:rPr>
          <w:lang w:val="en-US"/>
        </w:rPr>
      </w:pPr>
    </w:p>
    <w:p w14:paraId="12B7CCF7" w14:textId="77777777" w:rsidR="00E051F4" w:rsidRPr="00E051F4" w:rsidRDefault="00E051F4" w:rsidP="00E051F4">
      <w:pPr>
        <w:rPr>
          <w:lang w:val="en-US"/>
        </w:rPr>
      </w:pPr>
    </w:p>
    <w:p w14:paraId="4B7C21DF" w14:textId="77777777" w:rsidR="00264315" w:rsidRPr="00E051F4" w:rsidRDefault="00264315" w:rsidP="00264315">
      <w:pPr>
        <w:rPr>
          <w:lang w:val="en-US"/>
        </w:rPr>
      </w:pPr>
    </w:p>
    <w:p w14:paraId="2FA7F802" w14:textId="77777777" w:rsidR="001F740F" w:rsidRPr="00E051F4" w:rsidRDefault="001F740F" w:rsidP="00491555">
      <w:pPr>
        <w:rPr>
          <w:lang w:val="en-US"/>
        </w:rPr>
      </w:pPr>
    </w:p>
    <w:p w14:paraId="099CDAA7" w14:textId="5A7B6B0E" w:rsidR="003C67D2" w:rsidRPr="00E051F4" w:rsidRDefault="003C67D2" w:rsidP="1A3435FD">
      <w:pPr>
        <w:rPr>
          <w:lang w:val="en-US"/>
        </w:rPr>
      </w:pPr>
    </w:p>
    <w:p w14:paraId="2708D5EC" w14:textId="21EF9ACC" w:rsidR="003C67D2" w:rsidRPr="00E051F4" w:rsidRDefault="003C67D2" w:rsidP="0B5300A1">
      <w:pPr>
        <w:rPr>
          <w:lang w:val="en-US"/>
        </w:rPr>
      </w:pPr>
    </w:p>
    <w:p w14:paraId="31A4AD48" w14:textId="747E94A3" w:rsidR="003C67D2" w:rsidRPr="00E051F4" w:rsidRDefault="003C67D2" w:rsidP="0B5300A1">
      <w:pPr>
        <w:rPr>
          <w:lang w:val="en-US"/>
        </w:rPr>
      </w:pPr>
    </w:p>
    <w:p w14:paraId="0FDF91B4" w14:textId="76F4E456" w:rsidR="003C67D2" w:rsidRPr="00264315" w:rsidRDefault="00FF11B2" w:rsidP="00C3022F">
      <w:pPr>
        <w:pStyle w:val="Ttulo1"/>
      </w:pPr>
      <w:bookmarkStart w:id="40" w:name="_Toc227837316"/>
      <w:r w:rsidRPr="00264315">
        <w:lastRenderedPageBreak/>
        <w:t xml:space="preserve">3 </w:t>
      </w:r>
      <w:proofErr w:type="gramStart"/>
      <w:r w:rsidR="0B5300A1" w:rsidRPr="00264315">
        <w:t>Bases</w:t>
      </w:r>
      <w:proofErr w:type="gramEnd"/>
      <w:r w:rsidR="0B5300A1" w:rsidRPr="00264315">
        <w:t xml:space="preserve"> de </w:t>
      </w:r>
      <w:r w:rsidR="2609DBAD" w:rsidRPr="00264315">
        <w:t>datos</w:t>
      </w:r>
      <w:bookmarkEnd w:id="40"/>
    </w:p>
    <w:p w14:paraId="4B10675E" w14:textId="09A92B73" w:rsidR="29040BD4" w:rsidRPr="00264315" w:rsidRDefault="00C3022F" w:rsidP="00C3022F">
      <w:pPr>
        <w:pStyle w:val="Ttulo2"/>
      </w:pPr>
      <w:bookmarkStart w:id="41" w:name="_Toc227837317"/>
      <w:r>
        <w:t xml:space="preserve">3.1 </w:t>
      </w:r>
      <w:r w:rsidR="29040BD4" w:rsidRPr="00264315">
        <w:t xml:space="preserve">Diagrama entidad- </w:t>
      </w:r>
      <w:bookmarkEnd w:id="41"/>
      <w:r w:rsidR="00752294" w:rsidRPr="00264315">
        <w:t>relación</w:t>
      </w:r>
    </w:p>
    <w:p w14:paraId="2D704FEA" w14:textId="5D3BB9D8" w:rsidR="29040BD4" w:rsidRDefault="00A22158" w:rsidP="29040BD4">
      <w:r w:rsidRPr="00A22158">
        <w:drawing>
          <wp:inline distT="0" distB="0" distL="0" distR="0" wp14:anchorId="57558A4E" wp14:editId="41014FEF">
            <wp:extent cx="5943600" cy="5497830"/>
            <wp:effectExtent l="0" t="0" r="0" b="7620"/>
            <wp:docPr id="786173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737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8407" w14:textId="68E289AF" w:rsidR="008D3447" w:rsidRDefault="008D3447" w:rsidP="29040BD4">
      <w:r>
        <w:br w:type="page"/>
      </w:r>
    </w:p>
    <w:p w14:paraId="2E39E704" w14:textId="26EDB109" w:rsidR="003C67D2" w:rsidRDefault="00BF6993" w:rsidP="00752294">
      <w:pPr>
        <w:pStyle w:val="Ttulo2"/>
      </w:pPr>
      <w:bookmarkStart w:id="42" w:name="_Toc227837318"/>
      <w:r>
        <w:lastRenderedPageBreak/>
        <w:t xml:space="preserve">3.2 </w:t>
      </w:r>
      <w:r w:rsidR="00C3022F" w:rsidRPr="00C3022F">
        <w:t>Estructura de la</w:t>
      </w:r>
      <w:r w:rsidR="00C3022F">
        <w:t xml:space="preserve">s tablas y origen </w:t>
      </w:r>
      <w:proofErr w:type="gramStart"/>
      <w:r w:rsidR="00C3022F">
        <w:t>de las base</w:t>
      </w:r>
      <w:proofErr w:type="gramEnd"/>
      <w:r w:rsidR="00C3022F">
        <w:t xml:space="preserve"> de datos</w:t>
      </w:r>
      <w:bookmarkEnd w:id="42"/>
    </w:p>
    <w:p w14:paraId="3515F619" w14:textId="32799E91" w:rsidR="00E8217A" w:rsidRDefault="00E8217A" w:rsidP="00752294">
      <w:pPr>
        <w:pStyle w:val="Ttulo3"/>
      </w:pPr>
      <w:r>
        <w:t>3.2.</w:t>
      </w:r>
      <w:r>
        <w:t>1</w:t>
      </w:r>
      <w:r>
        <w:t xml:space="preserve"> </w:t>
      </w:r>
      <w:r w:rsidRPr="00C3022F">
        <w:t>usuarios</w:t>
      </w:r>
    </w:p>
    <w:p w14:paraId="268EEBE9" w14:textId="77777777" w:rsidR="00E8217A" w:rsidRDefault="00E8217A" w:rsidP="00E8217A">
      <w:r>
        <w:t xml:space="preserve">Tabla ubicada en la base de datos: </w:t>
      </w:r>
      <w:proofErr w:type="spellStart"/>
      <w:r>
        <w:t>masmetro</w:t>
      </w:r>
      <w:proofErr w:type="spellEnd"/>
      <w:r>
        <w:t>.</w:t>
      </w:r>
    </w:p>
    <w:p w14:paraId="622AF565" w14:textId="2073B680" w:rsidR="00E8217A" w:rsidRDefault="00E8217A" w:rsidP="00E8217A">
      <w:r w:rsidRPr="00E8217A">
        <w:drawing>
          <wp:inline distT="0" distB="0" distL="0" distR="0" wp14:anchorId="122D06CC" wp14:editId="6F464FEF">
            <wp:extent cx="5943600" cy="3709670"/>
            <wp:effectExtent l="0" t="0" r="0" b="5080"/>
            <wp:docPr id="95085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50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77DC" w14:textId="77777777" w:rsidR="00912663" w:rsidRDefault="00912663" w:rsidP="00E8217A"/>
    <w:p w14:paraId="0B51DDB9" w14:textId="77777777" w:rsidR="00912663" w:rsidRDefault="00912663" w:rsidP="00E8217A"/>
    <w:p w14:paraId="2D7C2133" w14:textId="77777777" w:rsidR="00912663" w:rsidRDefault="00912663" w:rsidP="00E8217A"/>
    <w:p w14:paraId="7292BF2B" w14:textId="77777777" w:rsidR="00912663" w:rsidRDefault="00912663" w:rsidP="00E8217A"/>
    <w:p w14:paraId="1E635540" w14:textId="77777777" w:rsidR="00912663" w:rsidRDefault="00912663" w:rsidP="00E8217A"/>
    <w:p w14:paraId="609A291C" w14:textId="77777777" w:rsidR="00912663" w:rsidRDefault="00912663" w:rsidP="00E8217A"/>
    <w:p w14:paraId="3C7D61E9" w14:textId="77777777" w:rsidR="00912663" w:rsidRDefault="00912663" w:rsidP="00E8217A"/>
    <w:p w14:paraId="7F2AFC2A" w14:textId="798D46B3" w:rsidR="00912663" w:rsidRPr="003014E5" w:rsidRDefault="00912663" w:rsidP="00E8217A">
      <w:r>
        <w:br w:type="page"/>
      </w:r>
    </w:p>
    <w:p w14:paraId="3405836D" w14:textId="41811022" w:rsidR="00E8217A" w:rsidRDefault="00E8217A" w:rsidP="00752294">
      <w:pPr>
        <w:pStyle w:val="Ttulo3"/>
      </w:pPr>
      <w:proofErr w:type="gramStart"/>
      <w:r>
        <w:lastRenderedPageBreak/>
        <w:t>3.2.</w:t>
      </w:r>
      <w:r w:rsidR="00B7552B">
        <w:t>2</w:t>
      </w:r>
      <w:r>
        <w:t xml:space="preserve"> </w:t>
      </w:r>
      <w:r w:rsidR="00B7552B">
        <w:t xml:space="preserve"> </w:t>
      </w:r>
      <w:proofErr w:type="spellStart"/>
      <w:r w:rsidR="00B7552B">
        <w:t>Catalogo</w:t>
      </w:r>
      <w:proofErr w:type="gramEnd"/>
      <w:r w:rsidR="00B7552B">
        <w:t>_clientes</w:t>
      </w:r>
      <w:proofErr w:type="spellEnd"/>
    </w:p>
    <w:p w14:paraId="528FB008" w14:textId="6C33011B" w:rsidR="00E8217A" w:rsidRPr="003014E5" w:rsidRDefault="00E8217A" w:rsidP="00E8217A">
      <w:r>
        <w:t xml:space="preserve">Tabla ubicada en la base de datos: </w:t>
      </w:r>
      <w:proofErr w:type="spellStart"/>
      <w:r w:rsidR="00B7552B">
        <w:t>mlsystemdb</w:t>
      </w:r>
      <w:proofErr w:type="spellEnd"/>
      <w:r>
        <w:t>.</w:t>
      </w:r>
    </w:p>
    <w:p w14:paraId="4BE541B1" w14:textId="49420DDE" w:rsidR="00912663" w:rsidRDefault="00B7552B" w:rsidP="00E8217A">
      <w:r w:rsidRPr="00B7552B">
        <w:drawing>
          <wp:inline distT="0" distB="0" distL="0" distR="0" wp14:anchorId="1E715EED" wp14:editId="5E7CD928">
            <wp:extent cx="5943600" cy="4381500"/>
            <wp:effectExtent l="0" t="0" r="0" b="0"/>
            <wp:docPr id="171992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5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E5AD" w14:textId="77777777" w:rsidR="00912663" w:rsidRDefault="00912663" w:rsidP="00752294">
      <w:pPr>
        <w:pStyle w:val="Ttulo3"/>
      </w:pPr>
      <w:r>
        <w:t xml:space="preserve">3.2.3 </w:t>
      </w:r>
      <w:proofErr w:type="spellStart"/>
      <w:r>
        <w:t>catalogo_contactos</w:t>
      </w:r>
      <w:proofErr w:type="spellEnd"/>
    </w:p>
    <w:p w14:paraId="28F5351A" w14:textId="1363392C" w:rsidR="00E926ED" w:rsidRPr="00E926ED" w:rsidRDefault="00E926ED" w:rsidP="00E926ED">
      <w:r>
        <w:t xml:space="preserve">Tabla ubicada en la base de datos: </w:t>
      </w:r>
      <w:proofErr w:type="spellStart"/>
      <w:r>
        <w:t>mlsystemdb</w:t>
      </w:r>
      <w:proofErr w:type="spellEnd"/>
      <w:r>
        <w:t>.</w:t>
      </w:r>
    </w:p>
    <w:p w14:paraId="199A77E0" w14:textId="22CB5D74" w:rsidR="00912663" w:rsidRDefault="00912663">
      <w:r w:rsidRPr="00912663">
        <w:drawing>
          <wp:inline distT="0" distB="0" distL="0" distR="0" wp14:anchorId="55655CFF" wp14:editId="20DFBD38">
            <wp:extent cx="5124734" cy="2398113"/>
            <wp:effectExtent l="0" t="0" r="0" b="2540"/>
            <wp:docPr id="932364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4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1979" cy="24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DFA5A15" w14:textId="77777777" w:rsidR="009E7DA4" w:rsidRDefault="00912663" w:rsidP="00752294">
      <w:pPr>
        <w:pStyle w:val="Ttulo3"/>
      </w:pPr>
      <w:r>
        <w:lastRenderedPageBreak/>
        <w:t>3.2.4</w:t>
      </w:r>
      <w:r w:rsidR="009E7DA4">
        <w:t xml:space="preserve"> validador</w:t>
      </w:r>
    </w:p>
    <w:p w14:paraId="487BD76B" w14:textId="2E55D423" w:rsidR="00E926ED" w:rsidRPr="00E926ED" w:rsidRDefault="00E926ED" w:rsidP="00E926ED">
      <w:r>
        <w:t xml:space="preserve">Tabla ubicada en la base de datos: </w:t>
      </w:r>
      <w:proofErr w:type="spellStart"/>
      <w:r>
        <w:t>mlsystemdb</w:t>
      </w:r>
      <w:proofErr w:type="spellEnd"/>
      <w:r>
        <w:t>.</w:t>
      </w:r>
    </w:p>
    <w:p w14:paraId="2917852A" w14:textId="5121A3B5" w:rsidR="003C67D2" w:rsidRDefault="009E7DA4" w:rsidP="00752294">
      <w:pPr>
        <w:pStyle w:val="Ttulo3"/>
      </w:pPr>
      <w:r w:rsidRPr="009E7DA4">
        <w:drawing>
          <wp:inline distT="0" distB="0" distL="0" distR="0" wp14:anchorId="4DB95C04" wp14:editId="4534028D">
            <wp:extent cx="5943600" cy="1896110"/>
            <wp:effectExtent l="0" t="0" r="0" b="8890"/>
            <wp:docPr id="150849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03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BDE">
        <w:t>3.2.</w:t>
      </w:r>
      <w:r w:rsidR="00912663">
        <w:t>5</w:t>
      </w:r>
      <w:r w:rsidR="00D04BDE">
        <w:t xml:space="preserve"> </w:t>
      </w:r>
      <w:proofErr w:type="spellStart"/>
      <w:r w:rsidR="2609DBAD" w:rsidRPr="00C3022F">
        <w:t>Empresas_</w:t>
      </w:r>
      <w:r w:rsidR="008227B0" w:rsidRPr="00C3022F">
        <w:t>usuarios</w:t>
      </w:r>
      <w:proofErr w:type="spellEnd"/>
    </w:p>
    <w:p w14:paraId="01932CAF" w14:textId="5B53235C" w:rsidR="003014E5" w:rsidRPr="003014E5" w:rsidRDefault="00357436" w:rsidP="003014E5">
      <w:r>
        <w:t xml:space="preserve">Tabla ubicada en la base de datos: </w:t>
      </w:r>
      <w:proofErr w:type="spellStart"/>
      <w:r>
        <w:t>masmetro</w:t>
      </w:r>
      <w:proofErr w:type="spellEnd"/>
      <w:r>
        <w:t>.</w:t>
      </w:r>
    </w:p>
    <w:p w14:paraId="1DDE40E9" w14:textId="239BB326" w:rsidR="008D3447" w:rsidRDefault="003028F3" w:rsidP="008227B0">
      <w:r w:rsidRPr="003028F3">
        <w:drawing>
          <wp:inline distT="0" distB="0" distL="0" distR="0" wp14:anchorId="27348DC6" wp14:editId="73E7E6FD">
            <wp:extent cx="5943600" cy="2172970"/>
            <wp:effectExtent l="0" t="0" r="0" b="0"/>
            <wp:docPr id="650208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081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DD70" w14:textId="77777777" w:rsidR="008D3447" w:rsidRDefault="008D3447" w:rsidP="008227B0"/>
    <w:p w14:paraId="0535C370" w14:textId="000DE312" w:rsidR="00912663" w:rsidRDefault="00E926ED" w:rsidP="008227B0">
      <w:r>
        <w:br w:type="page"/>
      </w:r>
    </w:p>
    <w:p w14:paraId="2866D150" w14:textId="0A566946" w:rsidR="003C67D2" w:rsidRDefault="0096193F" w:rsidP="00752294">
      <w:pPr>
        <w:pStyle w:val="Ttulo3"/>
      </w:pPr>
      <w:r>
        <w:lastRenderedPageBreak/>
        <w:t xml:space="preserve">3.2.6 </w:t>
      </w:r>
      <w:proofErr w:type="spellStart"/>
      <w:r w:rsidR="19434109" w:rsidRPr="00357436">
        <w:t>Logs_</w:t>
      </w:r>
      <w:r w:rsidR="4323CD6A" w:rsidRPr="00357436">
        <w:t>descargas</w:t>
      </w:r>
      <w:proofErr w:type="spellEnd"/>
    </w:p>
    <w:p w14:paraId="3DB95398" w14:textId="5FD79A54" w:rsidR="00E926ED" w:rsidRPr="00E926ED" w:rsidRDefault="00E926ED" w:rsidP="00E926ED">
      <w:r>
        <w:t xml:space="preserve">Tabla ubicada en la base de datos: </w:t>
      </w:r>
      <w:proofErr w:type="spellStart"/>
      <w:r>
        <w:t>masmetro</w:t>
      </w:r>
      <w:proofErr w:type="spellEnd"/>
      <w:r>
        <w:t>.</w:t>
      </w:r>
    </w:p>
    <w:p w14:paraId="2B8F2E3F" w14:textId="22BDAB70" w:rsidR="2F6418A2" w:rsidRPr="00357436" w:rsidRDefault="00973BAD" w:rsidP="2F6418A2">
      <w:r w:rsidRPr="00973BAD">
        <w:drawing>
          <wp:inline distT="0" distB="0" distL="0" distR="0" wp14:anchorId="6166BC94" wp14:editId="2601032A">
            <wp:extent cx="5943600" cy="2498090"/>
            <wp:effectExtent l="0" t="0" r="0" b="0"/>
            <wp:docPr id="2043503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37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63AE" w14:textId="478FC238" w:rsidR="2F6418A2" w:rsidRDefault="0096193F" w:rsidP="00752294">
      <w:pPr>
        <w:pStyle w:val="Ttulo3"/>
        <w:rPr>
          <w:lang w:val="en-US"/>
        </w:rPr>
      </w:pPr>
      <w:r>
        <w:rPr>
          <w:lang w:val="en-US"/>
        </w:rPr>
        <w:t xml:space="preserve">3.2.7 </w:t>
      </w:r>
      <w:proofErr w:type="spellStart"/>
      <w:r w:rsidR="2F6418A2" w:rsidRPr="00E43E06">
        <w:rPr>
          <w:lang w:val="en-US"/>
        </w:rPr>
        <w:t>Password_history</w:t>
      </w:r>
      <w:proofErr w:type="spellEnd"/>
    </w:p>
    <w:p w14:paraId="0D67BB6D" w14:textId="249C9414" w:rsidR="00E926ED" w:rsidRPr="00E926ED" w:rsidRDefault="00E926ED" w:rsidP="00E926ED">
      <w:r>
        <w:t xml:space="preserve">Tabla ubicada en la base de datos: </w:t>
      </w:r>
      <w:proofErr w:type="spellStart"/>
      <w:r>
        <w:t>masmetro</w:t>
      </w:r>
      <w:proofErr w:type="spellEnd"/>
      <w:r>
        <w:t>.</w:t>
      </w:r>
    </w:p>
    <w:p w14:paraId="0EA3ADF5" w14:textId="65C78CF9" w:rsidR="00232471" w:rsidRPr="00E43E06" w:rsidRDefault="0096193F" w:rsidP="00232471">
      <w:pPr>
        <w:rPr>
          <w:lang w:val="en-US"/>
        </w:rPr>
      </w:pPr>
      <w:r w:rsidRPr="0096193F">
        <w:rPr>
          <w:lang w:val="en-US"/>
        </w:rPr>
        <w:drawing>
          <wp:inline distT="0" distB="0" distL="0" distR="0" wp14:anchorId="7261C8C1" wp14:editId="493515A2">
            <wp:extent cx="5943600" cy="845185"/>
            <wp:effectExtent l="0" t="0" r="0" b="0"/>
            <wp:docPr id="194888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471" w:rsidRPr="00E43E06" w:rsidSect="003560F3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15ED" w14:textId="77777777" w:rsidR="003D3E29" w:rsidRPr="00FB1991" w:rsidRDefault="003D3E29" w:rsidP="00FB1991">
      <w:pPr>
        <w:spacing w:after="0" w:line="240" w:lineRule="auto"/>
      </w:pPr>
      <w:r w:rsidRPr="00FB1991">
        <w:separator/>
      </w:r>
    </w:p>
  </w:endnote>
  <w:endnote w:type="continuationSeparator" w:id="0">
    <w:p w14:paraId="2494F957" w14:textId="77777777" w:rsidR="003D3E29" w:rsidRPr="00FB1991" w:rsidRDefault="003D3E29" w:rsidP="00FB1991">
      <w:pPr>
        <w:spacing w:after="0" w:line="240" w:lineRule="auto"/>
      </w:pPr>
      <w:r w:rsidRPr="00FB19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8297374"/>
      <w:docPartObj>
        <w:docPartGallery w:val="Page Numbers (Bottom of Page)"/>
        <w:docPartUnique/>
      </w:docPartObj>
    </w:sdtPr>
    <w:sdtContent>
      <w:p w14:paraId="4DD341DA" w14:textId="26890E25" w:rsidR="003560F3" w:rsidRDefault="003560F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AD4BBD" w14:textId="77777777" w:rsidR="003560F3" w:rsidRDefault="003560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C2C8B" w14:textId="77777777" w:rsidR="003D3E29" w:rsidRPr="00FB1991" w:rsidRDefault="003D3E29" w:rsidP="00FB1991">
      <w:pPr>
        <w:spacing w:after="0" w:line="240" w:lineRule="auto"/>
      </w:pPr>
      <w:r w:rsidRPr="00FB1991">
        <w:separator/>
      </w:r>
    </w:p>
  </w:footnote>
  <w:footnote w:type="continuationSeparator" w:id="0">
    <w:p w14:paraId="7A3CDA89" w14:textId="77777777" w:rsidR="003D3E29" w:rsidRPr="00FB1991" w:rsidRDefault="003D3E29" w:rsidP="00FB1991">
      <w:pPr>
        <w:spacing w:after="0" w:line="240" w:lineRule="auto"/>
      </w:pPr>
      <w:r w:rsidRPr="00FB199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87F48" w14:textId="77777777" w:rsidR="00FB1991" w:rsidRPr="00FB1991" w:rsidRDefault="00FB1991">
    <w:pPr>
      <w:pStyle w:val="Encabezado"/>
    </w:pPr>
  </w:p>
  <w:p w14:paraId="7C27F4CD" w14:textId="77777777" w:rsidR="00FB1991" w:rsidRPr="00FB1991" w:rsidRDefault="00FB19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FE7716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4" o:spid="_x0000_i1025" type="#_x0000_t75" style="width:17.2pt;height:15.0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46103A08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69C448C9"/>
    <w:multiLevelType w:val="hybridMultilevel"/>
    <w:tmpl w:val="1BC24658"/>
    <w:lvl w:ilvl="0" w:tplc="18FCEB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4AC6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4A24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5EB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D433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644D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C5F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3E83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02F7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169250">
    <w:abstractNumId w:val="1"/>
  </w:num>
  <w:num w:numId="2" w16cid:durableId="19278793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cario Mas metrologia">
    <w15:presenceInfo w15:providerId="Windows Live" w15:userId="4c9fedd540b204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41"/>
    <w:rsid w:val="000062B9"/>
    <w:rsid w:val="000121CA"/>
    <w:rsid w:val="00021476"/>
    <w:rsid w:val="00027EF4"/>
    <w:rsid w:val="00035DD3"/>
    <w:rsid w:val="00047BB0"/>
    <w:rsid w:val="000537CE"/>
    <w:rsid w:val="00057D6E"/>
    <w:rsid w:val="0007125D"/>
    <w:rsid w:val="000948B0"/>
    <w:rsid w:val="000A2995"/>
    <w:rsid w:val="000A47C9"/>
    <w:rsid w:val="000B41F3"/>
    <w:rsid w:val="000B72C0"/>
    <w:rsid w:val="000C5A3A"/>
    <w:rsid w:val="000E00F4"/>
    <w:rsid w:val="000F6FBF"/>
    <w:rsid w:val="00122449"/>
    <w:rsid w:val="0012605D"/>
    <w:rsid w:val="001522A2"/>
    <w:rsid w:val="00152DAD"/>
    <w:rsid w:val="00175F5D"/>
    <w:rsid w:val="00180AC7"/>
    <w:rsid w:val="00186120"/>
    <w:rsid w:val="001952A9"/>
    <w:rsid w:val="001A3FFF"/>
    <w:rsid w:val="001B1C8F"/>
    <w:rsid w:val="001B369A"/>
    <w:rsid w:val="001C716A"/>
    <w:rsid w:val="001D290E"/>
    <w:rsid w:val="001D7D46"/>
    <w:rsid w:val="001E27B3"/>
    <w:rsid w:val="001F02E3"/>
    <w:rsid w:val="001F1633"/>
    <w:rsid w:val="001F740F"/>
    <w:rsid w:val="00216169"/>
    <w:rsid w:val="00232471"/>
    <w:rsid w:val="00241505"/>
    <w:rsid w:val="00242D6D"/>
    <w:rsid w:val="00256C00"/>
    <w:rsid w:val="00264315"/>
    <w:rsid w:val="002701A4"/>
    <w:rsid w:val="00285E7A"/>
    <w:rsid w:val="00287461"/>
    <w:rsid w:val="002B31B7"/>
    <w:rsid w:val="002B5095"/>
    <w:rsid w:val="002B68E1"/>
    <w:rsid w:val="002E78D4"/>
    <w:rsid w:val="003014E5"/>
    <w:rsid w:val="003028F3"/>
    <w:rsid w:val="00303898"/>
    <w:rsid w:val="003515A0"/>
    <w:rsid w:val="003560F3"/>
    <w:rsid w:val="00357436"/>
    <w:rsid w:val="00396753"/>
    <w:rsid w:val="003A53F9"/>
    <w:rsid w:val="003A7F6F"/>
    <w:rsid w:val="003C4A1C"/>
    <w:rsid w:val="003C67D2"/>
    <w:rsid w:val="003D1FE1"/>
    <w:rsid w:val="003D3E29"/>
    <w:rsid w:val="003F3678"/>
    <w:rsid w:val="00402466"/>
    <w:rsid w:val="004569F7"/>
    <w:rsid w:val="004573CA"/>
    <w:rsid w:val="0046199E"/>
    <w:rsid w:val="0047109A"/>
    <w:rsid w:val="00491555"/>
    <w:rsid w:val="00495841"/>
    <w:rsid w:val="004B28DA"/>
    <w:rsid w:val="005071C2"/>
    <w:rsid w:val="00526B7C"/>
    <w:rsid w:val="00540EA5"/>
    <w:rsid w:val="00545BC0"/>
    <w:rsid w:val="00560BFE"/>
    <w:rsid w:val="00570AA5"/>
    <w:rsid w:val="005747CF"/>
    <w:rsid w:val="00592DDC"/>
    <w:rsid w:val="005A333B"/>
    <w:rsid w:val="005A7B9B"/>
    <w:rsid w:val="005C640C"/>
    <w:rsid w:val="00645FEE"/>
    <w:rsid w:val="0065022F"/>
    <w:rsid w:val="006532BA"/>
    <w:rsid w:val="0067287C"/>
    <w:rsid w:val="00672C9A"/>
    <w:rsid w:val="006802B0"/>
    <w:rsid w:val="006A1739"/>
    <w:rsid w:val="006A4FBC"/>
    <w:rsid w:val="006B36F0"/>
    <w:rsid w:val="006E1396"/>
    <w:rsid w:val="006E4840"/>
    <w:rsid w:val="007017EA"/>
    <w:rsid w:val="0072302D"/>
    <w:rsid w:val="00742553"/>
    <w:rsid w:val="00752294"/>
    <w:rsid w:val="007A5B3C"/>
    <w:rsid w:val="007B5ABE"/>
    <w:rsid w:val="007D6BA7"/>
    <w:rsid w:val="007E6BEF"/>
    <w:rsid w:val="00802E49"/>
    <w:rsid w:val="00813F15"/>
    <w:rsid w:val="00814C5B"/>
    <w:rsid w:val="008227B0"/>
    <w:rsid w:val="0083488E"/>
    <w:rsid w:val="008453B8"/>
    <w:rsid w:val="00864C44"/>
    <w:rsid w:val="00877848"/>
    <w:rsid w:val="008810FC"/>
    <w:rsid w:val="00891918"/>
    <w:rsid w:val="00897DE6"/>
    <w:rsid w:val="008B421E"/>
    <w:rsid w:val="008C4AD5"/>
    <w:rsid w:val="008D1D1E"/>
    <w:rsid w:val="008D2C3F"/>
    <w:rsid w:val="008D3447"/>
    <w:rsid w:val="008F0C49"/>
    <w:rsid w:val="00904593"/>
    <w:rsid w:val="00912663"/>
    <w:rsid w:val="009277E9"/>
    <w:rsid w:val="009377FA"/>
    <w:rsid w:val="00956E52"/>
    <w:rsid w:val="0096193F"/>
    <w:rsid w:val="00971F45"/>
    <w:rsid w:val="00973BAD"/>
    <w:rsid w:val="0097426E"/>
    <w:rsid w:val="00987E7F"/>
    <w:rsid w:val="009A78A4"/>
    <w:rsid w:val="009D5201"/>
    <w:rsid w:val="009D7436"/>
    <w:rsid w:val="009E1728"/>
    <w:rsid w:val="009E7DA4"/>
    <w:rsid w:val="00A1686B"/>
    <w:rsid w:val="00A16CCB"/>
    <w:rsid w:val="00A205EB"/>
    <w:rsid w:val="00A22158"/>
    <w:rsid w:val="00A45CD0"/>
    <w:rsid w:val="00A5333E"/>
    <w:rsid w:val="00A54717"/>
    <w:rsid w:val="00A54B63"/>
    <w:rsid w:val="00A60C92"/>
    <w:rsid w:val="00A83497"/>
    <w:rsid w:val="00A974C9"/>
    <w:rsid w:val="00AA15AC"/>
    <w:rsid w:val="00AA574D"/>
    <w:rsid w:val="00AB268E"/>
    <w:rsid w:val="00AC3F38"/>
    <w:rsid w:val="00AE04B9"/>
    <w:rsid w:val="00AF3032"/>
    <w:rsid w:val="00AF6D69"/>
    <w:rsid w:val="00B16963"/>
    <w:rsid w:val="00B3427C"/>
    <w:rsid w:val="00B656DD"/>
    <w:rsid w:val="00B7552B"/>
    <w:rsid w:val="00BA62BB"/>
    <w:rsid w:val="00BB4ED2"/>
    <w:rsid w:val="00BF22E4"/>
    <w:rsid w:val="00BF6993"/>
    <w:rsid w:val="00C1517F"/>
    <w:rsid w:val="00C3022F"/>
    <w:rsid w:val="00C34F89"/>
    <w:rsid w:val="00C4490B"/>
    <w:rsid w:val="00C564A9"/>
    <w:rsid w:val="00C66822"/>
    <w:rsid w:val="00C6778B"/>
    <w:rsid w:val="00C76872"/>
    <w:rsid w:val="00C82BB4"/>
    <w:rsid w:val="00C8618A"/>
    <w:rsid w:val="00CA0E3C"/>
    <w:rsid w:val="00CA3D57"/>
    <w:rsid w:val="00CB1633"/>
    <w:rsid w:val="00CB73FC"/>
    <w:rsid w:val="00CC4CB5"/>
    <w:rsid w:val="00CC5DBA"/>
    <w:rsid w:val="00CD0A54"/>
    <w:rsid w:val="00CF3CFE"/>
    <w:rsid w:val="00CF6F3D"/>
    <w:rsid w:val="00CF70BC"/>
    <w:rsid w:val="00CF79F6"/>
    <w:rsid w:val="00CF7D4C"/>
    <w:rsid w:val="00D04BDE"/>
    <w:rsid w:val="00D11297"/>
    <w:rsid w:val="00D11631"/>
    <w:rsid w:val="00D23FA7"/>
    <w:rsid w:val="00D51B68"/>
    <w:rsid w:val="00D825F9"/>
    <w:rsid w:val="00D858CF"/>
    <w:rsid w:val="00DF120A"/>
    <w:rsid w:val="00DF1F9B"/>
    <w:rsid w:val="00E051F4"/>
    <w:rsid w:val="00E23368"/>
    <w:rsid w:val="00E3174D"/>
    <w:rsid w:val="00E424D8"/>
    <w:rsid w:val="00E43E06"/>
    <w:rsid w:val="00E45EBA"/>
    <w:rsid w:val="00E47CBD"/>
    <w:rsid w:val="00E8217A"/>
    <w:rsid w:val="00E82DC2"/>
    <w:rsid w:val="00E83290"/>
    <w:rsid w:val="00E926ED"/>
    <w:rsid w:val="00EB1897"/>
    <w:rsid w:val="00ED1B96"/>
    <w:rsid w:val="00EE6953"/>
    <w:rsid w:val="00EE6D88"/>
    <w:rsid w:val="00F01274"/>
    <w:rsid w:val="00F06BCC"/>
    <w:rsid w:val="00F20FA1"/>
    <w:rsid w:val="00F451A8"/>
    <w:rsid w:val="00F55216"/>
    <w:rsid w:val="00F56569"/>
    <w:rsid w:val="00F82D2B"/>
    <w:rsid w:val="00FA1099"/>
    <w:rsid w:val="00FB1991"/>
    <w:rsid w:val="00FB31D0"/>
    <w:rsid w:val="00FD4630"/>
    <w:rsid w:val="00FD5638"/>
    <w:rsid w:val="00FE53EA"/>
    <w:rsid w:val="00FF11B2"/>
    <w:rsid w:val="00FF410F"/>
    <w:rsid w:val="00FF55D5"/>
    <w:rsid w:val="0B5300A1"/>
    <w:rsid w:val="0FDD2072"/>
    <w:rsid w:val="14784866"/>
    <w:rsid w:val="19434109"/>
    <w:rsid w:val="1A3435FD"/>
    <w:rsid w:val="2609DBAD"/>
    <w:rsid w:val="29040BD4"/>
    <w:rsid w:val="2B402B1D"/>
    <w:rsid w:val="2F6418A2"/>
    <w:rsid w:val="3BF4E023"/>
    <w:rsid w:val="3D1F2B8A"/>
    <w:rsid w:val="4323CD6A"/>
    <w:rsid w:val="54795266"/>
    <w:rsid w:val="75D51F1E"/>
    <w:rsid w:val="7FB39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6104"/>
  <w15:chartTrackingRefBased/>
  <w15:docId w15:val="{EE7EEB1A-756D-436F-AE27-710A7AD9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294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45FEE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5FEE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FEE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32471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C67D2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FEE"/>
    <w:rPr>
      <w:rFonts w:ascii="Arial" w:eastAsiaTheme="majorEastAsia" w:hAnsi="Arial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5FEE"/>
    <w:rPr>
      <w:rFonts w:ascii="Arial" w:eastAsiaTheme="majorEastAsia" w:hAnsi="Arial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5FEE"/>
    <w:rPr>
      <w:rFonts w:ascii="Arial" w:eastAsiaTheme="majorEastAsia" w:hAnsi="Arial" w:cstheme="majorBidi"/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32471"/>
    <w:rPr>
      <w:rFonts w:eastAsiaTheme="majorEastAsia" w:cstheme="majorBidi"/>
      <w:b/>
      <w:i/>
      <w:iCs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3C67D2"/>
    <w:rPr>
      <w:rFonts w:eastAsiaTheme="majorEastAsia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8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8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8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8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8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84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1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1991"/>
  </w:style>
  <w:style w:type="paragraph" w:styleId="Piedepgina">
    <w:name w:val="footer"/>
    <w:basedOn w:val="Normal"/>
    <w:link w:val="PiedepginaCar"/>
    <w:uiPriority w:val="99"/>
    <w:unhideWhenUsed/>
    <w:rsid w:val="00FB1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991"/>
  </w:style>
  <w:style w:type="paragraph" w:styleId="TtuloTDC">
    <w:name w:val="TOC Heading"/>
    <w:basedOn w:val="Ttulo1"/>
    <w:next w:val="Normal"/>
    <w:uiPriority w:val="39"/>
    <w:unhideWhenUsed/>
    <w:qFormat/>
    <w:rsid w:val="00987E7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7E7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87E7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87E7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87E7F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987E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7E7F"/>
    <w:rPr>
      <w:rFonts w:eastAsiaTheme="minorEastAsia"/>
      <w:kern w:val="0"/>
      <w:sz w:val="22"/>
      <w:szCs w:val="22"/>
      <w14:ligatures w14:val="none"/>
    </w:rPr>
  </w:style>
  <w:style w:type="paragraph" w:styleId="Lista3">
    <w:name w:val="List 3"/>
    <w:basedOn w:val="Normal"/>
    <w:uiPriority w:val="99"/>
    <w:unhideWhenUsed/>
    <w:rsid w:val="00CC5DBA"/>
    <w:pPr>
      <w:ind w:left="1080" w:hanging="360"/>
      <w:contextualSpacing/>
    </w:pPr>
  </w:style>
  <w:style w:type="paragraph" w:styleId="Listaconvietas3">
    <w:name w:val="List Bullet 3"/>
    <w:basedOn w:val="Normal"/>
    <w:uiPriority w:val="99"/>
    <w:unhideWhenUsed/>
    <w:rsid w:val="00CC5DBA"/>
    <w:pPr>
      <w:numPr>
        <w:numId w:val="2"/>
      </w:numPr>
      <w:contextualSpacing/>
    </w:pPr>
  </w:style>
  <w:style w:type="paragraph" w:styleId="Continuarlista2">
    <w:name w:val="List Continue 2"/>
    <w:basedOn w:val="Normal"/>
    <w:uiPriority w:val="99"/>
    <w:unhideWhenUsed/>
    <w:rsid w:val="00CC5DBA"/>
    <w:pPr>
      <w:spacing w:after="120"/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CC5D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C5DBA"/>
    <w:rPr>
      <w:lang w:val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CC5DBA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CC5DBA"/>
    <w:rPr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CC5DBA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CC5DBA"/>
    <w:rPr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CC5DBA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CC5DBA"/>
    <w:rPr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C5DB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C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Revisin">
    <w:name w:val="Revision"/>
    <w:hidden/>
    <w:uiPriority w:val="99"/>
    <w:semiHidden/>
    <w:rsid w:val="006A1739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igniter.com/user_guide/libraries/caching.html" TargetMode="External"/><Relationship Id="rId18" Type="http://schemas.openxmlformats.org/officeDocument/2006/relationships/hyperlink" Target="https://datatables.net/" TargetMode="External"/><Relationship Id="rId26" Type="http://schemas.openxmlformats.org/officeDocument/2006/relationships/hyperlink" Target="https://datatables.net/" TargetMode="External"/><Relationship Id="rId39" Type="http://schemas.microsoft.com/office/2011/relationships/people" Target="people.xml"/><Relationship Id="rId21" Type="http://schemas.openxmlformats.org/officeDocument/2006/relationships/hyperlink" Target="https://datatables.net/" TargetMode="External"/><Relationship Id="rId34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://www.w3.org/TR/CSP/" TargetMode="External"/><Relationship Id="rId17" Type="http://schemas.openxmlformats.org/officeDocument/2006/relationships/hyperlink" Target="https://datatables.net/" TargetMode="External"/><Relationship Id="rId25" Type="http://schemas.openxmlformats.org/officeDocument/2006/relationships/hyperlink" Target="https://datatables.net/" TargetMode="External"/><Relationship Id="rId33" Type="http://schemas.openxmlformats.org/officeDocument/2006/relationships/image" Target="media/image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tldp.org/LDP/abs/html/exitcodes.html" TargetMode="External"/><Relationship Id="rId20" Type="http://schemas.openxmlformats.org/officeDocument/2006/relationships/hyperlink" Target="https://datatables.net/" TargetMode="Externa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tml5rocks.com/en/tutorials/security/content-security-policy/" TargetMode="External"/><Relationship Id="rId24" Type="http://schemas.openxmlformats.org/officeDocument/2006/relationships/hyperlink" Target="https://datatables.net/" TargetMode="External"/><Relationship Id="rId32" Type="http://schemas.openxmlformats.org/officeDocument/2006/relationships/image" Target="media/image7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gsp.com/cgi-bin/man.cgi?section=3&amp;topic=sysexits" TargetMode="External"/><Relationship Id="rId23" Type="http://schemas.openxmlformats.org/officeDocument/2006/relationships/hyperlink" Target="https://datatables.net/" TargetMode="External"/><Relationship Id="rId28" Type="http://schemas.openxmlformats.org/officeDocument/2006/relationships/image" Target="media/image3.png"/><Relationship Id="rId36" Type="http://schemas.openxmlformats.org/officeDocument/2006/relationships/header" Target="header1.xml"/><Relationship Id="rId10" Type="http://schemas.openxmlformats.org/officeDocument/2006/relationships/hyperlink" Target="http://php.net/htmlspecialchars" TargetMode="External"/><Relationship Id="rId19" Type="http://schemas.openxmlformats.org/officeDocument/2006/relationships/hyperlink" Target="https://datatables.net/" TargetMode="External"/><Relationship Id="rId31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://example.com/" TargetMode="External"/><Relationship Id="rId14" Type="http://schemas.openxmlformats.org/officeDocument/2006/relationships/hyperlink" Target="http://www.gnu.org/software/libc/manual/html_node/Exit-Status.html" TargetMode="External"/><Relationship Id="rId22" Type="http://schemas.openxmlformats.org/officeDocument/2006/relationships/hyperlink" Target="https://datatables.net/" TargetMode="External"/><Relationship Id="rId27" Type="http://schemas.openxmlformats.org/officeDocument/2006/relationships/hyperlink" Target="https://datatables.net/" TargetMode="External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DC305-2F87-426F-BBC1-B1FA60A48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375</Pages>
  <Words>45078</Words>
  <Characters>256948</Characters>
  <Application>Microsoft Office Word</Application>
  <DocSecurity>0</DocSecurity>
  <Lines>2141</Lines>
  <Paragraphs>602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GESTIÓN DE SEGURIDAD DE LA INFORMACIÓN</vt:lpstr>
    </vt:vector>
  </TitlesOfParts>
  <Company/>
  <LinksUpToDate>false</LinksUpToDate>
  <CharactersWithSpaces>301424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SEGURIDAD DE LA INFORMACIÓN</dc:title>
  <dc:subject/>
  <dc:creator>Departamento de TI</dc:creator>
  <cp:keywords/>
  <dc:description/>
  <cp:lastModifiedBy>Becario Mas metrologia</cp:lastModifiedBy>
  <cp:revision>2</cp:revision>
  <cp:lastPrinted>2026-04-23T17:52:00Z</cp:lastPrinted>
  <dcterms:created xsi:type="dcterms:W3CDTF">2026-04-23T19:04:00Z</dcterms:created>
  <dcterms:modified xsi:type="dcterms:W3CDTF">2026-04-23T19:04:00Z</dcterms:modified>
</cp:coreProperties>
</file>